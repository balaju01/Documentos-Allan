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2076231671"/>
        <w:docPartObj>
          <w:docPartGallery w:val="Cover Pages"/>
          <w:docPartUnique/>
        </w:docPartObj>
      </w:sdtPr>
      <w:sdtContent>
        <w:sdt>
          <w:sdtPr>
            <w:rPr>
              <w:rFonts w:ascii="Times New Roman" w:eastAsiaTheme="minorHAnsi" w:hAnsi="Times New Roman" w:cs="Times New Roman"/>
              <w:color w:val="auto"/>
              <w:sz w:val="24"/>
              <w:szCs w:val="24"/>
              <w:lang w:val="es-ES" w:eastAsia="en-US"/>
            </w:rPr>
            <w:id w:val="550887204"/>
            <w:docPartObj>
              <w:docPartGallery w:val="Table of Contents"/>
              <w:docPartUnique/>
            </w:docPartObj>
          </w:sdtPr>
          <w:sdtEndPr>
            <w:rPr>
              <w:b/>
              <w:bCs/>
            </w:rPr>
          </w:sdtEndPr>
          <w:sdtContent>
            <w:p w:rsidR="002B3084" w:rsidRPr="00F80C0A" w:rsidRDefault="002B3084" w:rsidP="002002FC">
              <w:pPr>
                <w:pStyle w:val="TtulodeTDC"/>
                <w:rPr>
                  <w:rFonts w:ascii="Times New Roman" w:hAnsi="Times New Roman" w:cs="Times New Roman"/>
                  <w:b/>
                  <w:sz w:val="24"/>
                  <w:szCs w:val="24"/>
                </w:rPr>
              </w:pPr>
              <w:r w:rsidRPr="00F80C0A">
                <w:rPr>
                  <w:rFonts w:ascii="Times New Roman" w:hAnsi="Times New Roman" w:cs="Times New Roman"/>
                  <w:b/>
                  <w:sz w:val="24"/>
                  <w:szCs w:val="24"/>
                  <w:lang w:val="es-ES"/>
                </w:rPr>
                <w:t>Contenido</w:t>
              </w:r>
            </w:p>
            <w:p w:rsidR="00E551FA" w:rsidRPr="00E551FA" w:rsidRDefault="002B3084">
              <w:pPr>
                <w:pStyle w:val="TDC2"/>
                <w:tabs>
                  <w:tab w:val="right" w:leader="dot" w:pos="8828"/>
                </w:tabs>
                <w:rPr>
                  <w:rFonts w:eastAsiaTheme="minorEastAsia"/>
                  <w:noProof/>
                  <w:lang w:eastAsia="es-MX"/>
                </w:rPr>
              </w:pPr>
              <w:r w:rsidRPr="007B3D7A">
                <w:rPr>
                  <w:rFonts w:ascii="Times New Roman" w:hAnsi="Times New Roman" w:cs="Times New Roman"/>
                  <w:b/>
                  <w:sz w:val="24"/>
                  <w:szCs w:val="24"/>
                </w:rPr>
                <w:fldChar w:fldCharType="begin"/>
              </w:r>
              <w:r w:rsidRPr="007B3D7A">
                <w:rPr>
                  <w:rFonts w:ascii="Times New Roman" w:hAnsi="Times New Roman" w:cs="Times New Roman"/>
                  <w:b/>
                  <w:sz w:val="24"/>
                  <w:szCs w:val="24"/>
                </w:rPr>
                <w:instrText xml:space="preserve"> TOC \o "1-3" \h \z \u </w:instrText>
              </w:r>
              <w:r w:rsidRPr="007B3D7A">
                <w:rPr>
                  <w:rFonts w:ascii="Times New Roman" w:hAnsi="Times New Roman" w:cs="Times New Roman"/>
                  <w:b/>
                  <w:sz w:val="24"/>
                  <w:szCs w:val="24"/>
                </w:rPr>
                <w:fldChar w:fldCharType="separate"/>
              </w:r>
              <w:hyperlink w:anchor="_Toc421088201" w:history="1">
                <w:r w:rsidR="00E551FA" w:rsidRPr="00E551FA">
                  <w:rPr>
                    <w:rStyle w:val="Hipervnculo"/>
                    <w:rFonts w:ascii="Times New Roman" w:hAnsi="Times New Roman" w:cs="Times New Roman"/>
                    <w:noProof/>
                  </w:rPr>
                  <w:t>Índice de Tablas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_Toc421088201 \h </w:instrText>
                </w:r>
                <w:r w:rsidR="00E551FA" w:rsidRPr="00E551FA">
                  <w:rPr>
                    <w:noProof/>
                    <w:webHidden/>
                  </w:rPr>
                </w:r>
                <w:r w:rsidR="00E551FA" w:rsidRPr="00E551FA">
                  <w:rPr>
                    <w:noProof/>
                    <w:webHidden/>
                  </w:rPr>
                  <w:fldChar w:fldCharType="separate"/>
                </w:r>
                <w:r w:rsidR="00DC1A26">
                  <w:rPr>
                    <w:noProof/>
                    <w:webHidden/>
                  </w:rPr>
                  <w:t>3</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2" w:history="1">
                <w:r w:rsidR="00E551FA" w:rsidRPr="00E551FA">
                  <w:rPr>
                    <w:rStyle w:val="Hipervnculo"/>
                    <w:rFonts w:ascii="Times New Roman" w:hAnsi="Times New Roman" w:cs="Times New Roman"/>
                    <w:noProof/>
                  </w:rPr>
                  <w:t>Índice de Imágenes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_Toc421088202 \h </w:instrText>
                </w:r>
                <w:r w:rsidR="00E551FA" w:rsidRPr="00E551FA">
                  <w:rPr>
                    <w:noProof/>
                    <w:webHidden/>
                  </w:rPr>
                </w:r>
                <w:r w:rsidR="00E551FA" w:rsidRPr="00E551FA">
                  <w:rPr>
                    <w:noProof/>
                    <w:webHidden/>
                  </w:rPr>
                  <w:fldChar w:fldCharType="separate"/>
                </w:r>
                <w:r w:rsidR="00DC1A26">
                  <w:rPr>
                    <w:noProof/>
                    <w:webHidden/>
                  </w:rPr>
                  <w:t>4</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3" w:history="1">
                <w:r w:rsidR="00E551FA" w:rsidRPr="00E551FA">
                  <w:rPr>
                    <w:rStyle w:val="Hipervnculo"/>
                    <w:rFonts w:ascii="Times New Roman" w:hAnsi="Times New Roman" w:cs="Times New Roman"/>
                    <w:noProof/>
                  </w:rPr>
                  <w:t>Introducción</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_Toc421088203 \h </w:instrText>
                </w:r>
                <w:r w:rsidR="00E551FA" w:rsidRPr="00E551FA">
                  <w:rPr>
                    <w:noProof/>
                    <w:webHidden/>
                  </w:rPr>
                </w:r>
                <w:r w:rsidR="00E551FA" w:rsidRPr="00E551FA">
                  <w:rPr>
                    <w:noProof/>
                    <w:webHidden/>
                  </w:rPr>
                  <w:fldChar w:fldCharType="separate"/>
                </w:r>
                <w:r w:rsidR="00DC1A26">
                  <w:rPr>
                    <w:noProof/>
                    <w:webHidden/>
                  </w:rPr>
                  <w:t>5</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4" w:history="1">
                <w:r w:rsidR="00E551FA" w:rsidRPr="00E551FA">
                  <w:rPr>
                    <w:rStyle w:val="Hipervnculo"/>
                    <w:rFonts w:ascii="Times New Roman" w:hAnsi="Times New Roman" w:cs="Times New Roman"/>
                    <w:noProof/>
                    <w:shd w:val="clear" w:color="auto" w:fill="FFFFFF"/>
                  </w:rPr>
                  <w:t>Identificación del problema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_Toc421088204 \h </w:instrText>
                </w:r>
                <w:r w:rsidR="00E551FA" w:rsidRPr="00E551FA">
                  <w:rPr>
                    <w:noProof/>
                    <w:webHidden/>
                  </w:rPr>
                </w:r>
                <w:r w:rsidR="00E551FA" w:rsidRPr="00E551FA">
                  <w:rPr>
                    <w:noProof/>
                    <w:webHidden/>
                  </w:rPr>
                  <w:fldChar w:fldCharType="separate"/>
                </w:r>
                <w:r w:rsidR="00DC1A26">
                  <w:rPr>
                    <w:noProof/>
                    <w:webHidden/>
                  </w:rPr>
                  <w:t>6</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5" w:history="1">
                <w:r w:rsidR="00E551FA" w:rsidRPr="00E551FA">
                  <w:rPr>
                    <w:rStyle w:val="Hipervnculo"/>
                    <w:rFonts w:ascii="Times New Roman" w:hAnsi="Times New Roman" w:cs="Times New Roman"/>
                    <w:noProof/>
                  </w:rPr>
                  <w:t>Propuesta de solución</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_Toc421088205 \h </w:instrText>
                </w:r>
                <w:r w:rsidR="00E551FA" w:rsidRPr="00E551FA">
                  <w:rPr>
                    <w:noProof/>
                    <w:webHidden/>
                  </w:rPr>
                </w:r>
                <w:r w:rsidR="00E551FA" w:rsidRPr="00E551FA">
                  <w:rPr>
                    <w:noProof/>
                    <w:webHidden/>
                  </w:rPr>
                  <w:fldChar w:fldCharType="separate"/>
                </w:r>
                <w:r w:rsidR="00DC1A26">
                  <w:rPr>
                    <w:noProof/>
                    <w:webHidden/>
                  </w:rPr>
                  <w:t>6</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6" w:history="1">
                <w:r w:rsidR="00E551FA" w:rsidRPr="00E551FA">
                  <w:rPr>
                    <w:rStyle w:val="Hipervnculo"/>
                    <w:rFonts w:ascii="Times New Roman" w:hAnsi="Times New Roman" w:cs="Times New Roman"/>
                    <w:noProof/>
                  </w:rPr>
                  <w:t>Justificación</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_Toc421088206 \h </w:instrText>
                </w:r>
                <w:r w:rsidR="00E551FA" w:rsidRPr="00E551FA">
                  <w:rPr>
                    <w:noProof/>
                    <w:webHidden/>
                  </w:rPr>
                </w:r>
                <w:r w:rsidR="00E551FA" w:rsidRPr="00E551FA">
                  <w:rPr>
                    <w:noProof/>
                    <w:webHidden/>
                  </w:rPr>
                  <w:fldChar w:fldCharType="separate"/>
                </w:r>
                <w:r w:rsidR="00DC1A26">
                  <w:rPr>
                    <w:noProof/>
                    <w:webHidden/>
                  </w:rPr>
                  <w:t>8</w:t>
                </w:r>
                <w:r w:rsidR="00E551FA" w:rsidRPr="00E551FA">
                  <w:rPr>
                    <w:noProof/>
                    <w:webHidden/>
                  </w:rPr>
                  <w:fldChar w:fldCharType="end"/>
                </w:r>
              </w:hyperlink>
            </w:p>
            <w:p w:rsidR="00E551FA" w:rsidRPr="00E551FA" w:rsidRDefault="00637E62">
              <w:pPr>
                <w:pStyle w:val="TDC1"/>
                <w:tabs>
                  <w:tab w:val="right" w:leader="dot" w:pos="8828"/>
                </w:tabs>
                <w:rPr>
                  <w:rFonts w:eastAsiaTheme="minorEastAsia"/>
                  <w:noProof/>
                  <w:lang w:eastAsia="es-MX"/>
                </w:rPr>
              </w:pPr>
              <w:hyperlink w:anchor="_Toc421088207" w:history="1">
                <w:r w:rsidR="00E551FA" w:rsidRPr="00E551FA">
                  <w:rPr>
                    <w:rStyle w:val="Hipervnculo"/>
                    <w:rFonts w:ascii="Times New Roman" w:hAnsi="Times New Roman" w:cs="Times New Roman"/>
                    <w:bCs/>
                    <w:noProof/>
                  </w:rPr>
                  <w:t>Capítulo 1: Estado del Arte.</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_Toc421088207 \h </w:instrText>
                </w:r>
                <w:r w:rsidR="00E551FA" w:rsidRPr="00E551FA">
                  <w:rPr>
                    <w:noProof/>
                    <w:webHidden/>
                  </w:rPr>
                </w:r>
                <w:r w:rsidR="00E551FA" w:rsidRPr="00E551FA">
                  <w:rPr>
                    <w:noProof/>
                    <w:webHidden/>
                  </w:rPr>
                  <w:fldChar w:fldCharType="separate"/>
                </w:r>
                <w:r w:rsidR="00DC1A26">
                  <w:rPr>
                    <w:noProof/>
                    <w:webHidden/>
                  </w:rPr>
                  <w:t>11</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08" w:history="1">
                <w:r w:rsidR="00E551FA" w:rsidRPr="00E551FA">
                  <w:rPr>
                    <w:rStyle w:val="Hipervnculo"/>
                    <w:rFonts w:ascii="Times New Roman" w:hAnsi="Times New Roman" w:cs="Times New Roman"/>
                    <w:bCs/>
                    <w:noProof/>
                  </w:rPr>
                  <w:t>1. Antecedentes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_Toc421088208 \h </w:instrText>
                </w:r>
                <w:r w:rsidR="00E551FA" w:rsidRPr="00E551FA">
                  <w:rPr>
                    <w:noProof/>
                    <w:webHidden/>
                  </w:rPr>
                </w:r>
                <w:r w:rsidR="00E551FA" w:rsidRPr="00E551FA">
                  <w:rPr>
                    <w:noProof/>
                    <w:webHidden/>
                  </w:rPr>
                  <w:fldChar w:fldCharType="separate"/>
                </w:r>
                <w:r w:rsidR="00DC1A26">
                  <w:rPr>
                    <w:noProof/>
                    <w:webHidden/>
                  </w:rPr>
                  <w:t>11</w:t>
                </w:r>
                <w:r w:rsidR="00E551FA" w:rsidRPr="00E551FA">
                  <w:rPr>
                    <w:noProof/>
                    <w:webHidden/>
                  </w:rPr>
                  <w:fldChar w:fldCharType="end"/>
                </w:r>
              </w:hyperlink>
            </w:p>
            <w:p w:rsidR="00E551FA" w:rsidRPr="00E551FA" w:rsidRDefault="00637E62">
              <w:pPr>
                <w:pStyle w:val="TDC2"/>
                <w:tabs>
                  <w:tab w:val="left" w:pos="880"/>
                  <w:tab w:val="right" w:leader="dot" w:pos="8828"/>
                </w:tabs>
                <w:rPr>
                  <w:rFonts w:eastAsiaTheme="minorEastAsia"/>
                  <w:noProof/>
                  <w:lang w:eastAsia="es-MX"/>
                </w:rPr>
              </w:pPr>
              <w:hyperlink w:anchor="_Toc421088209" w:history="1">
                <w:r w:rsidR="00E551FA" w:rsidRPr="00E551FA">
                  <w:rPr>
                    <w:rStyle w:val="Hipervnculo"/>
                    <w:rFonts w:ascii="Times New Roman" w:eastAsia="Times New Roman" w:hAnsi="Times New Roman" w:cs="Times New Roman"/>
                    <w:bCs/>
                    <w:noProof/>
                  </w:rPr>
                  <w:t>1.1</w:t>
                </w:r>
                <w:r w:rsidR="00E551FA" w:rsidRPr="00E551FA">
                  <w:rPr>
                    <w:rFonts w:eastAsiaTheme="minorEastAsia"/>
                    <w:noProof/>
                    <w:lang w:eastAsia="es-MX"/>
                  </w:rPr>
                  <w:tab/>
                </w:r>
                <w:r w:rsidR="00E551FA" w:rsidRPr="00E551FA">
                  <w:rPr>
                    <w:rStyle w:val="Hipervnculo"/>
                    <w:rFonts w:ascii="Times New Roman" w:eastAsia="Times New Roman" w:hAnsi="Times New Roman" w:cs="Times New Roman"/>
                    <w:bCs/>
                    <w:noProof/>
                  </w:rPr>
                  <w:t>Evolución histórica de la nutrición</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_Toc421088209 \h </w:instrText>
                </w:r>
                <w:r w:rsidR="00E551FA" w:rsidRPr="00E551FA">
                  <w:rPr>
                    <w:noProof/>
                    <w:webHidden/>
                  </w:rPr>
                </w:r>
                <w:r w:rsidR="00E551FA" w:rsidRPr="00E551FA">
                  <w:rPr>
                    <w:noProof/>
                    <w:webHidden/>
                  </w:rPr>
                  <w:fldChar w:fldCharType="separate"/>
                </w:r>
                <w:r w:rsidR="00DC1A26">
                  <w:rPr>
                    <w:noProof/>
                    <w:webHidden/>
                  </w:rPr>
                  <w:t>12</w:t>
                </w:r>
                <w:r w:rsidR="00E551FA" w:rsidRPr="00E551FA">
                  <w:rPr>
                    <w:noProof/>
                    <w:webHidden/>
                  </w:rPr>
                  <w:fldChar w:fldCharType="end"/>
                </w:r>
              </w:hyperlink>
            </w:p>
            <w:p w:rsidR="00E551FA" w:rsidRPr="00E551FA" w:rsidRDefault="00637E62">
              <w:pPr>
                <w:pStyle w:val="TDC3"/>
                <w:tabs>
                  <w:tab w:val="left" w:pos="1320"/>
                  <w:tab w:val="right" w:leader="dot" w:pos="8828"/>
                </w:tabs>
                <w:rPr>
                  <w:rFonts w:eastAsiaTheme="minorEastAsia"/>
                  <w:noProof/>
                  <w:lang w:eastAsia="es-MX"/>
                </w:rPr>
              </w:pPr>
              <w:hyperlink w:anchor="_Toc421088210" w:history="1">
                <w:r w:rsidR="00E551FA" w:rsidRPr="00E551FA">
                  <w:rPr>
                    <w:rStyle w:val="Hipervnculo"/>
                    <w:rFonts w:ascii="Times New Roman" w:eastAsia="Times New Roman" w:hAnsi="Times New Roman" w:cs="Times New Roman"/>
                    <w:bCs/>
                    <w:noProof/>
                  </w:rPr>
                  <w:t>1.1.1.</w:t>
                </w:r>
                <w:r w:rsidR="00E551FA" w:rsidRPr="00E551FA">
                  <w:rPr>
                    <w:rFonts w:eastAsiaTheme="minorEastAsia"/>
                    <w:noProof/>
                    <w:lang w:eastAsia="es-MX"/>
                  </w:rPr>
                  <w:tab/>
                </w:r>
                <w:r w:rsidR="00E551FA" w:rsidRPr="00E551FA">
                  <w:rPr>
                    <w:rStyle w:val="Hipervnculo"/>
                    <w:rFonts w:ascii="Times New Roman" w:eastAsia="Times New Roman" w:hAnsi="Times New Roman" w:cs="Times New Roman"/>
                    <w:bCs/>
                    <w:noProof/>
                  </w:rPr>
                  <w:t>Etapa naturalista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_Toc421088210 \h </w:instrText>
                </w:r>
                <w:r w:rsidR="00E551FA" w:rsidRPr="00E551FA">
                  <w:rPr>
                    <w:noProof/>
                    <w:webHidden/>
                  </w:rPr>
                </w:r>
                <w:r w:rsidR="00E551FA" w:rsidRPr="00E551FA">
                  <w:rPr>
                    <w:noProof/>
                    <w:webHidden/>
                  </w:rPr>
                  <w:fldChar w:fldCharType="separate"/>
                </w:r>
                <w:r w:rsidR="00DC1A26">
                  <w:rPr>
                    <w:noProof/>
                    <w:webHidden/>
                  </w:rPr>
                  <w:t>12</w:t>
                </w:r>
                <w:r w:rsidR="00E551FA" w:rsidRPr="00E551FA">
                  <w:rPr>
                    <w:noProof/>
                    <w:webHidden/>
                  </w:rPr>
                  <w:fldChar w:fldCharType="end"/>
                </w:r>
              </w:hyperlink>
            </w:p>
            <w:p w:rsidR="00E551FA" w:rsidRPr="00E551FA" w:rsidRDefault="00637E62">
              <w:pPr>
                <w:pStyle w:val="TDC3"/>
                <w:tabs>
                  <w:tab w:val="left" w:pos="1320"/>
                  <w:tab w:val="right" w:leader="dot" w:pos="8828"/>
                </w:tabs>
                <w:rPr>
                  <w:rFonts w:eastAsiaTheme="minorEastAsia"/>
                  <w:noProof/>
                  <w:lang w:eastAsia="es-MX"/>
                </w:rPr>
              </w:pPr>
              <w:hyperlink w:anchor="_Toc421088211" w:history="1">
                <w:r w:rsidR="00E551FA" w:rsidRPr="00E551FA">
                  <w:rPr>
                    <w:rStyle w:val="Hipervnculo"/>
                    <w:rFonts w:ascii="Times New Roman" w:eastAsia="Times New Roman" w:hAnsi="Times New Roman" w:cs="Times New Roman"/>
                    <w:bCs/>
                    <w:noProof/>
                  </w:rPr>
                  <w:t>1.1.2.</w:t>
                </w:r>
                <w:r w:rsidR="00E551FA" w:rsidRPr="00E551FA">
                  <w:rPr>
                    <w:rFonts w:eastAsiaTheme="minorEastAsia"/>
                    <w:noProof/>
                    <w:lang w:eastAsia="es-MX"/>
                  </w:rPr>
                  <w:tab/>
                </w:r>
                <w:r w:rsidR="00E551FA" w:rsidRPr="00E551FA">
                  <w:rPr>
                    <w:rStyle w:val="Hipervnculo"/>
                    <w:rFonts w:ascii="Times New Roman" w:eastAsia="Times New Roman" w:hAnsi="Times New Roman" w:cs="Times New Roman"/>
                    <w:bCs/>
                    <w:noProof/>
                  </w:rPr>
                  <w:t>Etapa químico-analítica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_Toc421088211 \h </w:instrText>
                </w:r>
                <w:r w:rsidR="00E551FA" w:rsidRPr="00E551FA">
                  <w:rPr>
                    <w:noProof/>
                    <w:webHidden/>
                  </w:rPr>
                </w:r>
                <w:r w:rsidR="00E551FA" w:rsidRPr="00E551FA">
                  <w:rPr>
                    <w:noProof/>
                    <w:webHidden/>
                  </w:rPr>
                  <w:fldChar w:fldCharType="separate"/>
                </w:r>
                <w:r w:rsidR="00DC1A26">
                  <w:rPr>
                    <w:noProof/>
                    <w:webHidden/>
                  </w:rPr>
                  <w:t>13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2" w:history="1">
                <w:r w:rsidR="00E551FA" w:rsidRPr="00E551FA">
                  <w:rPr>
                    <w:rStyle w:val="Hipervnculo"/>
                    <w:rFonts w:ascii="Times New Roman" w:eastAsia="Times New Roman" w:hAnsi="Times New Roman" w:cs="Times New Roman"/>
                    <w:bCs/>
                    <w:noProof/>
                  </w:rPr>
                  <w:t>1.1.3. Etapa actual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_Toc421088212 \h </w:instrText>
                </w:r>
                <w:r w:rsidR="00E551FA" w:rsidRPr="00E551FA">
                  <w:rPr>
                    <w:noProof/>
                    <w:webHidden/>
                  </w:rPr>
                </w:r>
                <w:r w:rsidR="00E551FA" w:rsidRPr="00E551FA">
                  <w:rPr>
                    <w:noProof/>
                    <w:webHidden/>
                  </w:rPr>
                  <w:fldChar w:fldCharType="separate"/>
                </w:r>
                <w:r w:rsidR="00DC1A26">
                  <w:rPr>
                    <w:noProof/>
                    <w:webHidden/>
                  </w:rPr>
                  <w:t>13</w:t>
                </w:r>
                <w:r w:rsidR="00E551FA" w:rsidRPr="00E551FA">
                  <w:rPr>
                    <w:noProof/>
                    <w:webHidden/>
                  </w:rPr>
                  <w:fldChar w:fldCharType="end"/>
                </w:r>
              </w:hyperlink>
            </w:p>
            <w:p w:rsidR="00E551FA" w:rsidRPr="00E551FA" w:rsidRDefault="00637E62">
              <w:pPr>
                <w:pStyle w:val="TDC2"/>
                <w:tabs>
                  <w:tab w:val="left" w:pos="880"/>
                  <w:tab w:val="right" w:leader="dot" w:pos="8828"/>
                </w:tabs>
                <w:rPr>
                  <w:rFonts w:eastAsiaTheme="minorEastAsia"/>
                  <w:noProof/>
                  <w:lang w:eastAsia="es-MX"/>
                </w:rPr>
              </w:pPr>
              <w:hyperlink w:anchor="_Toc421088213" w:history="1">
                <w:r w:rsidR="00E551FA" w:rsidRPr="00E551FA">
                  <w:rPr>
                    <w:rStyle w:val="Hipervnculo"/>
                    <w:rFonts w:ascii="Times New Roman" w:hAnsi="Times New Roman" w:cs="Times New Roman"/>
                    <w:bCs/>
                    <w:noProof/>
                  </w:rPr>
                  <w:t>1.2</w:t>
                </w:r>
                <w:r w:rsidR="00E551FA" w:rsidRPr="00E551FA">
                  <w:rPr>
                    <w:rFonts w:eastAsiaTheme="minorEastAsia"/>
                    <w:noProof/>
                    <w:lang w:eastAsia="es-MX"/>
                  </w:rPr>
                  <w:tab/>
                </w:r>
                <w:r w:rsidR="00E551FA" w:rsidRPr="00E551FA">
                  <w:rPr>
                    <w:rStyle w:val="Hipervnculo"/>
                    <w:rFonts w:ascii="Times New Roman" w:hAnsi="Times New Roman" w:cs="Times New Roman"/>
                    <w:bCs/>
                    <w:noProof/>
                  </w:rPr>
                  <w:t>Estado del Arte</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_Toc421088213 \h </w:instrText>
                </w:r>
                <w:r w:rsidR="00E551FA" w:rsidRPr="00E551FA">
                  <w:rPr>
                    <w:noProof/>
                    <w:webHidden/>
                  </w:rPr>
                </w:r>
                <w:r w:rsidR="00E551FA" w:rsidRPr="00E551FA">
                  <w:rPr>
                    <w:noProof/>
                    <w:webHidden/>
                  </w:rPr>
                  <w:fldChar w:fldCharType="separate"/>
                </w:r>
                <w:r w:rsidR="00DC1A26">
                  <w:rPr>
                    <w:noProof/>
                    <w:webHidden/>
                  </w:rPr>
                  <w:t>14</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14" w:history="1">
                <w:r w:rsidR="00E551FA" w:rsidRPr="00E551FA">
                  <w:rPr>
                    <w:rStyle w:val="Hipervnculo"/>
                    <w:rFonts w:ascii="Times New Roman" w:eastAsia="Helvetica" w:hAnsi="Times New Roman" w:cs="Times New Roman"/>
                    <w:bCs/>
                    <w:noProof/>
                    <w:shd w:val="clear" w:color="auto" w:fill="FFFFFF"/>
                  </w:rPr>
                  <w:t>1.3 Fundamentos de la Nutrición.</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_Toc421088214 \h </w:instrText>
                </w:r>
                <w:r w:rsidR="00E551FA" w:rsidRPr="00E551FA">
                  <w:rPr>
                    <w:noProof/>
                    <w:webHidden/>
                  </w:rPr>
                </w:r>
                <w:r w:rsidR="00E551FA" w:rsidRPr="00E551FA">
                  <w:rPr>
                    <w:noProof/>
                    <w:webHidden/>
                  </w:rPr>
                  <w:fldChar w:fldCharType="separate"/>
                </w:r>
                <w:r w:rsidR="00DC1A26">
                  <w:rPr>
                    <w:noProof/>
                    <w:webHidden/>
                  </w:rPr>
                  <w:t>15</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5" w:history="1">
                <w:r w:rsidR="00E551FA" w:rsidRPr="00E551FA">
                  <w:rPr>
                    <w:rStyle w:val="Hipervnculo"/>
                    <w:rFonts w:ascii="Times New Roman" w:eastAsia="Helvetica" w:hAnsi="Times New Roman" w:cs="Times New Roman"/>
                    <w:bCs/>
                    <w:noProof/>
                    <w:shd w:val="clear" w:color="auto" w:fill="FFFFFF"/>
                  </w:rPr>
                  <w:t>1.3.1 Grupos de Alimentos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_Toc421088215 \h </w:instrText>
                </w:r>
                <w:r w:rsidR="00E551FA" w:rsidRPr="00E551FA">
                  <w:rPr>
                    <w:noProof/>
                    <w:webHidden/>
                  </w:rPr>
                </w:r>
                <w:r w:rsidR="00E551FA" w:rsidRPr="00E551FA">
                  <w:rPr>
                    <w:noProof/>
                    <w:webHidden/>
                  </w:rPr>
                  <w:fldChar w:fldCharType="separate"/>
                </w:r>
                <w:r w:rsidR="00DC1A26">
                  <w:rPr>
                    <w:noProof/>
                    <w:webHidden/>
                  </w:rPr>
                  <w:t>15</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6" w:history="1">
                <w:r w:rsidR="00E551FA" w:rsidRPr="00E551FA">
                  <w:rPr>
                    <w:rStyle w:val="Hipervnculo"/>
                    <w:rFonts w:ascii="Times New Roman" w:eastAsia="Helvetica" w:hAnsi="Times New Roman" w:cs="Times New Roman"/>
                    <w:bCs/>
                    <w:noProof/>
                    <w:shd w:val="clear" w:color="auto" w:fill="FFFFFF"/>
                  </w:rPr>
                  <w:t>1.3.2 Cálculo del Índice de Masa Corporal (IMC)</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_Toc421088216 \h </w:instrText>
                </w:r>
                <w:r w:rsidR="00E551FA" w:rsidRPr="00E551FA">
                  <w:rPr>
                    <w:noProof/>
                    <w:webHidden/>
                  </w:rPr>
                </w:r>
                <w:r w:rsidR="00E551FA" w:rsidRPr="00E551FA">
                  <w:rPr>
                    <w:noProof/>
                    <w:webHidden/>
                  </w:rPr>
                  <w:fldChar w:fldCharType="separate"/>
                </w:r>
                <w:r w:rsidR="00DC1A26">
                  <w:rPr>
                    <w:noProof/>
                    <w:webHidden/>
                  </w:rPr>
                  <w:t>15</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7" w:history="1">
                <w:r w:rsidR="00E551FA" w:rsidRPr="00E551FA">
                  <w:rPr>
                    <w:rStyle w:val="Hipervnculo"/>
                    <w:rFonts w:ascii="Times New Roman" w:eastAsia="Arial" w:hAnsi="Times New Roman" w:cs="Times New Roman"/>
                    <w:bCs/>
                    <w:noProof/>
                    <w:shd w:val="clear" w:color="auto" w:fill="FFFFFF"/>
                  </w:rPr>
                  <w:t>1.3.3. Peso recomendado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_Toc421088217 \h </w:instrText>
                </w:r>
                <w:r w:rsidR="00E551FA" w:rsidRPr="00E551FA">
                  <w:rPr>
                    <w:noProof/>
                    <w:webHidden/>
                  </w:rPr>
                </w:r>
                <w:r w:rsidR="00E551FA" w:rsidRPr="00E551FA">
                  <w:rPr>
                    <w:noProof/>
                    <w:webHidden/>
                  </w:rPr>
                  <w:fldChar w:fldCharType="separate"/>
                </w:r>
                <w:r w:rsidR="00DC1A26">
                  <w:rPr>
                    <w:noProof/>
                    <w:webHidden/>
                  </w:rPr>
                  <w:t>16</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8" w:history="1">
                <w:r w:rsidR="00E551FA" w:rsidRPr="00E551FA">
                  <w:rPr>
                    <w:rStyle w:val="Hipervnculo"/>
                    <w:rFonts w:ascii="Times New Roman" w:hAnsi="Times New Roman" w:cs="Times New Roman"/>
                    <w:bCs/>
                    <w:noProof/>
                    <w:shd w:val="clear" w:color="auto" w:fill="FFFFFF"/>
                  </w:rPr>
                  <w:t>1.3.4 Cálculos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_Toc421088218 \h </w:instrText>
                </w:r>
                <w:r w:rsidR="00E551FA" w:rsidRPr="00E551FA">
                  <w:rPr>
                    <w:noProof/>
                    <w:webHidden/>
                  </w:rPr>
                </w:r>
                <w:r w:rsidR="00E551FA" w:rsidRPr="00E551FA">
                  <w:rPr>
                    <w:noProof/>
                    <w:webHidden/>
                  </w:rPr>
                  <w:fldChar w:fldCharType="separate"/>
                </w:r>
                <w:r w:rsidR="00DC1A26">
                  <w:rPr>
                    <w:noProof/>
                    <w:webHidden/>
                  </w:rPr>
                  <w:t>17</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19" w:history="1">
                <w:r w:rsidR="00E551FA" w:rsidRPr="00E551FA">
                  <w:rPr>
                    <w:rStyle w:val="Hipervnculo"/>
                    <w:rFonts w:ascii="Times New Roman" w:hAnsi="Times New Roman" w:cs="Times New Roman"/>
                    <w:bCs/>
                    <w:noProof/>
                    <w:shd w:val="clear" w:color="auto" w:fill="FFFFFF"/>
                  </w:rPr>
                  <w:t xml:space="preserve">1.3.4.1 </w:t>
                </w:r>
                <w:r w:rsidR="00E551FA" w:rsidRPr="00E551FA">
                  <w:rPr>
                    <w:rStyle w:val="Hipervnculo"/>
                    <w:rFonts w:ascii="Times New Roman" w:hAnsi="Times New Roman" w:cs="Times New Roman"/>
                    <w:bCs/>
                    <w:noProof/>
                  </w:rPr>
                  <w:t xml:space="preserve">Calorías </w:t>
                </w:r>
                <w:r w:rsidR="00E551FA" w:rsidRPr="00E551FA">
                  <w:rPr>
                    <w:rStyle w:val="Hipervnculo"/>
                    <w:rFonts w:ascii="Times New Roman" w:hAnsi="Times New Roman" w:cs="Times New Roman"/>
                    <w:bCs/>
                    <w:i/>
                    <w:noProof/>
                  </w:rPr>
                  <w:t>Harris</w:t>
                </w:r>
                <w:r w:rsidR="00E551FA" w:rsidRPr="00E551FA">
                  <w:rPr>
                    <w:rStyle w:val="Hipervnculo"/>
                    <w:rFonts w:ascii="Times New Roman" w:hAnsi="Times New Roman" w:cs="Times New Roman"/>
                    <w:bCs/>
                    <w:noProof/>
                  </w:rPr>
                  <w:t>-</w:t>
                </w:r>
                <w:r w:rsidR="00E551FA" w:rsidRPr="00E551FA">
                  <w:rPr>
                    <w:rStyle w:val="Hipervnculo"/>
                    <w:rFonts w:ascii="Times New Roman" w:hAnsi="Times New Roman" w:cs="Times New Roman"/>
                    <w:bCs/>
                    <w:i/>
                    <w:noProof/>
                  </w:rPr>
                  <w:t>Benedict</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_Toc421088219 \h </w:instrText>
                </w:r>
                <w:r w:rsidR="00E551FA" w:rsidRPr="00E551FA">
                  <w:rPr>
                    <w:noProof/>
                    <w:webHidden/>
                  </w:rPr>
                </w:r>
                <w:r w:rsidR="00E551FA" w:rsidRPr="00E551FA">
                  <w:rPr>
                    <w:noProof/>
                    <w:webHidden/>
                  </w:rPr>
                  <w:fldChar w:fldCharType="separate"/>
                </w:r>
                <w:r w:rsidR="00DC1A26">
                  <w:rPr>
                    <w:noProof/>
                    <w:webHidden/>
                  </w:rPr>
                  <w:t>17</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20" w:history="1">
                <w:r w:rsidR="00E551FA" w:rsidRPr="00E551FA">
                  <w:rPr>
                    <w:rStyle w:val="Hipervnculo"/>
                    <w:rFonts w:ascii="Times New Roman" w:hAnsi="Times New Roman" w:cs="Times New Roman"/>
                    <w:bCs/>
                    <w:noProof/>
                    <w:shd w:val="clear" w:color="auto" w:fill="FFFFFF"/>
                  </w:rPr>
                  <w:t xml:space="preserve">1.3.4.2 </w:t>
                </w:r>
                <w:r w:rsidR="00E551FA" w:rsidRPr="00E551FA">
                  <w:rPr>
                    <w:rStyle w:val="Hipervnculo"/>
                    <w:rFonts w:ascii="Times New Roman" w:hAnsi="Times New Roman" w:cs="Times New Roman"/>
                    <w:bCs/>
                    <w:noProof/>
                  </w:rPr>
                  <w:t>Guía de cálculo de Macronutrientes y Fibra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_Toc421088220 \h </w:instrText>
                </w:r>
                <w:r w:rsidR="00E551FA" w:rsidRPr="00E551FA">
                  <w:rPr>
                    <w:noProof/>
                    <w:webHidden/>
                  </w:rPr>
                </w:r>
                <w:r w:rsidR="00E551FA" w:rsidRPr="00E551FA">
                  <w:rPr>
                    <w:noProof/>
                    <w:webHidden/>
                  </w:rPr>
                  <w:fldChar w:fldCharType="separate"/>
                </w:r>
                <w:r w:rsidR="00DC1A26">
                  <w:rPr>
                    <w:noProof/>
                    <w:webHidden/>
                  </w:rPr>
                  <w:t>18</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21" w:history="1">
                <w:r w:rsidR="00E551FA" w:rsidRPr="00E551FA">
                  <w:rPr>
                    <w:rStyle w:val="Hipervnculo"/>
                    <w:rFonts w:ascii="Times New Roman" w:hAnsi="Times New Roman" w:cs="Times New Roman"/>
                    <w:bCs/>
                    <w:noProof/>
                    <w:shd w:val="clear" w:color="auto" w:fill="FFFFFF"/>
                  </w:rPr>
                  <w:t xml:space="preserve">1.3.4.3 </w:t>
                </w:r>
                <w:r w:rsidR="00E551FA" w:rsidRPr="00E551FA">
                  <w:rPr>
                    <w:rStyle w:val="Hipervnculo"/>
                    <w:rFonts w:ascii="Times New Roman" w:hAnsi="Times New Roman" w:cs="Times New Roman"/>
                    <w:noProof/>
                  </w:rPr>
                  <w:t>Distribución de calorías en proteínas, carbohidratos y grasas.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_Toc421088221 \h </w:instrText>
                </w:r>
                <w:r w:rsidR="00E551FA" w:rsidRPr="00E551FA">
                  <w:rPr>
                    <w:noProof/>
                    <w:webHidden/>
                  </w:rPr>
                </w:r>
                <w:r w:rsidR="00E551FA" w:rsidRPr="00E551FA">
                  <w:rPr>
                    <w:noProof/>
                    <w:webHidden/>
                  </w:rPr>
                  <w:fldChar w:fldCharType="separate"/>
                </w:r>
                <w:r w:rsidR="00DC1A26">
                  <w:rPr>
                    <w:noProof/>
                    <w:webHidden/>
                  </w:rPr>
                  <w:t>18</w:t>
                </w:r>
                <w:r w:rsidR="00E551FA" w:rsidRPr="00E551FA">
                  <w:rPr>
                    <w:noProof/>
                    <w:webHidden/>
                  </w:rPr>
                  <w:fldChar w:fldCharType="end"/>
                </w:r>
              </w:hyperlink>
            </w:p>
            <w:p w:rsidR="00E551FA" w:rsidRPr="00E551FA" w:rsidRDefault="00637E62">
              <w:pPr>
                <w:pStyle w:val="TDC1"/>
                <w:tabs>
                  <w:tab w:val="right" w:leader="dot" w:pos="8828"/>
                </w:tabs>
                <w:rPr>
                  <w:rFonts w:eastAsiaTheme="minorEastAsia"/>
                  <w:noProof/>
                  <w:lang w:eastAsia="es-MX"/>
                </w:rPr>
              </w:pPr>
              <w:hyperlink w:anchor="_Toc421088222" w:history="1">
                <w:r w:rsidR="00E551FA" w:rsidRPr="00E551FA">
                  <w:rPr>
                    <w:rStyle w:val="Hipervnculo"/>
                    <w:rFonts w:ascii="Times New Roman" w:hAnsi="Times New Roman" w:cs="Times New Roman"/>
                    <w:bCs/>
                    <w:noProof/>
                  </w:rPr>
                  <w:t>Capítulo 2: Marco Teórico.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_Toc421088222 \h </w:instrText>
                </w:r>
                <w:r w:rsidR="00E551FA" w:rsidRPr="00E551FA">
                  <w:rPr>
                    <w:noProof/>
                    <w:webHidden/>
                  </w:rPr>
                </w:r>
                <w:r w:rsidR="00E551FA" w:rsidRPr="00E551FA">
                  <w:rPr>
                    <w:noProof/>
                    <w:webHidden/>
                  </w:rPr>
                  <w:fldChar w:fldCharType="separate"/>
                </w:r>
                <w:r w:rsidR="00DC1A26">
                  <w:rPr>
                    <w:noProof/>
                    <w:webHidden/>
                  </w:rPr>
                  <w:t>20</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23" w:history="1">
                <w:r w:rsidR="00E551FA" w:rsidRPr="00E551FA">
                  <w:rPr>
                    <w:rStyle w:val="Hipervnculo"/>
                    <w:rFonts w:ascii="Times New Roman" w:hAnsi="Times New Roman" w:cs="Times New Roman"/>
                    <w:noProof/>
                  </w:rPr>
                  <w:t>2.1. JavaServer Faces (JSF)</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_Toc421088223 \h </w:instrText>
                </w:r>
                <w:r w:rsidR="00E551FA" w:rsidRPr="00E551FA">
                  <w:rPr>
                    <w:noProof/>
                    <w:webHidden/>
                  </w:rPr>
                </w:r>
                <w:r w:rsidR="00E551FA" w:rsidRPr="00E551FA">
                  <w:rPr>
                    <w:noProof/>
                    <w:webHidden/>
                  </w:rPr>
                  <w:fldChar w:fldCharType="separate"/>
                </w:r>
                <w:r w:rsidR="00DC1A26">
                  <w:rPr>
                    <w:noProof/>
                    <w:webHidden/>
                  </w:rPr>
                  <w:t>20</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24" w:history="1">
                <w:r w:rsidR="00E551FA" w:rsidRPr="00E551FA">
                  <w:rPr>
                    <w:rStyle w:val="Hipervnculo"/>
                    <w:rFonts w:ascii="Times New Roman" w:hAnsi="Times New Roman" w:cs="Times New Roman"/>
                    <w:bCs/>
                    <w:noProof/>
                  </w:rPr>
                  <w:t>2.2. Android</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_Toc421088224 \h </w:instrText>
                </w:r>
                <w:r w:rsidR="00E551FA" w:rsidRPr="00E551FA">
                  <w:rPr>
                    <w:noProof/>
                    <w:webHidden/>
                  </w:rPr>
                </w:r>
                <w:r w:rsidR="00E551FA" w:rsidRPr="00E551FA">
                  <w:rPr>
                    <w:noProof/>
                    <w:webHidden/>
                  </w:rPr>
                  <w:fldChar w:fldCharType="separate"/>
                </w:r>
                <w:r w:rsidR="00DC1A26">
                  <w:rPr>
                    <w:noProof/>
                    <w:webHidden/>
                  </w:rPr>
                  <w:t>22</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25" w:history="1">
                <w:r w:rsidR="00E551FA" w:rsidRPr="00E551FA">
                  <w:rPr>
                    <w:rStyle w:val="Hipervnculo"/>
                    <w:rFonts w:ascii="Times New Roman" w:hAnsi="Times New Roman" w:cs="Times New Roman"/>
                    <w:bCs/>
                    <w:noProof/>
                    <w:lang w:eastAsia="es-MX"/>
                  </w:rPr>
                  <w:t xml:space="preserve">2.2.1 Versión </w:t>
                </w:r>
                <w:r w:rsidR="00E551FA" w:rsidRPr="00E551FA">
                  <w:rPr>
                    <w:rStyle w:val="Hipervnculo"/>
                    <w:rFonts w:ascii="Times New Roman" w:eastAsia="Times New Roman" w:hAnsi="Times New Roman" w:cs="Times New Roman"/>
                    <w:bCs/>
                    <w:noProof/>
                    <w:lang w:eastAsia="es-MX"/>
                  </w:rPr>
                  <w:t>Android 3.2 ( HONEYCOMB_MR2)</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_Toc421088225 \h </w:instrText>
                </w:r>
                <w:r w:rsidR="00E551FA" w:rsidRPr="00E551FA">
                  <w:rPr>
                    <w:noProof/>
                    <w:webHidden/>
                  </w:rPr>
                </w:r>
                <w:r w:rsidR="00E551FA" w:rsidRPr="00E551FA">
                  <w:rPr>
                    <w:noProof/>
                    <w:webHidden/>
                  </w:rPr>
                  <w:fldChar w:fldCharType="separate"/>
                </w:r>
                <w:r w:rsidR="00DC1A26">
                  <w:rPr>
                    <w:noProof/>
                    <w:webHidden/>
                  </w:rPr>
                  <w:t>22</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26" w:history="1">
                <w:r w:rsidR="00E551FA" w:rsidRPr="00E551FA">
                  <w:rPr>
                    <w:rStyle w:val="Hipervnculo"/>
                    <w:rFonts w:ascii="Times New Roman" w:hAnsi="Times New Roman" w:cs="Times New Roman"/>
                    <w:bCs/>
                    <w:noProof/>
                  </w:rPr>
                  <w:t>2.2.2 Descripción general de la API</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_Toc421088226 \h </w:instrText>
                </w:r>
                <w:r w:rsidR="00E551FA" w:rsidRPr="00E551FA">
                  <w:rPr>
                    <w:noProof/>
                    <w:webHidden/>
                  </w:rPr>
                </w:r>
                <w:r w:rsidR="00E551FA" w:rsidRPr="00E551FA">
                  <w:rPr>
                    <w:noProof/>
                    <w:webHidden/>
                  </w:rPr>
                  <w:fldChar w:fldCharType="separate"/>
                </w:r>
                <w:r w:rsidR="00DC1A26">
                  <w:rPr>
                    <w:noProof/>
                    <w:webHidden/>
                  </w:rPr>
                  <w:t>23</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27" w:history="1">
                <w:r w:rsidR="00E551FA" w:rsidRPr="00E551FA">
                  <w:rPr>
                    <w:rStyle w:val="Hipervnculo"/>
                    <w:rFonts w:ascii="Times New Roman" w:hAnsi="Times New Roman" w:cs="Times New Roman"/>
                    <w:bCs/>
                    <w:noProof/>
                    <w:lang w:val="en-US"/>
                  </w:rPr>
                  <w:t>2.3. My SQL (</w:t>
                </w:r>
                <w:r w:rsidR="00E551FA" w:rsidRPr="00E551FA">
                  <w:rPr>
                    <w:rStyle w:val="Hipervnculo"/>
                    <w:rFonts w:ascii="Times New Roman" w:hAnsi="Times New Roman" w:cs="Times New Roman"/>
                    <w:bCs/>
                    <w:i/>
                    <w:iCs/>
                    <w:noProof/>
                    <w:lang w:val="en-US"/>
                  </w:rPr>
                  <w:t>Structured Query Language</w:t>
                </w:r>
                <w:r w:rsidR="00E551FA" w:rsidRPr="00E551FA">
                  <w:rPr>
                    <w:rStyle w:val="Hipervnculo"/>
                    <w:rFonts w:ascii="Times New Roman" w:hAnsi="Times New Roman" w:cs="Times New Roman"/>
                    <w:bCs/>
                    <w:noProof/>
                    <w:lang w:val="en-US"/>
                  </w:rPr>
                  <w:t>)</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_Toc421088227 \h </w:instrText>
                </w:r>
                <w:r w:rsidR="00E551FA" w:rsidRPr="00E551FA">
                  <w:rPr>
                    <w:noProof/>
                    <w:webHidden/>
                  </w:rPr>
                </w:r>
                <w:r w:rsidR="00E551FA" w:rsidRPr="00E551FA">
                  <w:rPr>
                    <w:noProof/>
                    <w:webHidden/>
                  </w:rPr>
                  <w:fldChar w:fldCharType="separate"/>
                </w:r>
                <w:r w:rsidR="00DC1A26">
                  <w:rPr>
                    <w:noProof/>
                    <w:webHidden/>
                  </w:rPr>
                  <w:t>23</w:t>
                </w:r>
                <w:r w:rsidR="00E551FA" w:rsidRPr="00E551FA">
                  <w:rPr>
                    <w:noProof/>
                    <w:webHidden/>
                  </w:rPr>
                  <w:fldChar w:fldCharType="end"/>
                </w:r>
              </w:hyperlink>
            </w:p>
            <w:p w:rsidR="00E551FA" w:rsidRPr="00E551FA" w:rsidRDefault="00637E62">
              <w:pPr>
                <w:pStyle w:val="TDC1"/>
                <w:tabs>
                  <w:tab w:val="right" w:leader="dot" w:pos="8828"/>
                </w:tabs>
                <w:rPr>
                  <w:rFonts w:eastAsiaTheme="minorEastAsia"/>
                  <w:noProof/>
                  <w:lang w:eastAsia="es-MX"/>
                </w:rPr>
              </w:pPr>
              <w:hyperlink w:anchor="_Toc421088228" w:history="1">
                <w:r w:rsidR="00E551FA" w:rsidRPr="00E551FA">
                  <w:rPr>
                    <w:rStyle w:val="Hipervnculo"/>
                    <w:rFonts w:ascii="Times New Roman" w:hAnsi="Times New Roman" w:cs="Times New Roman"/>
                    <w:noProof/>
                  </w:rPr>
                  <w:t>Capítulo 3: Análisis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_Toc421088228 \h </w:instrText>
                </w:r>
                <w:r w:rsidR="00E551FA" w:rsidRPr="00E551FA">
                  <w:rPr>
                    <w:noProof/>
                    <w:webHidden/>
                  </w:rPr>
                </w:r>
                <w:r w:rsidR="00E551FA" w:rsidRPr="00E551FA">
                  <w:rPr>
                    <w:noProof/>
                    <w:webHidden/>
                  </w:rPr>
                  <w:fldChar w:fldCharType="separate"/>
                </w:r>
                <w:r w:rsidR="00DC1A26">
                  <w:rPr>
                    <w:noProof/>
                    <w:webHidden/>
                  </w:rPr>
                  <w:t>25</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29" w:history="1">
                <w:r w:rsidR="00E551FA" w:rsidRPr="00E551FA">
                  <w:rPr>
                    <w:rStyle w:val="Hipervnculo"/>
                    <w:rFonts w:ascii="Times New Roman" w:hAnsi="Times New Roman" w:cs="Times New Roman"/>
                    <w:noProof/>
                  </w:rPr>
                  <w:t>3.1 Plan del Proyecto Software</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_Toc421088229 \h </w:instrText>
                </w:r>
                <w:r w:rsidR="00E551FA" w:rsidRPr="00E551FA">
                  <w:rPr>
                    <w:noProof/>
                    <w:webHidden/>
                  </w:rPr>
                </w:r>
                <w:r w:rsidR="00E551FA" w:rsidRPr="00E551FA">
                  <w:rPr>
                    <w:noProof/>
                    <w:webHidden/>
                  </w:rPr>
                  <w:fldChar w:fldCharType="separate"/>
                </w:r>
                <w:r w:rsidR="00DC1A26">
                  <w:rPr>
                    <w:noProof/>
                    <w:webHidden/>
                  </w:rPr>
                  <w:t>25</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0" w:history="1">
                <w:r w:rsidR="00E551FA" w:rsidRPr="00E551FA">
                  <w:rPr>
                    <w:rStyle w:val="Hipervnculo"/>
                    <w:rFonts w:ascii="Times New Roman" w:hAnsi="Times New Roman" w:cs="Times New Roman"/>
                    <w:noProof/>
                  </w:rPr>
                  <w:t>3</w:t>
                </w:r>
                <w:r w:rsidR="00E551FA" w:rsidRPr="00E551FA">
                  <w:rPr>
                    <w:rStyle w:val="Hipervnculo"/>
                    <w:noProof/>
                  </w:rPr>
                  <w:t>.1.</w:t>
                </w:r>
                <w:r w:rsidR="00E551FA" w:rsidRPr="00E551FA">
                  <w:rPr>
                    <w:rStyle w:val="Hipervnculo"/>
                    <w:rFonts w:ascii="Times New Roman" w:hAnsi="Times New Roman" w:cs="Times New Roman"/>
                    <w:noProof/>
                  </w:rPr>
                  <w:t xml:space="preserve">1. </w:t>
                </w:r>
                <w:r w:rsidR="00E551FA" w:rsidRPr="00E551FA">
                  <w:rPr>
                    <w:rStyle w:val="Hipervnculo"/>
                    <w:noProof/>
                  </w:rPr>
                  <w:t>Interfaz de entorno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_Toc421088230 \h </w:instrText>
                </w:r>
                <w:r w:rsidR="00E551FA" w:rsidRPr="00E551FA">
                  <w:rPr>
                    <w:noProof/>
                    <w:webHidden/>
                  </w:rPr>
                </w:r>
                <w:r w:rsidR="00E551FA" w:rsidRPr="00E551FA">
                  <w:rPr>
                    <w:noProof/>
                    <w:webHidden/>
                  </w:rPr>
                  <w:fldChar w:fldCharType="separate"/>
                </w:r>
                <w:r w:rsidR="00DC1A26">
                  <w:rPr>
                    <w:noProof/>
                    <w:webHidden/>
                  </w:rPr>
                  <w:t>25</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31" w:history="1">
                <w:r w:rsidR="00E551FA" w:rsidRPr="00E551FA">
                  <w:rPr>
                    <w:rStyle w:val="Hipervnculo"/>
                    <w:rFonts w:ascii="Times New Roman" w:hAnsi="Times New Roman" w:cs="Times New Roman"/>
                    <w:noProof/>
                  </w:rPr>
                  <w:t>3.2. Metodologías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_Toc421088231 \h </w:instrText>
                </w:r>
                <w:r w:rsidR="00E551FA" w:rsidRPr="00E551FA">
                  <w:rPr>
                    <w:noProof/>
                    <w:webHidden/>
                  </w:rPr>
                </w:r>
                <w:r w:rsidR="00E551FA" w:rsidRPr="00E551FA">
                  <w:rPr>
                    <w:noProof/>
                    <w:webHidden/>
                  </w:rPr>
                  <w:fldChar w:fldCharType="separate"/>
                </w:r>
                <w:r w:rsidR="00DC1A26">
                  <w:rPr>
                    <w:noProof/>
                    <w:webHidden/>
                  </w:rPr>
                  <w:t>26</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2" w:history="1">
                <w:r w:rsidR="00E551FA" w:rsidRPr="00E551FA">
                  <w:rPr>
                    <w:rStyle w:val="Hipervnculo"/>
                    <w:rFonts w:ascii="Times New Roman" w:hAnsi="Times New Roman" w:cs="Times New Roman"/>
                    <w:noProof/>
                  </w:rPr>
                  <w:t>3.2.1Metodología Mobile D</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_Toc421088232 \h </w:instrText>
                </w:r>
                <w:r w:rsidR="00E551FA" w:rsidRPr="00E551FA">
                  <w:rPr>
                    <w:noProof/>
                    <w:webHidden/>
                  </w:rPr>
                </w:r>
                <w:r w:rsidR="00E551FA" w:rsidRPr="00E551FA">
                  <w:rPr>
                    <w:noProof/>
                    <w:webHidden/>
                  </w:rPr>
                  <w:fldChar w:fldCharType="separate"/>
                </w:r>
                <w:r w:rsidR="00DC1A26">
                  <w:rPr>
                    <w:noProof/>
                    <w:webHidden/>
                  </w:rPr>
                  <w:t>26</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3" w:history="1">
                <w:r w:rsidR="00E551FA" w:rsidRPr="00E551FA">
                  <w:rPr>
                    <w:rStyle w:val="Hipervnculo"/>
                    <w:noProof/>
                  </w:rPr>
                  <w:t>3.2.1Metodología en Espiral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_Toc421088233 \h </w:instrText>
                </w:r>
                <w:r w:rsidR="00E551FA" w:rsidRPr="00E551FA">
                  <w:rPr>
                    <w:noProof/>
                    <w:webHidden/>
                  </w:rPr>
                </w:r>
                <w:r w:rsidR="00E551FA" w:rsidRPr="00E551FA">
                  <w:rPr>
                    <w:noProof/>
                    <w:webHidden/>
                  </w:rPr>
                  <w:fldChar w:fldCharType="separate"/>
                </w:r>
                <w:r w:rsidR="00DC1A26">
                  <w:rPr>
                    <w:noProof/>
                    <w:webHidden/>
                  </w:rPr>
                  <w:t>27</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34" w:history="1">
                <w:r w:rsidR="00E551FA" w:rsidRPr="00E551FA">
                  <w:rPr>
                    <w:rStyle w:val="Hipervnculo"/>
                    <w:rFonts w:ascii="Times New Roman" w:hAnsi="Times New Roman" w:cs="Times New Roman"/>
                    <w:noProof/>
                  </w:rPr>
                  <w:t>3.3. Estudio de factibilidad</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_Toc421088234 \h </w:instrText>
                </w:r>
                <w:r w:rsidR="00E551FA" w:rsidRPr="00E551FA">
                  <w:rPr>
                    <w:noProof/>
                    <w:webHidden/>
                  </w:rPr>
                </w:r>
                <w:r w:rsidR="00E551FA" w:rsidRPr="00E551FA">
                  <w:rPr>
                    <w:noProof/>
                    <w:webHidden/>
                  </w:rPr>
                  <w:fldChar w:fldCharType="separate"/>
                </w:r>
                <w:r w:rsidR="00DC1A26">
                  <w:rPr>
                    <w:noProof/>
                    <w:webHidden/>
                  </w:rPr>
                  <w:t>28</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5" w:history="1">
                <w:r w:rsidR="00E551FA" w:rsidRPr="00E551FA">
                  <w:rPr>
                    <w:rStyle w:val="Hipervnculo"/>
                    <w:rFonts w:ascii="Times New Roman" w:hAnsi="Times New Roman" w:cs="Times New Roman"/>
                    <w:noProof/>
                  </w:rPr>
                  <w:t>3.3.1. Factibilidad técnica.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_Toc421088235 \h </w:instrText>
                </w:r>
                <w:r w:rsidR="00E551FA" w:rsidRPr="00E551FA">
                  <w:rPr>
                    <w:noProof/>
                    <w:webHidden/>
                  </w:rPr>
                </w:r>
                <w:r w:rsidR="00E551FA" w:rsidRPr="00E551FA">
                  <w:rPr>
                    <w:noProof/>
                    <w:webHidden/>
                  </w:rPr>
                  <w:fldChar w:fldCharType="separate"/>
                </w:r>
                <w:r w:rsidR="00DC1A26">
                  <w:rPr>
                    <w:noProof/>
                    <w:webHidden/>
                  </w:rPr>
                  <w:t>28</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6" w:history="1">
                <w:r w:rsidR="00E551FA" w:rsidRPr="00E551FA">
                  <w:rPr>
                    <w:rStyle w:val="Hipervnculo"/>
                    <w:rFonts w:ascii="Times New Roman" w:hAnsi="Times New Roman" w:cs="Times New Roman"/>
                    <w:noProof/>
                  </w:rPr>
                  <w:t xml:space="preserve">A) </w:t>
                </w:r>
                <w:r w:rsidR="00E551FA" w:rsidRPr="00E551FA">
                  <w:rPr>
                    <w:rStyle w:val="Hipervnculo"/>
                    <w:rFonts w:ascii="Times New Roman" w:hAnsi="Times New Roman" w:cs="Times New Roman"/>
                    <w:i/>
                    <w:noProof/>
                  </w:rPr>
                  <w:t>Hardware</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_Toc421088236 \h </w:instrText>
                </w:r>
                <w:r w:rsidR="00E551FA" w:rsidRPr="00E551FA">
                  <w:rPr>
                    <w:noProof/>
                    <w:webHidden/>
                  </w:rPr>
                </w:r>
                <w:r w:rsidR="00E551FA" w:rsidRPr="00E551FA">
                  <w:rPr>
                    <w:noProof/>
                    <w:webHidden/>
                  </w:rPr>
                  <w:fldChar w:fldCharType="separate"/>
                </w:r>
                <w:r w:rsidR="00DC1A26">
                  <w:rPr>
                    <w:noProof/>
                    <w:webHidden/>
                  </w:rPr>
                  <w:t>28</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7" w:history="1">
                <w:r w:rsidR="00E551FA" w:rsidRPr="00E551FA">
                  <w:rPr>
                    <w:rStyle w:val="Hipervnculo"/>
                    <w:rFonts w:ascii="Times New Roman" w:hAnsi="Times New Roman" w:cs="Times New Roman"/>
                    <w:i/>
                    <w:noProof/>
                  </w:rPr>
                  <w:t>B) Software</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_Toc421088237 \h </w:instrText>
                </w:r>
                <w:r w:rsidR="00E551FA" w:rsidRPr="00E551FA">
                  <w:rPr>
                    <w:noProof/>
                    <w:webHidden/>
                  </w:rPr>
                </w:r>
                <w:r w:rsidR="00E551FA" w:rsidRPr="00E551FA">
                  <w:rPr>
                    <w:noProof/>
                    <w:webHidden/>
                  </w:rPr>
                  <w:fldChar w:fldCharType="separate"/>
                </w:r>
                <w:r w:rsidR="00DC1A26">
                  <w:rPr>
                    <w:noProof/>
                    <w:webHidden/>
                  </w:rPr>
                  <w:t>29</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8" w:history="1">
                <w:r w:rsidR="00E551FA" w:rsidRPr="00E551FA">
                  <w:rPr>
                    <w:rStyle w:val="Hipervnculo"/>
                    <w:rFonts w:ascii="Times New Roman" w:hAnsi="Times New Roman" w:cs="Times New Roman"/>
                    <w:noProof/>
                  </w:rPr>
                  <w:t>3.3.2. Factibilidad económica.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_Toc421088238 \h </w:instrText>
                </w:r>
                <w:r w:rsidR="00E551FA" w:rsidRPr="00E551FA">
                  <w:rPr>
                    <w:noProof/>
                    <w:webHidden/>
                  </w:rPr>
                </w:r>
                <w:r w:rsidR="00E551FA" w:rsidRPr="00E551FA">
                  <w:rPr>
                    <w:noProof/>
                    <w:webHidden/>
                  </w:rPr>
                  <w:fldChar w:fldCharType="separate"/>
                </w:r>
                <w:r w:rsidR="00DC1A26">
                  <w:rPr>
                    <w:noProof/>
                    <w:webHidden/>
                  </w:rPr>
                  <w:t>29</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39" w:history="1">
                <w:r w:rsidR="00E551FA" w:rsidRPr="00E551FA">
                  <w:rPr>
                    <w:rStyle w:val="Hipervnculo"/>
                    <w:rFonts w:ascii="Times New Roman" w:hAnsi="Times New Roman" w:cs="Times New Roman"/>
                    <w:noProof/>
                  </w:rPr>
                  <w:t>3.3.3. Factibilidad operativa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_Toc421088239 \h </w:instrText>
                </w:r>
                <w:r w:rsidR="00E551FA" w:rsidRPr="00E551FA">
                  <w:rPr>
                    <w:noProof/>
                    <w:webHidden/>
                  </w:rPr>
                </w:r>
                <w:r w:rsidR="00E551FA" w:rsidRPr="00E551FA">
                  <w:rPr>
                    <w:noProof/>
                    <w:webHidden/>
                  </w:rPr>
                  <w:fldChar w:fldCharType="separate"/>
                </w:r>
                <w:r w:rsidR="00DC1A26">
                  <w:rPr>
                    <w:noProof/>
                    <w:webHidden/>
                  </w:rPr>
                  <w:t>30</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0" w:history="1">
                <w:r w:rsidR="00E551FA" w:rsidRPr="00E551FA">
                  <w:rPr>
                    <w:rStyle w:val="Hipervnculo"/>
                    <w:rFonts w:ascii="Times New Roman" w:hAnsi="Times New Roman" w:cs="Times New Roman"/>
                    <w:noProof/>
                  </w:rPr>
                  <w:t>3.3.4 Análisis de riesgos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_Toc421088240 \h </w:instrText>
                </w:r>
                <w:r w:rsidR="00E551FA" w:rsidRPr="00E551FA">
                  <w:rPr>
                    <w:noProof/>
                    <w:webHidden/>
                  </w:rPr>
                </w:r>
                <w:r w:rsidR="00E551FA" w:rsidRPr="00E551FA">
                  <w:rPr>
                    <w:noProof/>
                    <w:webHidden/>
                  </w:rPr>
                  <w:fldChar w:fldCharType="separate"/>
                </w:r>
                <w:r w:rsidR="00DC1A26">
                  <w:rPr>
                    <w:noProof/>
                    <w:webHidden/>
                  </w:rPr>
                  <w:t>30</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1" w:history="1">
                <w:r w:rsidR="00E551FA" w:rsidRPr="00E551FA">
                  <w:rPr>
                    <w:rStyle w:val="Hipervnculo"/>
                    <w:rFonts w:ascii="Times New Roman" w:hAnsi="Times New Roman" w:cs="Times New Roman"/>
                    <w:noProof/>
                  </w:rPr>
                  <w:t>3.3.5 Conclusiones del estudio de factibilidad</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_Toc421088241 \h </w:instrText>
                </w:r>
                <w:r w:rsidR="00E551FA" w:rsidRPr="00E551FA">
                  <w:rPr>
                    <w:noProof/>
                    <w:webHidden/>
                  </w:rPr>
                </w:r>
                <w:r w:rsidR="00E551FA" w:rsidRPr="00E551FA">
                  <w:rPr>
                    <w:noProof/>
                    <w:webHidden/>
                  </w:rPr>
                  <w:fldChar w:fldCharType="separate"/>
                </w:r>
                <w:r w:rsidR="00DC1A26">
                  <w:rPr>
                    <w:noProof/>
                    <w:webHidden/>
                  </w:rPr>
                  <w:t>31</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42" w:history="1">
                <w:r w:rsidR="00E551FA" w:rsidRPr="00E551FA">
                  <w:rPr>
                    <w:rStyle w:val="Hipervnculo"/>
                    <w:rFonts w:ascii="Times New Roman" w:hAnsi="Times New Roman" w:cs="Times New Roman"/>
                    <w:noProof/>
                  </w:rPr>
                  <w:t>3.4 Análisis del Sistema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_Toc421088242 \h </w:instrText>
                </w:r>
                <w:r w:rsidR="00E551FA" w:rsidRPr="00E551FA">
                  <w:rPr>
                    <w:noProof/>
                    <w:webHidden/>
                  </w:rPr>
                </w:r>
                <w:r w:rsidR="00E551FA" w:rsidRPr="00E551FA">
                  <w:rPr>
                    <w:noProof/>
                    <w:webHidden/>
                  </w:rPr>
                  <w:fldChar w:fldCharType="separate"/>
                </w:r>
                <w:r w:rsidR="00DC1A26">
                  <w:rPr>
                    <w:noProof/>
                    <w:webHidden/>
                  </w:rPr>
                  <w:t>31</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43" w:history="1">
                <w:r w:rsidR="00E551FA" w:rsidRPr="00E551FA">
                  <w:rPr>
                    <w:rStyle w:val="Hipervnculo"/>
                    <w:rFonts w:ascii="Times New Roman" w:hAnsi="Times New Roman" w:cs="Times New Roman"/>
                    <w:noProof/>
                  </w:rPr>
                  <w:t>3.5 Requerimientos.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_Toc421088243 \h </w:instrText>
                </w:r>
                <w:r w:rsidR="00E551FA" w:rsidRPr="00E551FA">
                  <w:rPr>
                    <w:noProof/>
                    <w:webHidden/>
                  </w:rPr>
                </w:r>
                <w:r w:rsidR="00E551FA" w:rsidRPr="00E551FA">
                  <w:rPr>
                    <w:noProof/>
                    <w:webHidden/>
                  </w:rPr>
                  <w:fldChar w:fldCharType="separate"/>
                </w:r>
                <w:r w:rsidR="00DC1A26">
                  <w:rPr>
                    <w:noProof/>
                    <w:webHidden/>
                  </w:rPr>
                  <w:t>32</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4" w:history="1">
                <w:r w:rsidR="00E551FA" w:rsidRPr="00E551FA">
                  <w:rPr>
                    <w:rStyle w:val="Hipervnculo"/>
                    <w:rFonts w:ascii="Times New Roman" w:hAnsi="Times New Roman" w:cs="Times New Roman"/>
                    <w:noProof/>
                  </w:rPr>
                  <w:t>3.5.1 Requerimientos de la aplicación Web.</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_Toc421088244 \h </w:instrText>
                </w:r>
                <w:r w:rsidR="00E551FA" w:rsidRPr="00E551FA">
                  <w:rPr>
                    <w:noProof/>
                    <w:webHidden/>
                  </w:rPr>
                </w:r>
                <w:r w:rsidR="00E551FA" w:rsidRPr="00E551FA">
                  <w:rPr>
                    <w:noProof/>
                    <w:webHidden/>
                  </w:rPr>
                  <w:fldChar w:fldCharType="separate"/>
                </w:r>
                <w:r w:rsidR="00DC1A26">
                  <w:rPr>
                    <w:noProof/>
                    <w:webHidden/>
                  </w:rPr>
                  <w:t>32</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5" w:history="1">
                <w:r w:rsidR="00E551FA" w:rsidRPr="00E551FA">
                  <w:rPr>
                    <w:rStyle w:val="Hipervnculo"/>
                    <w:noProof/>
                  </w:rPr>
                  <w:t xml:space="preserve">3.5.1.1 </w:t>
                </w:r>
                <w:r w:rsidR="00E551FA" w:rsidRPr="00E551FA">
                  <w:rPr>
                    <w:rStyle w:val="Hipervnculo"/>
                    <w:rFonts w:eastAsia="Arial"/>
                    <w:noProof/>
                  </w:rPr>
                  <w:t>Requerimientos Funcionales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_Toc421088245 \h </w:instrText>
                </w:r>
                <w:r w:rsidR="00E551FA" w:rsidRPr="00E551FA">
                  <w:rPr>
                    <w:noProof/>
                    <w:webHidden/>
                  </w:rPr>
                </w:r>
                <w:r w:rsidR="00E551FA" w:rsidRPr="00E551FA">
                  <w:rPr>
                    <w:noProof/>
                    <w:webHidden/>
                  </w:rPr>
                  <w:fldChar w:fldCharType="separate"/>
                </w:r>
                <w:r w:rsidR="00DC1A26">
                  <w:rPr>
                    <w:noProof/>
                    <w:webHidden/>
                  </w:rPr>
                  <w:t>32</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6" w:history="1">
                <w:r w:rsidR="00E551FA" w:rsidRPr="00E551FA">
                  <w:rPr>
                    <w:rStyle w:val="Hipervnculo"/>
                    <w:rFonts w:ascii="Times New Roman" w:hAnsi="Times New Roman" w:cs="Times New Roman"/>
                    <w:noProof/>
                  </w:rPr>
                  <w:t>3.5.1.2 No Funcionales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_Toc421088246 \h </w:instrText>
                </w:r>
                <w:r w:rsidR="00E551FA" w:rsidRPr="00E551FA">
                  <w:rPr>
                    <w:noProof/>
                    <w:webHidden/>
                  </w:rPr>
                </w:r>
                <w:r w:rsidR="00E551FA" w:rsidRPr="00E551FA">
                  <w:rPr>
                    <w:noProof/>
                    <w:webHidden/>
                  </w:rPr>
                  <w:fldChar w:fldCharType="separate"/>
                </w:r>
                <w:r w:rsidR="00DC1A26">
                  <w:rPr>
                    <w:noProof/>
                    <w:webHidden/>
                  </w:rPr>
                  <w:t>33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7" w:history="1">
                <w:r w:rsidR="00E551FA" w:rsidRPr="00E551FA">
                  <w:rPr>
                    <w:rStyle w:val="Hipervnculo"/>
                    <w:rFonts w:ascii="Times New Roman" w:hAnsi="Times New Roman" w:cs="Times New Roman"/>
                    <w:noProof/>
                  </w:rPr>
                  <w:t xml:space="preserve">3.5.1.3. </w:t>
                </w:r>
                <w:r w:rsidR="00E551FA" w:rsidRPr="00E551FA">
                  <w:rPr>
                    <w:rStyle w:val="Hipervnculo"/>
                    <w:rFonts w:ascii="Times New Roman" w:eastAsia="Arial" w:hAnsi="Times New Roman" w:cs="Times New Roman"/>
                    <w:noProof/>
                  </w:rPr>
                  <w:t>Reglas del negocio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_Toc421088247 \h </w:instrText>
                </w:r>
                <w:r w:rsidR="00E551FA" w:rsidRPr="00E551FA">
                  <w:rPr>
                    <w:noProof/>
                    <w:webHidden/>
                  </w:rPr>
                </w:r>
                <w:r w:rsidR="00E551FA" w:rsidRPr="00E551FA">
                  <w:rPr>
                    <w:noProof/>
                    <w:webHidden/>
                  </w:rPr>
                  <w:fldChar w:fldCharType="separate"/>
                </w:r>
                <w:r w:rsidR="00DC1A26">
                  <w:rPr>
                    <w:noProof/>
                    <w:webHidden/>
                  </w:rPr>
                  <w:t>33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8" w:history="1">
                <w:r w:rsidR="00E551FA" w:rsidRPr="00E551FA">
                  <w:rPr>
                    <w:rStyle w:val="Hipervnculo"/>
                    <w:rFonts w:ascii="Times New Roman" w:hAnsi="Times New Roman" w:cs="Times New Roman"/>
                    <w:noProof/>
                  </w:rPr>
                  <w:t>3.5.1.4 Requerimientos aplicación móvil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_Toc421088248 \h </w:instrText>
                </w:r>
                <w:r w:rsidR="00E551FA" w:rsidRPr="00E551FA">
                  <w:rPr>
                    <w:noProof/>
                    <w:webHidden/>
                  </w:rPr>
                </w:r>
                <w:r w:rsidR="00E551FA" w:rsidRPr="00E551FA">
                  <w:rPr>
                    <w:noProof/>
                    <w:webHidden/>
                  </w:rPr>
                  <w:fldChar w:fldCharType="separate"/>
                </w:r>
                <w:r w:rsidR="00DC1A26">
                  <w:rPr>
                    <w:noProof/>
                    <w:webHidden/>
                  </w:rPr>
                  <w:t>33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49" w:history="1">
                <w:r w:rsidR="00E551FA" w:rsidRPr="00E551FA">
                  <w:rPr>
                    <w:rStyle w:val="Hipervnculo"/>
                    <w:rFonts w:ascii="Times New Roman" w:hAnsi="Times New Roman" w:cs="Times New Roman"/>
                    <w:noProof/>
                  </w:rPr>
                  <w:t>3.5.1.5 Requerimientos No funcionales.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_Toc421088249 \h </w:instrText>
                </w:r>
                <w:r w:rsidR="00E551FA" w:rsidRPr="00E551FA">
                  <w:rPr>
                    <w:noProof/>
                    <w:webHidden/>
                  </w:rPr>
                </w:r>
                <w:r w:rsidR="00E551FA" w:rsidRPr="00E551FA">
                  <w:rPr>
                    <w:noProof/>
                    <w:webHidden/>
                  </w:rPr>
                  <w:fldChar w:fldCharType="separate"/>
                </w:r>
                <w:r w:rsidR="00DC1A26">
                  <w:rPr>
                    <w:noProof/>
                    <w:webHidden/>
                  </w:rPr>
                  <w:t>34</w:t>
                </w:r>
                <w:r w:rsidR="00E551FA" w:rsidRPr="00E551FA">
                  <w:rPr>
                    <w:noProof/>
                    <w:webHidden/>
                  </w:rPr>
                  <w:fldChar w:fldCharType="end"/>
                </w:r>
              </w:hyperlink>
            </w:p>
            <w:p w:rsidR="00E551FA" w:rsidRPr="00E551FA" w:rsidRDefault="00637E62">
              <w:pPr>
                <w:pStyle w:val="TDC1"/>
                <w:tabs>
                  <w:tab w:val="right" w:leader="dot" w:pos="8828"/>
                </w:tabs>
                <w:rPr>
                  <w:rFonts w:eastAsiaTheme="minorEastAsia"/>
                  <w:noProof/>
                  <w:lang w:eastAsia="es-MX"/>
                </w:rPr>
              </w:pPr>
              <w:hyperlink w:anchor="_Toc421088250" w:history="1">
                <w:r w:rsidR="00E551FA" w:rsidRPr="00E551FA">
                  <w:rPr>
                    <w:rStyle w:val="Hipervnculo"/>
                    <w:rFonts w:ascii="Times New Roman" w:hAnsi="Times New Roman" w:cs="Times New Roman"/>
                    <w:noProof/>
                  </w:rPr>
                  <w:t>Capítulo 4 Diseño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_Toc421088250 \h </w:instrText>
                </w:r>
                <w:r w:rsidR="00E551FA" w:rsidRPr="00E551FA">
                  <w:rPr>
                    <w:noProof/>
                    <w:webHidden/>
                  </w:rPr>
                </w:r>
                <w:r w:rsidR="00E551FA" w:rsidRPr="00E551FA">
                  <w:rPr>
                    <w:noProof/>
                    <w:webHidden/>
                  </w:rPr>
                  <w:fldChar w:fldCharType="separate"/>
                </w:r>
                <w:r w:rsidR="00DC1A26">
                  <w:rPr>
                    <w:noProof/>
                    <w:webHidden/>
                  </w:rPr>
                  <w:t>35</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51" w:history="1">
                <w:r w:rsidR="00E551FA" w:rsidRPr="00E551FA">
                  <w:rPr>
                    <w:rStyle w:val="Hipervnculo"/>
                    <w:rFonts w:ascii="Times New Roman" w:hAnsi="Times New Roman" w:cs="Times New Roman"/>
                    <w:noProof/>
                    <w:lang w:val="es-ES"/>
                  </w:rPr>
                  <w:t>4.1 Diagrama de clases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_Toc421088251 \h </w:instrText>
                </w:r>
                <w:r w:rsidR="00E551FA" w:rsidRPr="00E551FA">
                  <w:rPr>
                    <w:noProof/>
                    <w:webHidden/>
                  </w:rPr>
                </w:r>
                <w:r w:rsidR="00E551FA" w:rsidRPr="00E551FA">
                  <w:rPr>
                    <w:noProof/>
                    <w:webHidden/>
                  </w:rPr>
                  <w:fldChar w:fldCharType="separate"/>
                </w:r>
                <w:r w:rsidR="00DC1A26">
                  <w:rPr>
                    <w:noProof/>
                    <w:webHidden/>
                  </w:rPr>
                  <w:t>35</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52" w:history="1">
                <w:r w:rsidR="00E551FA" w:rsidRPr="00E551FA">
                  <w:rPr>
                    <w:rStyle w:val="Hipervnculo"/>
                    <w:rFonts w:ascii="Times New Roman" w:hAnsi="Times New Roman" w:cs="Times New Roman"/>
                    <w:noProof/>
                    <w:lang w:val="es-ES"/>
                  </w:rPr>
                  <w:t>4.2 Diagrama Bases de Datos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_Toc421088252 \h </w:instrText>
                </w:r>
                <w:r w:rsidR="00E551FA" w:rsidRPr="00E551FA">
                  <w:rPr>
                    <w:noProof/>
                    <w:webHidden/>
                  </w:rPr>
                </w:r>
                <w:r w:rsidR="00E551FA" w:rsidRPr="00E551FA">
                  <w:rPr>
                    <w:noProof/>
                    <w:webHidden/>
                  </w:rPr>
                  <w:fldChar w:fldCharType="separate"/>
                </w:r>
                <w:r w:rsidR="00DC1A26">
                  <w:rPr>
                    <w:noProof/>
                    <w:webHidden/>
                  </w:rPr>
                  <w:t>36</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53" w:history="1">
                <w:r w:rsidR="00E551FA" w:rsidRPr="00E551FA">
                  <w:rPr>
                    <w:rStyle w:val="Hipervnculo"/>
                    <w:rFonts w:ascii="Times New Roman" w:hAnsi="Times New Roman" w:cs="Times New Roman"/>
                    <w:noProof/>
                  </w:rPr>
                  <w:t>4.3 Casos de Uso.</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_Toc421088253 \h </w:instrText>
                </w:r>
                <w:r w:rsidR="00E551FA" w:rsidRPr="00E551FA">
                  <w:rPr>
                    <w:noProof/>
                    <w:webHidden/>
                  </w:rPr>
                </w:r>
                <w:r w:rsidR="00E551FA" w:rsidRPr="00E551FA">
                  <w:rPr>
                    <w:noProof/>
                    <w:webHidden/>
                  </w:rPr>
                  <w:fldChar w:fldCharType="separate"/>
                </w:r>
                <w:r w:rsidR="00DC1A26">
                  <w:rPr>
                    <w:noProof/>
                    <w:webHidden/>
                  </w:rPr>
                  <w:t>37</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54" w:history="1">
                <w:r w:rsidR="00E551FA" w:rsidRPr="00E551FA">
                  <w:rPr>
                    <w:rStyle w:val="Hipervnculo"/>
                    <w:rFonts w:ascii="Times New Roman" w:hAnsi="Times New Roman" w:cs="Times New Roman"/>
                    <w:noProof/>
                  </w:rPr>
                  <w:t>4.3.1 Casos de Uso Web</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_Toc421088254 \h </w:instrText>
                </w:r>
                <w:r w:rsidR="00E551FA" w:rsidRPr="00E551FA">
                  <w:rPr>
                    <w:noProof/>
                    <w:webHidden/>
                  </w:rPr>
                </w:r>
                <w:r w:rsidR="00E551FA" w:rsidRPr="00E551FA">
                  <w:rPr>
                    <w:noProof/>
                    <w:webHidden/>
                  </w:rPr>
                  <w:fldChar w:fldCharType="separate"/>
                </w:r>
                <w:r w:rsidR="00DC1A26">
                  <w:rPr>
                    <w:noProof/>
                    <w:webHidden/>
                  </w:rPr>
                  <w:t>37</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55" w:history="1">
                <w:r w:rsidR="00E551FA" w:rsidRPr="00E551FA">
                  <w:rPr>
                    <w:rStyle w:val="Hipervnculo"/>
                    <w:rFonts w:ascii="Times New Roman" w:hAnsi="Times New Roman" w:cs="Times New Roman"/>
                    <w:noProof/>
                    <w:lang w:eastAsia="es-MX"/>
                  </w:rPr>
                  <w:t>4.3.2Diagrama de casos de uso web General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_Toc421088255 \h </w:instrText>
                </w:r>
                <w:r w:rsidR="00E551FA" w:rsidRPr="00E551FA">
                  <w:rPr>
                    <w:noProof/>
                    <w:webHidden/>
                  </w:rPr>
                </w:r>
                <w:r w:rsidR="00E551FA" w:rsidRPr="00E551FA">
                  <w:rPr>
                    <w:noProof/>
                    <w:webHidden/>
                  </w:rPr>
                  <w:fldChar w:fldCharType="separate"/>
                </w:r>
                <w:r w:rsidR="00DC1A26">
                  <w:rPr>
                    <w:noProof/>
                    <w:webHidden/>
                  </w:rPr>
                  <w:t>46</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56" w:history="1">
                <w:r w:rsidR="00E551FA" w:rsidRPr="00E551FA">
                  <w:rPr>
                    <w:rStyle w:val="Hipervnculo"/>
                    <w:rFonts w:ascii="Times New Roman" w:hAnsi="Times New Roman" w:cs="Times New Roman"/>
                    <w:noProof/>
                  </w:rPr>
                  <w:t>4.3.3Casos de Uso Móvil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_Toc421088256 \h </w:instrText>
                </w:r>
                <w:r w:rsidR="00E551FA" w:rsidRPr="00E551FA">
                  <w:rPr>
                    <w:noProof/>
                    <w:webHidden/>
                  </w:rPr>
                </w:r>
                <w:r w:rsidR="00E551FA" w:rsidRPr="00E551FA">
                  <w:rPr>
                    <w:noProof/>
                    <w:webHidden/>
                  </w:rPr>
                  <w:fldChar w:fldCharType="separate"/>
                </w:r>
                <w:r w:rsidR="00DC1A26">
                  <w:rPr>
                    <w:noProof/>
                    <w:webHidden/>
                  </w:rPr>
                  <w:t>47</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57" w:history="1">
                <w:r w:rsidR="00E551FA" w:rsidRPr="00E551FA">
                  <w:rPr>
                    <w:rStyle w:val="Hipervnculo"/>
                    <w:rFonts w:ascii="Times New Roman" w:hAnsi="Times New Roman" w:cs="Times New Roman"/>
                    <w:noProof/>
                  </w:rPr>
                  <w:t>4.3.4 Diagrama General Casos de Uso Móvil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_Toc421088257 \h </w:instrText>
                </w:r>
                <w:r w:rsidR="00E551FA" w:rsidRPr="00E551FA">
                  <w:rPr>
                    <w:noProof/>
                    <w:webHidden/>
                  </w:rPr>
                </w:r>
                <w:r w:rsidR="00E551FA" w:rsidRPr="00E551FA">
                  <w:rPr>
                    <w:noProof/>
                    <w:webHidden/>
                  </w:rPr>
                  <w:fldChar w:fldCharType="separate"/>
                </w:r>
                <w:r w:rsidR="00DC1A26">
                  <w:rPr>
                    <w:noProof/>
                    <w:webHidden/>
                  </w:rPr>
                  <w:t>52</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58" w:history="1">
                <w:r w:rsidR="00E551FA" w:rsidRPr="00E551FA">
                  <w:rPr>
                    <w:rStyle w:val="Hipervnculo"/>
                    <w:rFonts w:ascii="Times New Roman" w:hAnsi="Times New Roman" w:cs="Times New Roman"/>
                    <w:noProof/>
                  </w:rPr>
                  <w:t>4.4 Diagramas de Secuencia</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_Toc421088258 \h </w:instrText>
                </w:r>
                <w:r w:rsidR="00E551FA" w:rsidRPr="00E551FA">
                  <w:rPr>
                    <w:noProof/>
                    <w:webHidden/>
                  </w:rPr>
                </w:r>
                <w:r w:rsidR="00E551FA" w:rsidRPr="00E551FA">
                  <w:rPr>
                    <w:noProof/>
                    <w:webHidden/>
                  </w:rPr>
                  <w:fldChar w:fldCharType="separate"/>
                </w:r>
                <w:r w:rsidR="00DC1A26">
                  <w:rPr>
                    <w:noProof/>
                    <w:webHidden/>
                  </w:rPr>
                  <w:t>53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59" w:history="1">
                <w:r w:rsidR="00E551FA" w:rsidRPr="00E551FA">
                  <w:rPr>
                    <w:rStyle w:val="Hipervnculo"/>
                    <w:rFonts w:ascii="Times New Roman" w:hAnsi="Times New Roman" w:cs="Times New Roman"/>
                    <w:noProof/>
                  </w:rPr>
                  <w:t>4.4.1 Diagramas de secuencia Web</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_Toc421088259 \h </w:instrText>
                </w:r>
                <w:r w:rsidR="00E551FA" w:rsidRPr="00E551FA">
                  <w:rPr>
                    <w:noProof/>
                    <w:webHidden/>
                  </w:rPr>
                </w:r>
                <w:r w:rsidR="00E551FA" w:rsidRPr="00E551FA">
                  <w:rPr>
                    <w:noProof/>
                    <w:webHidden/>
                  </w:rPr>
                  <w:fldChar w:fldCharType="separate"/>
                </w:r>
                <w:r w:rsidR="00DC1A26">
                  <w:rPr>
                    <w:noProof/>
                    <w:webHidden/>
                  </w:rPr>
                  <w:t>53</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60" w:history="1">
                <w:r w:rsidR="00E551FA" w:rsidRPr="00E551FA">
                  <w:rPr>
                    <w:rStyle w:val="Hipervnculo"/>
                    <w:rFonts w:ascii="Times New Roman" w:hAnsi="Times New Roman" w:cs="Times New Roman"/>
                    <w:noProof/>
                  </w:rPr>
                  <w:t>4.4.2 Diagrama de secuencia Móvil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_Toc421088260 \h </w:instrText>
                </w:r>
                <w:r w:rsidR="00E551FA" w:rsidRPr="00E551FA">
                  <w:rPr>
                    <w:noProof/>
                    <w:webHidden/>
                  </w:rPr>
                </w:r>
                <w:r w:rsidR="00E551FA" w:rsidRPr="00E551FA">
                  <w:rPr>
                    <w:noProof/>
                    <w:webHidden/>
                  </w:rPr>
                  <w:fldChar w:fldCharType="separate"/>
                </w:r>
                <w:r w:rsidR="00DC1A26">
                  <w:rPr>
                    <w:noProof/>
                    <w:webHidden/>
                  </w:rPr>
                  <w:t>56</w:t>
                </w:r>
                <w:r w:rsidR="00E551FA" w:rsidRPr="00E551FA">
                  <w:rPr>
                    <w:noProof/>
                    <w:webHidden/>
                  </w:rPr>
                  <w:fldChar w:fldCharType="end"/>
                </w:r>
              </w:hyperlink>
            </w:p>
            <w:p w:rsidR="00E551FA" w:rsidRPr="00E551FA" w:rsidRDefault="00637E62">
              <w:pPr>
                <w:pStyle w:val="TDC2"/>
                <w:tabs>
                  <w:tab w:val="right" w:leader="dot" w:pos="8828"/>
                </w:tabs>
                <w:rPr>
                  <w:rFonts w:eastAsiaTheme="minorEastAsia"/>
                  <w:noProof/>
                  <w:lang w:eastAsia="es-MX"/>
                </w:rPr>
              </w:pPr>
              <w:hyperlink w:anchor="_Toc421088261" w:history="1">
                <w:r w:rsidR="00E551FA" w:rsidRPr="00E551FA">
                  <w:rPr>
                    <w:rStyle w:val="Hipervnculo"/>
                    <w:rFonts w:ascii="Times New Roman" w:hAnsi="Times New Roman" w:cs="Times New Roman"/>
                    <w:noProof/>
                  </w:rPr>
                  <w:t>4.5 Maquetas</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_Toc421088261 \h </w:instrText>
                </w:r>
                <w:r w:rsidR="00E551FA" w:rsidRPr="00E551FA">
                  <w:rPr>
                    <w:noProof/>
                    <w:webHidden/>
                  </w:rPr>
                </w:r>
                <w:r w:rsidR="00E551FA" w:rsidRPr="00E551FA">
                  <w:rPr>
                    <w:noProof/>
                    <w:webHidden/>
                  </w:rPr>
                  <w:fldChar w:fldCharType="separate"/>
                </w:r>
                <w:r w:rsidR="00DC1A26">
                  <w:rPr>
                    <w:noProof/>
                    <w:webHidden/>
                  </w:rPr>
                  <w:t>58</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62" w:history="1">
                <w:r w:rsidR="00E551FA" w:rsidRPr="00E551FA">
                  <w:rPr>
                    <w:rStyle w:val="Hipervnculo"/>
                    <w:rFonts w:ascii="Times New Roman" w:hAnsi="Times New Roman" w:cs="Times New Roman"/>
                    <w:noProof/>
                  </w:rPr>
                  <w:t>4.5.1Maquetas de la Aplicación Web</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_Toc421088262 \h </w:instrText>
                </w:r>
                <w:r w:rsidR="00E551FA" w:rsidRPr="00E551FA">
                  <w:rPr>
                    <w:noProof/>
                    <w:webHidden/>
                  </w:rPr>
                </w:r>
                <w:r w:rsidR="00E551FA" w:rsidRPr="00E551FA">
                  <w:rPr>
                    <w:noProof/>
                    <w:webHidden/>
                  </w:rPr>
                  <w:fldChar w:fldCharType="separate"/>
                </w:r>
                <w:r w:rsidR="00DC1A26">
                  <w:rPr>
                    <w:noProof/>
                    <w:webHidden/>
                  </w:rPr>
                  <w:t>58</w:t>
                </w:r>
                <w:r w:rsidR="00E551FA" w:rsidRPr="00E551FA">
                  <w:rPr>
                    <w:noProof/>
                    <w:webHidden/>
                  </w:rPr>
                  <w:fldChar w:fldCharType="end"/>
                </w:r>
              </w:hyperlink>
            </w:p>
            <w:p w:rsidR="00E551FA" w:rsidRPr="00E551FA" w:rsidRDefault="00637E62">
              <w:pPr>
                <w:pStyle w:val="TDC3"/>
                <w:tabs>
                  <w:tab w:val="right" w:leader="dot" w:pos="8828"/>
                </w:tabs>
                <w:rPr>
                  <w:rFonts w:eastAsiaTheme="minorEastAsia"/>
                  <w:noProof/>
                  <w:lang w:eastAsia="es-MX"/>
                </w:rPr>
              </w:pPr>
              <w:hyperlink w:anchor="_Toc421088263" w:history="1">
                <w:r w:rsidR="00E551FA" w:rsidRPr="00E551FA">
                  <w:rPr>
                    <w:rStyle w:val="Hipervnculo"/>
                    <w:rFonts w:ascii="Times New Roman" w:hAnsi="Times New Roman" w:cs="Times New Roman"/>
                    <w:noProof/>
                  </w:rPr>
                  <w:t>4.5.2 Maquetas de Aplicación Móvil.</w:t>
                </w:r>
                <w:r w:rsidR="00E551FA" w:rsidRPr="00E551FA">
                  <w:rPr>
                    <w:noProof/>
                    <w:webHidden/>
                  </w:rPr>
                  <w:tab/>
                </w:r>
                <w:r w:rsidR="00E551FA" w:rsidRPr="00E551FA">
                  <w:rPr>
                    <w:noProof/>
                    <w:webHidden/>
                  </w:rPr>
                  <w:fldChar w:fldCharType="begin"/>
                </w:r>
                <w:r w:rsidR="00E551FA" w:rsidRPr="00E551FA">
                  <w:rPr>
                    <w:noProof/>
                    <w:webHidden/>
                  </w:rPr>
                  <w:instrText xml:space="preserve"> PAGEREF _Toc421088263 \h </w:instrText>
                </w:r>
                <w:r w:rsidR="00E551FA" w:rsidRPr="00E551FA">
                  <w:rPr>
                    <w:noProof/>
                    <w:webHidden/>
                  </w:rPr>
                </w:r>
                <w:r w:rsidR="00E551FA" w:rsidRPr="00E551FA">
                  <w:rPr>
                    <w:noProof/>
                    <w:webHidden/>
                  </w:rPr>
                  <w:fldChar w:fldCharType="separate"/>
                </w:r>
                <w:r w:rsidR="00DC1A26">
                  <w:rPr>
                    <w:noProof/>
                    <w:webHidden/>
                  </w:rPr>
                  <w:t>63</w:t>
                </w:r>
                <w:r w:rsidR="00E551FA" w:rsidRPr="00E551FA">
                  <w:rPr>
                    <w:noProof/>
                    <w:webHidden/>
                  </w:rPr>
                  <w:fldChar w:fldCharType="end"/>
                </w:r>
              </w:hyperlink>
            </w:p>
            <w:p w:rsidR="00E551FA" w:rsidRDefault="00637E62">
              <w:pPr>
                <w:pStyle w:val="TDC1"/>
                <w:tabs>
                  <w:tab w:val="right" w:leader="dot" w:pos="8828"/>
                </w:tabs>
                <w:rPr>
                  <w:rFonts w:eastAsiaTheme="minorEastAsia"/>
                  <w:noProof/>
                  <w:lang w:eastAsia="es-MX"/>
                </w:rPr>
              </w:pPr>
              <w:hyperlink w:anchor="_Toc421088264" w:history="1">
                <w:r w:rsidR="00E551FA" w:rsidRPr="00E551FA">
                  <w:rPr>
                    <w:rStyle w:val="Hipervnculo"/>
                    <w:rFonts w:ascii="Times New Roman" w:hAnsi="Times New Roman" w:cs="Times New Roman"/>
                    <w:noProof/>
                  </w:rPr>
                  <w:t>Referencias</w:t>
                </w:r>
                <w:r w:rsidR="00E551FA" w:rsidRPr="00E551FA">
                  <w:rPr>
                    <w:noProof/>
                    <w:webHidden/>
                  </w:rPr>
                  <w:tab/>
                </w:r>
              </w:hyperlink>
              <w:r w:rsidR="00B95933">
                <w:rPr>
                  <w:noProof/>
                </w:rPr>
                <w:t>68</w:t>
              </w:r>
            </w:p>
            <w:p w:rsidR="00D86604" w:rsidRPr="00702D8B" w:rsidRDefault="002B3084" w:rsidP="00702D8B">
              <w:pPr>
                <w:rPr>
                  <w:rFonts w:ascii="Times New Roman" w:hAnsi="Times New Roman" w:cs="Times New Roman"/>
                  <w:sz w:val="24"/>
                  <w:szCs w:val="24"/>
                </w:rPr>
              </w:pPr>
              <w:r w:rsidRPr="007B3D7A">
                <w:rPr>
                  <w:rFonts w:ascii="Times New Roman" w:hAnsi="Times New Roman" w:cs="Times New Roman"/>
                  <w:b/>
                  <w:bCs/>
                  <w:sz w:val="24"/>
                  <w:szCs w:val="24"/>
                  <w:lang w:val="es-ES"/>
                </w:rPr>
                <w:fldChar w:fldCharType="end"/>
              </w:r>
            </w:p>
          </w:sdtContent>
        </w:sdt>
      </w:sdtContent>
    </w:sdt>
    <w:p w:rsidR="002672F8" w:rsidRPr="00282BDA" w:rsidRDefault="002672F8" w:rsidP="00044CA3">
      <w:pPr>
        <w:pStyle w:val="Ttulo2"/>
        <w:rPr>
          <w:rFonts w:ascii="Times New Roman" w:hAnsi="Times New Roman" w:cs="Times New Roman"/>
          <w:noProof/>
          <w:sz w:val="24"/>
          <w:szCs w:val="24"/>
        </w:rPr>
        <w:sectPr w:rsidR="002672F8" w:rsidRPr="00282BDA" w:rsidSect="002672F8">
          <w:headerReference w:type="default" r:id="rId8"/>
          <w:footerReference w:type="default" r:id="rId9"/>
          <w:type w:val="continuous"/>
          <w:pgSz w:w="12240" w:h="15840"/>
          <w:pgMar w:top="1417" w:right="1701" w:bottom="1417" w:left="1701" w:header="708" w:footer="708" w:gutter="0"/>
          <w:pgNumType w:chapStyle="1"/>
          <w:cols w:space="708"/>
          <w:docGrid w:linePitch="360"/>
        </w:sectPr>
      </w:pPr>
      <w:bookmarkStart w:id="0" w:name="_Toc421088201"/>
      <w:r w:rsidRPr="00282BDA">
        <w:rPr>
          <w:rFonts w:ascii="Times New Roman" w:hAnsi="Times New Roman" w:cs="Times New Roman"/>
          <w:sz w:val="24"/>
          <w:szCs w:val="24"/>
        </w:rPr>
        <w:t>Índice de Tablas</w:t>
      </w:r>
      <w:bookmarkEnd w:id="0"/>
      <w:r w:rsidRPr="00282BDA">
        <w:rPr>
          <w:rFonts w:ascii="Times New Roman" w:hAnsi="Times New Roman" w:cs="Times New Roman"/>
          <w:sz w:val="24"/>
          <w:szCs w:val="24"/>
        </w:rPr>
        <w:t xml:space="preserve"> </w:t>
      </w:r>
      <w:r w:rsidRPr="00282BDA">
        <w:rPr>
          <w:rFonts w:ascii="Times New Roman" w:hAnsi="Times New Roman" w:cs="Times New Roman"/>
          <w:sz w:val="24"/>
          <w:szCs w:val="24"/>
        </w:rPr>
        <w:fldChar w:fldCharType="begin"/>
      </w:r>
      <w:r w:rsidRPr="00282BDA">
        <w:rPr>
          <w:rFonts w:ascii="Times New Roman" w:hAnsi="Times New Roman" w:cs="Times New Roman"/>
          <w:sz w:val="24"/>
          <w:szCs w:val="24"/>
        </w:rPr>
        <w:instrText xml:space="preserve"> INDEX \c "1" \z "2058" </w:instrText>
      </w:r>
      <w:r w:rsidRPr="00282BDA">
        <w:rPr>
          <w:rFonts w:ascii="Times New Roman" w:hAnsi="Times New Roman" w:cs="Times New Roman"/>
          <w:sz w:val="24"/>
          <w:szCs w:val="24"/>
        </w:rPr>
        <w:fldChar w:fldCharType="separate"/>
      </w:r>
    </w:p>
    <w:p w:rsidR="007B3D7A" w:rsidRPr="00282BDA" w:rsidRDefault="007B3D7A" w:rsidP="001B7243">
      <w:pPr>
        <w:pStyle w:val="Tabladeilustraciones"/>
        <w:tabs>
          <w:tab w:val="right" w:leader="dot" w:pos="8828"/>
        </w:tabs>
        <w:rPr>
          <w:rFonts w:ascii="Times New Roman" w:eastAsiaTheme="minorEastAsia" w:hAnsi="Times New Roman" w:cs="Times New Roman"/>
          <w:noProof/>
          <w:lang w:eastAsia="es-MX"/>
        </w:rPr>
      </w:pPr>
      <w:r w:rsidRPr="00282BDA">
        <w:rPr>
          <w:rFonts w:ascii="Times New Roman" w:hAnsi="Times New Roman" w:cs="Times New Roman"/>
          <w:noProof/>
        </w:rPr>
        <w:lastRenderedPageBreak/>
        <w:fldChar w:fldCharType="begin"/>
      </w:r>
      <w:r w:rsidRPr="00282BDA">
        <w:rPr>
          <w:rFonts w:ascii="Times New Roman" w:hAnsi="Times New Roman" w:cs="Times New Roman"/>
          <w:noProof/>
        </w:rPr>
        <w:instrText xml:space="preserve"> TOC \p " " \h \z \c "Tabla" </w:instrText>
      </w:r>
      <w:r w:rsidRPr="00282BDA">
        <w:rPr>
          <w:rFonts w:ascii="Times New Roman" w:hAnsi="Times New Roman" w:cs="Times New Roman"/>
          <w:noProof/>
        </w:rPr>
        <w:fldChar w:fldCharType="separate"/>
      </w:r>
      <w:hyperlink w:anchor="_Toc421062281" w:history="1">
        <w:r w:rsidRPr="00282BDA">
          <w:rPr>
            <w:rStyle w:val="Hipervnculo"/>
            <w:rFonts w:ascii="Times New Roman" w:hAnsi="Times New Roman" w:cs="Times New Roman"/>
            <w:noProof/>
          </w:rPr>
          <w:t>Tabla 1 Estado del Arte</w:t>
        </w:r>
        <w:r w:rsidR="00EA6FD1">
          <w:rPr>
            <w:rStyle w:val="Hipervnculo"/>
            <w:rFonts w:ascii="Times New Roman" w:eastAsia="Arial" w:hAnsi="Times New Roman" w:cs="Times New Roman"/>
            <w:noProof/>
          </w:rPr>
          <w:t>…</w:t>
        </w:r>
        <w:r w:rsidR="00EA6FD1">
          <w:rPr>
            <w:rFonts w:ascii="Times New Roman" w:hAnsi="Times New Roman" w:cs="Times New Roman"/>
            <w:noProof/>
            <w:webHidden/>
          </w:rPr>
          <w:t>…………………………………………………………………………..</w:t>
        </w:r>
        <w:r w:rsidRPr="00282BDA">
          <w:rPr>
            <w:rFonts w:ascii="Times New Roman" w:hAnsi="Times New Roman" w:cs="Times New Roman"/>
            <w:noProof/>
            <w:webHidden/>
          </w:rPr>
          <w:fldChar w:fldCharType="begin"/>
        </w:r>
        <w:r w:rsidRPr="00282BDA">
          <w:rPr>
            <w:rFonts w:ascii="Times New Roman" w:hAnsi="Times New Roman" w:cs="Times New Roman"/>
            <w:noProof/>
            <w:webHidden/>
          </w:rPr>
          <w:instrText xml:space="preserve"> PAGEREF _Toc421062281 \h </w:instrText>
        </w:r>
        <w:r w:rsidRPr="00282BDA">
          <w:rPr>
            <w:rFonts w:ascii="Times New Roman" w:hAnsi="Times New Roman" w:cs="Times New Roman"/>
            <w:noProof/>
            <w:webHidden/>
          </w:rPr>
        </w:r>
        <w:r w:rsidRPr="00282BDA">
          <w:rPr>
            <w:rFonts w:ascii="Times New Roman" w:hAnsi="Times New Roman" w:cs="Times New Roman"/>
            <w:noProof/>
            <w:webHidden/>
          </w:rPr>
          <w:fldChar w:fldCharType="separate"/>
        </w:r>
        <w:r w:rsidR="00DC1A26">
          <w:rPr>
            <w:rFonts w:ascii="Times New Roman" w:hAnsi="Times New Roman" w:cs="Times New Roman"/>
            <w:noProof/>
            <w:webHidden/>
          </w:rPr>
          <w:t>14</w:t>
        </w:r>
        <w:r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2" w:history="1">
        <w:r w:rsidR="007B3D7A" w:rsidRPr="00282BDA">
          <w:rPr>
            <w:rStyle w:val="Hipervnculo"/>
            <w:rFonts w:ascii="Times New Roman" w:hAnsi="Times New Roman" w:cs="Times New Roman"/>
            <w:noProof/>
          </w:rPr>
          <w:t>Tabla 2 Tabla de Peso recomendado extraídas de las recomendaciones de la OMS  [13]</w:t>
        </w:r>
        <w:r w:rsidR="00EA6FD1">
          <w:rPr>
            <w:rStyle w:val="Hipervnculo"/>
            <w:rFonts w:ascii="Times New Roman" w:eastAsia="Arial,Times New Roman" w:hAnsi="Times New Roman" w:cs="Times New Roman"/>
            <w:noProof/>
            <w:lang w:eastAsia="es-MX"/>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_Toc421062282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16</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3" w:history="1">
        <w:r w:rsidR="007B3D7A" w:rsidRPr="00282BDA">
          <w:rPr>
            <w:rStyle w:val="Hipervnculo"/>
            <w:rFonts w:ascii="Times New Roman" w:hAnsi="Times New Roman" w:cs="Times New Roman"/>
            <w:noProof/>
          </w:rPr>
          <w:t>Tabla 3Tasa de Metabolismo Basal (TMB)</w:t>
        </w:r>
        <w:r w:rsidR="001B7243">
          <w:rPr>
            <w:rStyle w:val="Hipervnculo"/>
            <w:rFonts w:ascii="Times New Roman" w:hAnsi="Times New Roman" w:cs="Times New Roman"/>
            <w:noProof/>
          </w:rPr>
          <w:t>………………………………………………………</w:t>
        </w:r>
        <w:r w:rsidR="00EA6FD1">
          <w:rPr>
            <w:rStyle w:val="Hipervnculo"/>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_Toc421062283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17</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4" w:history="1">
        <w:r w:rsidR="007B3D7A" w:rsidRPr="00282BDA">
          <w:rPr>
            <w:rStyle w:val="Hipervnculo"/>
            <w:rFonts w:ascii="Times New Roman" w:hAnsi="Times New Roman" w:cs="Times New Roman"/>
            <w:noProof/>
          </w:rPr>
          <w:t>Tabla 4 Calorías diarias necesarias</w:t>
        </w:r>
        <w:r w:rsidR="00EA6FD1" w:rsidRPr="00EA6FD1">
          <w:rPr>
            <w:rFonts w:ascii="Times New Roman" w:hAnsi="Times New Roman" w:cs="Times New Roman"/>
            <w:noProof/>
          </w:rPr>
          <w:t>…………………………………………………</w:t>
        </w:r>
        <w:r w:rsidR="001B7243">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_Toc421062284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17</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5" w:history="1">
        <w:r w:rsidR="007B3D7A" w:rsidRPr="00282BDA">
          <w:rPr>
            <w:rStyle w:val="Hipervnculo"/>
            <w:rFonts w:ascii="Times New Roman" w:hAnsi="Times New Roman" w:cs="Times New Roman"/>
            <w:noProof/>
          </w:rPr>
          <w:t>Tabla 5: Cantidad recomendada de calorías</w:t>
        </w:r>
        <w:r w:rsidR="00EA6FD1" w:rsidRPr="00EA6FD1">
          <w:rPr>
            <w:rStyle w:val="Hipervnculo"/>
            <w:rFonts w:ascii="Times New Roman" w:hAnsi="Times New Roman" w:cs="Times New Roman"/>
            <w:noProof/>
          </w:rPr>
          <w:t>…………………………………………………</w:t>
        </w:r>
        <w:r w:rsidR="001B7243">
          <w:rPr>
            <w:rStyle w:val="Hipervnculo"/>
            <w:rFonts w:ascii="Times New Roman" w:hAnsi="Times New Roman" w:cs="Times New Roman"/>
            <w:noProof/>
          </w:rPr>
          <w:t>..</w:t>
        </w:r>
        <w:r w:rsidR="00EA6FD1">
          <w:rPr>
            <w:rStyle w:val="Hipervnculo"/>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_Toc421062285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18</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6" w:history="1">
        <w:r w:rsidR="007B3D7A" w:rsidRPr="00282BDA">
          <w:rPr>
            <w:rStyle w:val="Hipervnculo"/>
            <w:rFonts w:ascii="Times New Roman" w:hAnsi="Times New Roman" w:cs="Times New Roman"/>
            <w:noProof/>
          </w:rPr>
          <w:t>Tabla 6: Cantidad recomendada de Proteínas para bajar de peso.</w:t>
        </w:r>
        <w:r w:rsidR="00EA6FD1" w:rsidRPr="00EA6FD1">
          <w:t xml:space="preserve"> </w:t>
        </w:r>
        <w:r w:rsidR="001B7243">
          <w:rPr>
            <w:rFonts w:ascii="Times New Roman" w:hAnsi="Times New Roman" w:cs="Times New Roman"/>
            <w:noProof/>
          </w:rPr>
          <w:t>…………………………..</w:t>
        </w:r>
        <w:r w:rsidR="00EA6FD1" w:rsidRPr="00EA6FD1">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_Toc421062286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18</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7" w:history="1">
        <w:r w:rsidR="007B3D7A" w:rsidRPr="00282BDA">
          <w:rPr>
            <w:rStyle w:val="Hipervnculo"/>
            <w:rFonts w:ascii="Times New Roman" w:hAnsi="Times New Roman" w:cs="Times New Roman"/>
            <w:noProof/>
          </w:rPr>
          <w:t>Tabla 7: Cantidad recomendada de Proteínas para subir de peso.</w:t>
        </w:r>
        <w:r w:rsidR="00EA6FD1" w:rsidRPr="00EA6FD1">
          <w:t xml:space="preserve"> </w:t>
        </w:r>
        <w:r w:rsidR="00EA6FD1" w:rsidRPr="00EA6FD1">
          <w:rPr>
            <w:rFonts w:ascii="Times New Roman" w:hAnsi="Times New Roman" w:cs="Times New Roman"/>
            <w:noProof/>
          </w:rPr>
          <w:t>…………………</w:t>
        </w:r>
        <w:r w:rsidR="001B7243">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_Toc421062287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18</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8" w:history="1">
        <w:r w:rsidR="007B3D7A" w:rsidRPr="00282BDA">
          <w:rPr>
            <w:rStyle w:val="Hipervnculo"/>
            <w:rFonts w:ascii="Times New Roman" w:hAnsi="Times New Roman" w:cs="Times New Roman"/>
            <w:noProof/>
          </w:rPr>
          <w:t>Tabla 8Cantidad recomendada de Proteínas para mantener peso</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_Toc421062288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19</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89" w:history="1">
        <w:r w:rsidR="007B3D7A" w:rsidRPr="00282BDA">
          <w:rPr>
            <w:rStyle w:val="Hipervnculo"/>
            <w:rFonts w:ascii="Times New Roman" w:hAnsi="Times New Roman" w:cs="Times New Roman"/>
            <w:noProof/>
          </w:rPr>
          <w:t>Tabla 9: Información general de JavaServer Faces</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_Toc421062289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20</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0" w:history="1">
        <w:r w:rsidR="007B3D7A" w:rsidRPr="00282BDA">
          <w:rPr>
            <w:rStyle w:val="Hipervnculo"/>
            <w:rFonts w:ascii="Times New Roman" w:hAnsi="Times New Roman" w:cs="Times New Roman"/>
            <w:noProof/>
          </w:rPr>
          <w:t>Tabla 10: Recursos de hardware disponible</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_Toc421062290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29</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1" w:history="1">
        <w:r w:rsidR="007B3D7A" w:rsidRPr="00282BDA">
          <w:rPr>
            <w:rStyle w:val="Hipervnculo"/>
            <w:rFonts w:ascii="Times New Roman" w:hAnsi="Times New Roman" w:cs="Times New Roman"/>
            <w:noProof/>
          </w:rPr>
          <w:t>Tabla 11 Análisis del riesgo del proyecto</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_Toc421062291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31</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2" w:history="1">
        <w:r w:rsidR="007B3D7A" w:rsidRPr="00282BDA">
          <w:rPr>
            <w:rStyle w:val="Hipervnculo"/>
            <w:rFonts w:ascii="Times New Roman" w:hAnsi="Times New Roman" w:cs="Times New Roman"/>
            <w:noProof/>
          </w:rPr>
          <w:t>Tabla 12: Requerimientos Funcionales “Aplicación Web</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_Toc421062292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32</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3" w:history="1">
        <w:r w:rsidR="007B3D7A" w:rsidRPr="00282BDA">
          <w:rPr>
            <w:rStyle w:val="Hipervnculo"/>
            <w:rFonts w:ascii="Times New Roman" w:hAnsi="Times New Roman" w:cs="Times New Roman"/>
            <w:noProof/>
          </w:rPr>
          <w:t xml:space="preserve">Tabla 13- Requerimientos </w:t>
        </w:r>
        <w:r w:rsidR="00EA6FD1">
          <w:rPr>
            <w:rStyle w:val="Hipervnculo"/>
            <w:rFonts w:ascii="Times New Roman" w:hAnsi="Times New Roman" w:cs="Times New Roman"/>
            <w:noProof/>
          </w:rPr>
          <w:t>No Funci</w:t>
        </w:r>
        <w:r w:rsidR="001B7243">
          <w:rPr>
            <w:rStyle w:val="Hipervnculo"/>
            <w:rFonts w:ascii="Times New Roman" w:hAnsi="Times New Roman" w:cs="Times New Roman"/>
            <w:noProof/>
          </w:rPr>
          <w:t>onales “Aplicación Web”……………………...</w:t>
        </w:r>
        <w:r w:rsidR="00EA6FD1">
          <w:rPr>
            <w:rStyle w:val="Hipervnculo"/>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_Toc421062293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33</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4" w:history="1">
        <w:r w:rsidR="007B3D7A" w:rsidRPr="00282BDA">
          <w:rPr>
            <w:rStyle w:val="Hipervnculo"/>
            <w:rFonts w:ascii="Times New Roman" w:hAnsi="Times New Roman" w:cs="Times New Roman"/>
            <w:noProof/>
          </w:rPr>
          <w:t>Tabla 14: Reglas del Negocio.</w:t>
        </w:r>
        <w:r w:rsidR="00EA6FD1" w:rsidRPr="00EA6FD1">
          <w:t xml:space="preserve"> </w:t>
        </w:r>
        <w:r w:rsidR="00EA6FD1" w:rsidRPr="00EA6FD1">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_Toc421062294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33</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5" w:history="1">
        <w:r w:rsidR="007B3D7A" w:rsidRPr="00282BDA">
          <w:rPr>
            <w:rStyle w:val="Hipervnculo"/>
            <w:rFonts w:ascii="Times New Roman" w:hAnsi="Times New Roman" w:cs="Times New Roman"/>
            <w:noProof/>
          </w:rPr>
          <w:t>Tabla 15: Requerimientos Funcionales “Aplicación Móvil”</w:t>
        </w:r>
        <w:r w:rsidR="007B3D7A" w:rsidRPr="00282BDA">
          <w:rPr>
            <w:rFonts w:ascii="Times New Roman" w:hAnsi="Times New Roman" w:cs="Times New Roman"/>
            <w:noProof/>
            <w:webHidden/>
          </w:rPr>
          <w:t xml:space="preserve"> </w:t>
        </w:r>
        <w:r w:rsidR="00EA6FD1" w:rsidRPr="00EA6FD1">
          <w:rPr>
            <w:rFonts w:ascii="Times New Roman" w:hAnsi="Times New Roman" w:cs="Times New Roman"/>
            <w:noProof/>
          </w:rPr>
          <w:t>…………………</w:t>
        </w:r>
        <w:r w:rsidR="001B7243">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_Toc421062295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33</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6" w:history="1">
        <w:r w:rsidR="007B3D7A" w:rsidRPr="00282BDA">
          <w:rPr>
            <w:rStyle w:val="Hipervnculo"/>
            <w:rFonts w:ascii="Times New Roman" w:hAnsi="Times New Roman" w:cs="Times New Roman"/>
            <w:noProof/>
          </w:rPr>
          <w:t>Tabla 16:Requerimientos No funcionales “Aplicación Móvil”.</w:t>
        </w:r>
        <w:r w:rsidR="007B3D7A" w:rsidRPr="00282BDA">
          <w:rPr>
            <w:rFonts w:ascii="Times New Roman" w:hAnsi="Times New Roman" w:cs="Times New Roman"/>
            <w:noProof/>
            <w:webHidden/>
          </w:rPr>
          <w:t xml:space="preserve"> </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_Toc421062296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34</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7" w:history="1">
        <w:r w:rsidR="007B3D7A" w:rsidRPr="00282BDA">
          <w:rPr>
            <w:rStyle w:val="Hipervnculo"/>
            <w:rFonts w:ascii="Times New Roman" w:hAnsi="Times New Roman" w:cs="Times New Roman"/>
            <w:noProof/>
          </w:rPr>
          <w:t>Tabla 17 CDU: Registrar Nutriólogo</w:t>
        </w:r>
        <w:r w:rsidR="00EA6FD1">
          <w:rPr>
            <w:rFonts w:ascii="Times New Roman" w:hAnsi="Times New Roman" w:cs="Times New Roman"/>
            <w:noProof/>
            <w:webHidden/>
          </w:rPr>
          <w:t>………………………………</w:t>
        </w:r>
        <w:r w:rsidR="001B7243">
          <w:rPr>
            <w:rFonts w:ascii="Times New Roman" w:hAnsi="Times New Roman" w:cs="Times New Roman"/>
            <w:noProof/>
          </w:rPr>
          <w:t>…………...</w:t>
        </w:r>
        <w:r w:rsidR="00EA6FD1" w:rsidRPr="00EA6FD1">
          <w:rPr>
            <w:rFonts w:ascii="Times New Roman" w:hAnsi="Times New Roman" w:cs="Times New Roman"/>
            <w:noProof/>
          </w:rPr>
          <w:t>…</w:t>
        </w:r>
        <w:r w:rsidR="001B7243">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_Toc421062297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37</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8" w:history="1">
        <w:r w:rsidR="007B3D7A" w:rsidRPr="00282BDA">
          <w:rPr>
            <w:rStyle w:val="Hipervnculo"/>
            <w:rFonts w:ascii="Times New Roman" w:hAnsi="Times New Roman" w:cs="Times New Roman"/>
            <w:noProof/>
          </w:rPr>
          <w:t>Tabla 18CDU1: Acceder al Sistema</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_Toc421062298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38</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299" w:history="1">
        <w:r w:rsidR="007B3D7A" w:rsidRPr="00282BDA">
          <w:rPr>
            <w:rStyle w:val="Hipervnculo"/>
            <w:rFonts w:ascii="Times New Roman" w:hAnsi="Times New Roman" w:cs="Times New Roman"/>
            <w:noProof/>
          </w:rPr>
          <w:t>Tabla 19 CDU2: Registrar Paciente</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_Toc421062299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39</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0" w:history="1">
        <w:r w:rsidR="007B3D7A" w:rsidRPr="00282BDA">
          <w:rPr>
            <w:rStyle w:val="Hipervnculo"/>
            <w:rFonts w:ascii="Times New Roman" w:hAnsi="Times New Roman" w:cs="Times New Roman"/>
            <w:noProof/>
          </w:rPr>
          <w:t>Tabla 20 CDU3: Modificar pacientes</w:t>
        </w:r>
        <w:r w:rsidR="00EA6FD1">
          <w:rPr>
            <w:rFonts w:ascii="Times New Roman" w:hAnsi="Times New Roman" w:cs="Times New Roman"/>
            <w:noProof/>
            <w:webHidden/>
          </w:rPr>
          <w:t>………………..</w:t>
        </w:r>
        <w:r w:rsidR="00EA6FD1" w:rsidRPr="00EA6FD1">
          <w:rPr>
            <w:rFonts w:ascii="Times New Roman" w:hAnsi="Times New Roman" w:cs="Times New Roman"/>
            <w:noProof/>
          </w:rPr>
          <w:t>………………………</w:t>
        </w:r>
        <w:r w:rsidR="001B7243">
          <w:rPr>
            <w:rFonts w:ascii="Times New Roman" w:hAnsi="Times New Roman" w:cs="Times New Roman"/>
            <w:noProof/>
          </w:rPr>
          <w:t>………………...</w:t>
        </w:r>
        <w:r w:rsidR="00EA6FD1">
          <w:rPr>
            <w:rFonts w:ascii="Times New Roman" w:hAnsi="Times New Roman" w:cs="Times New Roman"/>
            <w:noProof/>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_Toc421062300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40</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1" w:history="1">
        <w:r w:rsidR="007B3D7A" w:rsidRPr="00282BDA">
          <w:rPr>
            <w:rStyle w:val="Hipervnculo"/>
            <w:rFonts w:ascii="Times New Roman" w:hAnsi="Times New Roman" w:cs="Times New Roman"/>
            <w:noProof/>
          </w:rPr>
          <w:t>Tabla 21CDU4: Consultara su agenda de citas</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_Toc421062301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41</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2" w:history="1">
        <w:r w:rsidR="007B3D7A" w:rsidRPr="00282BDA">
          <w:rPr>
            <w:rStyle w:val="Hipervnculo"/>
            <w:rFonts w:ascii="Times New Roman" w:hAnsi="Times New Roman" w:cs="Times New Roman"/>
            <w:noProof/>
          </w:rPr>
          <w:t>Tabla 22 CDU5: Visualizar información calórica de pacientes</w:t>
        </w:r>
        <w:r w:rsidR="001B7243">
          <w:rPr>
            <w:rFonts w:ascii="Times New Roman" w:hAnsi="Times New Roman" w:cs="Times New Roman"/>
            <w:noProof/>
            <w:webHidden/>
          </w:rPr>
          <w:t>……………………</w:t>
        </w:r>
        <w:r w:rsidR="00EA6FD1">
          <w:rPr>
            <w:rFonts w:ascii="Times New Roman" w:hAnsi="Times New Roman" w:cs="Times New Roman"/>
            <w:noProof/>
            <w:webHidden/>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_Toc421062302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42</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3" w:history="1">
        <w:r w:rsidR="007B3D7A" w:rsidRPr="00282BDA">
          <w:rPr>
            <w:rStyle w:val="Hipervnculo"/>
            <w:rFonts w:ascii="Times New Roman" w:hAnsi="Times New Roman" w:cs="Times New Roman"/>
            <w:noProof/>
          </w:rPr>
          <w:t>Tabla 23  CDU6: Cálculos para el expediente de cada paciente</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_Toc421062303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42</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4" w:history="1">
        <w:r w:rsidR="007B3D7A" w:rsidRPr="00282BDA">
          <w:rPr>
            <w:rStyle w:val="Hipervnculo"/>
            <w:rFonts w:ascii="Times New Roman" w:hAnsi="Times New Roman" w:cs="Times New Roman"/>
            <w:noProof/>
          </w:rPr>
          <w:t>Tabla 24 CDU6: Cálculos para el expediente de cada paciente</w:t>
        </w:r>
        <w:r w:rsidR="00EA6FD1">
          <w:rPr>
            <w:rFonts w:ascii="Times New Roman" w:hAnsi="Times New Roman" w:cs="Times New Roman"/>
            <w:noProof/>
            <w:webHidden/>
          </w:rPr>
          <w:t>………………………</w:t>
        </w:r>
        <w:r w:rsidR="001B7243">
          <w:rPr>
            <w:rFonts w:ascii="Times New Roman" w:hAnsi="Times New Roman" w:cs="Times New Roman"/>
            <w:noProof/>
            <w:webHidden/>
          </w:rPr>
          <w:t>…</w:t>
        </w:r>
        <w:r w:rsidR="00EA6FD1">
          <w:rPr>
            <w:rFonts w:ascii="Times New Roman" w:hAnsi="Times New Roman" w:cs="Times New Roman"/>
            <w:noProof/>
            <w:webHidden/>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_Toc421062304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44</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5" w:history="1">
        <w:r w:rsidR="007B3D7A" w:rsidRPr="00282BDA">
          <w:rPr>
            <w:rStyle w:val="Hipervnculo"/>
            <w:rFonts w:ascii="Times New Roman" w:hAnsi="Times New Roman" w:cs="Times New Roman"/>
            <w:noProof/>
          </w:rPr>
          <w:t>Tabla 25 CDU8: Buscar paciente</w:t>
        </w:r>
        <w:r w:rsidR="00EA6FD1">
          <w:rPr>
            <w:rStyle w:val="Hipervnculo"/>
            <w:rFonts w:ascii="Times New Roman" w:hAnsi="Times New Roman" w:cs="Times New Roman"/>
            <w:noProof/>
          </w:rPr>
          <w:t>…</w:t>
        </w:r>
        <w:r w:rsidR="00EA6FD1">
          <w:rPr>
            <w:rFonts w:ascii="Times New Roman" w:hAnsi="Times New Roman" w:cs="Times New Roman"/>
            <w:noProof/>
            <w:webHidden/>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_Toc421062305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45</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6" w:history="1">
        <w:r w:rsidR="007B3D7A" w:rsidRPr="00282BDA">
          <w:rPr>
            <w:rStyle w:val="Hipervnculo"/>
            <w:rFonts w:ascii="Times New Roman" w:hAnsi="Times New Roman" w:cs="Times New Roman"/>
            <w:noProof/>
          </w:rPr>
          <w:t>Tabla 26 CDUM1: Acceder a la aplicación móvil</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_Toc421062306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47</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7" w:history="1">
        <w:r w:rsidR="007B3D7A" w:rsidRPr="00282BDA">
          <w:rPr>
            <w:rStyle w:val="Hipervnculo"/>
            <w:rFonts w:ascii="Times New Roman" w:hAnsi="Times New Roman" w:cs="Times New Roman"/>
            <w:noProof/>
          </w:rPr>
          <w:t>Tabla 27  CDUM2: Registrar alimentos</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_Toc421062307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48</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8" w:history="1">
        <w:r w:rsidR="007B3D7A" w:rsidRPr="00282BDA">
          <w:rPr>
            <w:rStyle w:val="Hipervnculo"/>
            <w:rFonts w:ascii="Times New Roman" w:hAnsi="Times New Roman" w:cs="Times New Roman"/>
            <w:noProof/>
          </w:rPr>
          <w:t>Tabla 28 CDUM3: Consultar información nutrimental de alimentos</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_Toc421062308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49</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09" w:history="1">
        <w:r w:rsidR="007B3D7A" w:rsidRPr="00282BDA">
          <w:rPr>
            <w:rStyle w:val="Hipervnculo"/>
            <w:rFonts w:ascii="Times New Roman" w:hAnsi="Times New Roman" w:cs="Times New Roman"/>
            <w:noProof/>
          </w:rPr>
          <w:t>Tabla 29 CDUM4: Consultar recomendaciones de alimentos</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_Toc421062309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50</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10" w:history="1">
        <w:r w:rsidR="007B3D7A" w:rsidRPr="00282BDA">
          <w:rPr>
            <w:rStyle w:val="Hipervnculo"/>
            <w:rFonts w:ascii="Times New Roman" w:hAnsi="Times New Roman" w:cs="Times New Roman"/>
            <w:noProof/>
          </w:rPr>
          <w:t>Tabla 30  CDUM5: Visualizar consumo de calorías</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_Toc421062310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50</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11" w:history="1">
        <w:r w:rsidR="007B3D7A" w:rsidRPr="00282BDA">
          <w:rPr>
            <w:rStyle w:val="Hipervnculo"/>
            <w:rFonts w:ascii="Times New Roman" w:hAnsi="Times New Roman" w:cs="Times New Roman"/>
            <w:noProof/>
          </w:rPr>
          <w:t>Tabla 31  CDUM5: Visualizar consumo de calorías</w:t>
        </w:r>
        <w:r w:rsidR="00EA6FD1">
          <w:rPr>
            <w:rStyle w:val="Hipervnculo"/>
            <w:rFonts w:ascii="Times New Roman" w:hAnsi="Times New Roman" w:cs="Times New Roman"/>
            <w:noProof/>
          </w:rPr>
          <w:t>…</w:t>
        </w:r>
        <w:r w:rsidR="001B7243">
          <w:rPr>
            <w:rFonts w:ascii="Times New Roman" w:hAnsi="Times New Roman" w:cs="Times New Roman"/>
            <w:noProof/>
            <w:webHidden/>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_Toc421062311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51</w:t>
        </w:r>
        <w:r w:rsidR="007B3D7A" w:rsidRPr="00282BDA">
          <w:rPr>
            <w:rFonts w:ascii="Times New Roman" w:hAnsi="Times New Roman" w:cs="Times New Roman"/>
            <w:noProof/>
            <w:webHidden/>
          </w:rPr>
          <w:fldChar w:fldCharType="end"/>
        </w:r>
      </w:hyperlink>
    </w:p>
    <w:p w:rsidR="007B3D7A" w:rsidRPr="00282BDA" w:rsidRDefault="00637E62" w:rsidP="001B7243">
      <w:pPr>
        <w:pStyle w:val="Tabladeilustraciones"/>
        <w:tabs>
          <w:tab w:val="right" w:leader="dot" w:pos="8828"/>
        </w:tabs>
        <w:rPr>
          <w:rFonts w:ascii="Times New Roman" w:eastAsiaTheme="minorEastAsia" w:hAnsi="Times New Roman" w:cs="Times New Roman"/>
          <w:noProof/>
          <w:lang w:eastAsia="es-MX"/>
        </w:rPr>
      </w:pPr>
      <w:hyperlink w:anchor="_Toc421062312" w:history="1">
        <w:r w:rsidR="007B3D7A" w:rsidRPr="00282BDA">
          <w:rPr>
            <w:rStyle w:val="Hipervnculo"/>
            <w:rFonts w:ascii="Times New Roman" w:hAnsi="Times New Roman" w:cs="Times New Roman"/>
            <w:noProof/>
          </w:rPr>
          <w:t>Tabla 32 4.16  CDUM7: Visualizar perfil</w:t>
        </w:r>
        <w:r w:rsidR="00EA6FD1">
          <w:rPr>
            <w:rStyle w:val="Hipervnculo"/>
            <w:rFonts w:ascii="Times New Roman" w:hAnsi="Times New Roman" w:cs="Times New Roman"/>
            <w:noProof/>
          </w:rPr>
          <w:t>…</w:t>
        </w:r>
        <w:r w:rsidR="00EA6FD1">
          <w:rPr>
            <w:rFonts w:ascii="Times New Roman" w:hAnsi="Times New Roman" w:cs="Times New Roman"/>
            <w:noProof/>
            <w:webHidden/>
          </w:rPr>
          <w:t>……………………………………………………….</w:t>
        </w:r>
        <w:r w:rsidR="007B3D7A" w:rsidRPr="00282BDA">
          <w:rPr>
            <w:rFonts w:ascii="Times New Roman" w:hAnsi="Times New Roman" w:cs="Times New Roman"/>
            <w:noProof/>
            <w:webHidden/>
          </w:rPr>
          <w:fldChar w:fldCharType="begin"/>
        </w:r>
        <w:r w:rsidR="007B3D7A" w:rsidRPr="00282BDA">
          <w:rPr>
            <w:rFonts w:ascii="Times New Roman" w:hAnsi="Times New Roman" w:cs="Times New Roman"/>
            <w:noProof/>
            <w:webHidden/>
          </w:rPr>
          <w:instrText xml:space="preserve"> PAGEREF _Toc421062312 \h </w:instrText>
        </w:r>
        <w:r w:rsidR="007B3D7A" w:rsidRPr="00282BDA">
          <w:rPr>
            <w:rFonts w:ascii="Times New Roman" w:hAnsi="Times New Roman" w:cs="Times New Roman"/>
            <w:noProof/>
            <w:webHidden/>
          </w:rPr>
        </w:r>
        <w:r w:rsidR="007B3D7A" w:rsidRPr="00282BDA">
          <w:rPr>
            <w:rFonts w:ascii="Times New Roman" w:hAnsi="Times New Roman" w:cs="Times New Roman"/>
            <w:noProof/>
            <w:webHidden/>
          </w:rPr>
          <w:fldChar w:fldCharType="separate"/>
        </w:r>
        <w:r w:rsidR="00DC1A26">
          <w:rPr>
            <w:rFonts w:ascii="Times New Roman" w:hAnsi="Times New Roman" w:cs="Times New Roman"/>
            <w:noProof/>
            <w:webHidden/>
          </w:rPr>
          <w:t>51</w:t>
        </w:r>
        <w:r w:rsidR="007B3D7A" w:rsidRPr="00282BDA">
          <w:rPr>
            <w:rFonts w:ascii="Times New Roman" w:hAnsi="Times New Roman" w:cs="Times New Roman"/>
            <w:noProof/>
            <w:webHidden/>
          </w:rPr>
          <w:fldChar w:fldCharType="end"/>
        </w:r>
      </w:hyperlink>
    </w:p>
    <w:p w:rsidR="007B3D7A" w:rsidRDefault="007B3D7A" w:rsidP="00044CA3">
      <w:pPr>
        <w:pStyle w:val="Ttulo2"/>
      </w:pPr>
      <w:r w:rsidRPr="00282BDA">
        <w:rPr>
          <w:rFonts w:ascii="Times New Roman" w:eastAsiaTheme="minorHAnsi" w:hAnsi="Times New Roman" w:cs="Times New Roman"/>
          <w:noProof/>
          <w:color w:val="auto"/>
          <w:sz w:val="22"/>
          <w:szCs w:val="22"/>
        </w:rPr>
        <w:fldChar w:fldCharType="end"/>
      </w:r>
      <w:r w:rsidR="002672F8" w:rsidRPr="00282BDA">
        <w:rPr>
          <w:rFonts w:ascii="Times New Roman" w:hAnsi="Times New Roman" w:cs="Times New Roman"/>
        </w:rPr>
        <w:fldChar w:fldCharType="end"/>
      </w:r>
    </w:p>
    <w:p w:rsidR="007B3D7A" w:rsidRDefault="007B3D7A" w:rsidP="007B3D7A">
      <w:pPr>
        <w:rPr>
          <w:rFonts w:asciiTheme="majorHAnsi" w:eastAsiaTheme="majorEastAsia" w:hAnsiTheme="majorHAnsi" w:cstheme="majorBidi"/>
          <w:color w:val="2E74B5" w:themeColor="accent1" w:themeShade="BF"/>
          <w:sz w:val="26"/>
          <w:szCs w:val="26"/>
        </w:rPr>
      </w:pPr>
      <w:r>
        <w:br w:type="page"/>
      </w:r>
    </w:p>
    <w:p w:rsidR="007B3D7A" w:rsidRDefault="007B3D7A" w:rsidP="007B3D7A"/>
    <w:p w:rsidR="007B3D7A" w:rsidRPr="00282BDA" w:rsidRDefault="007B3D7A" w:rsidP="00044CA3">
      <w:pPr>
        <w:pStyle w:val="Ttulo2"/>
        <w:rPr>
          <w:rFonts w:ascii="Times New Roman" w:hAnsi="Times New Roman" w:cs="Times New Roman"/>
        </w:rPr>
      </w:pPr>
      <w:bookmarkStart w:id="1" w:name="_Toc421088202"/>
      <w:r w:rsidRPr="00282BDA">
        <w:rPr>
          <w:rFonts w:ascii="Times New Roman" w:hAnsi="Times New Roman" w:cs="Times New Roman"/>
        </w:rPr>
        <w:t>Índice de Imágenes</w:t>
      </w:r>
      <w:bookmarkEnd w:id="1"/>
    </w:p>
    <w:p w:rsidR="00082720" w:rsidRDefault="007B3D7A">
      <w:pPr>
        <w:pStyle w:val="Tabladeilustraciones"/>
        <w:tabs>
          <w:tab w:val="right" w:leader="dot" w:pos="8828"/>
        </w:tabs>
        <w:rPr>
          <w:rFonts w:eastAsiaTheme="minorEastAsia"/>
          <w:noProof/>
          <w:lang w:eastAsia="es-MX"/>
        </w:rPr>
      </w:pPr>
      <w:r w:rsidRPr="00282BDA">
        <w:rPr>
          <w:rFonts w:ascii="Times New Roman" w:hAnsi="Times New Roman" w:cs="Times New Roman"/>
        </w:rPr>
        <w:fldChar w:fldCharType="begin"/>
      </w:r>
      <w:r w:rsidRPr="00282BDA">
        <w:rPr>
          <w:rFonts w:ascii="Times New Roman" w:hAnsi="Times New Roman" w:cs="Times New Roman"/>
        </w:rPr>
        <w:instrText xml:space="preserve"> TOC \h \z \c "Imagen" </w:instrText>
      </w:r>
      <w:r w:rsidRPr="00282BDA">
        <w:rPr>
          <w:rFonts w:ascii="Times New Roman" w:hAnsi="Times New Roman" w:cs="Times New Roman"/>
        </w:rPr>
        <w:fldChar w:fldCharType="separate"/>
      </w:r>
      <w:hyperlink w:anchor="_Toc421209251" w:history="1">
        <w:r w:rsidR="00082720" w:rsidRPr="009A6CBF">
          <w:rPr>
            <w:rStyle w:val="Hipervnculo"/>
            <w:noProof/>
          </w:rPr>
          <w:t xml:space="preserve">Imagen 1: </w:t>
        </w:r>
        <w:bookmarkStart w:id="2" w:name="_GoBack"/>
        <w:bookmarkEnd w:id="2"/>
        <w:r w:rsidR="004B21A1">
          <w:t>Funcionamiento MVC</w:t>
        </w:r>
        <w:r w:rsidR="00082720">
          <w:rPr>
            <w:noProof/>
            <w:webHidden/>
          </w:rPr>
          <w:tab/>
        </w:r>
        <w:r w:rsidR="00082720">
          <w:rPr>
            <w:noProof/>
            <w:webHidden/>
          </w:rPr>
          <w:fldChar w:fldCharType="begin"/>
        </w:r>
        <w:r w:rsidR="00082720">
          <w:rPr>
            <w:noProof/>
            <w:webHidden/>
          </w:rPr>
          <w:instrText xml:space="preserve"> PAGEREF _Toc421209251 \h </w:instrText>
        </w:r>
        <w:r w:rsidR="00082720">
          <w:rPr>
            <w:noProof/>
            <w:webHidden/>
          </w:rPr>
        </w:r>
        <w:r w:rsidR="00082720">
          <w:rPr>
            <w:noProof/>
            <w:webHidden/>
          </w:rPr>
          <w:fldChar w:fldCharType="separate"/>
        </w:r>
        <w:r w:rsidR="00DC1A26">
          <w:rPr>
            <w:noProof/>
            <w:webHidden/>
          </w:rPr>
          <w:t>7</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2" w:history="1">
        <w:r w:rsidR="00082720" w:rsidRPr="009A6CBF">
          <w:rPr>
            <w:rStyle w:val="Hipervnculo"/>
            <w:noProof/>
          </w:rPr>
          <w:t>Imagen 2: Datos demográficos.</w:t>
        </w:r>
        <w:r w:rsidR="00082720">
          <w:rPr>
            <w:noProof/>
            <w:webHidden/>
          </w:rPr>
          <w:tab/>
        </w:r>
        <w:r w:rsidR="00082720">
          <w:rPr>
            <w:noProof/>
            <w:webHidden/>
          </w:rPr>
          <w:fldChar w:fldCharType="begin"/>
        </w:r>
        <w:r w:rsidR="00082720">
          <w:rPr>
            <w:noProof/>
            <w:webHidden/>
          </w:rPr>
          <w:instrText xml:space="preserve"> PAGEREF _Toc421209252 \h </w:instrText>
        </w:r>
        <w:r w:rsidR="00082720">
          <w:rPr>
            <w:noProof/>
            <w:webHidden/>
          </w:rPr>
        </w:r>
        <w:r w:rsidR="00082720">
          <w:rPr>
            <w:noProof/>
            <w:webHidden/>
          </w:rPr>
          <w:fldChar w:fldCharType="separate"/>
        </w:r>
        <w:r w:rsidR="00DC1A26">
          <w:rPr>
            <w:noProof/>
            <w:webHidden/>
          </w:rPr>
          <w:t>8</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3" w:history="1">
        <w:r w:rsidR="00082720" w:rsidRPr="009A6CBF">
          <w:rPr>
            <w:rStyle w:val="Hipervnculo"/>
            <w:noProof/>
          </w:rPr>
          <w:t>Imagen 3: Sistema Operativo predominante en México.</w:t>
        </w:r>
        <w:r w:rsidR="00082720">
          <w:rPr>
            <w:noProof/>
            <w:webHidden/>
          </w:rPr>
          <w:tab/>
        </w:r>
        <w:r w:rsidR="00082720">
          <w:rPr>
            <w:noProof/>
            <w:webHidden/>
          </w:rPr>
          <w:fldChar w:fldCharType="begin"/>
        </w:r>
        <w:r w:rsidR="00082720">
          <w:rPr>
            <w:noProof/>
            <w:webHidden/>
          </w:rPr>
          <w:instrText xml:space="preserve"> PAGEREF _Toc421209253 \h </w:instrText>
        </w:r>
        <w:r w:rsidR="00082720">
          <w:rPr>
            <w:noProof/>
            <w:webHidden/>
          </w:rPr>
        </w:r>
        <w:r w:rsidR="00082720">
          <w:rPr>
            <w:noProof/>
            <w:webHidden/>
          </w:rPr>
          <w:fldChar w:fldCharType="separate"/>
        </w:r>
        <w:r w:rsidR="00DC1A26">
          <w:rPr>
            <w:noProof/>
            <w:webHidden/>
          </w:rPr>
          <w:t>9</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4" w:history="1">
        <w:r w:rsidR="00082720" w:rsidRPr="009A6CBF">
          <w:rPr>
            <w:rStyle w:val="Hipervnculo"/>
            <w:noProof/>
          </w:rPr>
          <w:t>Imagen 4: Línea de incremento Móvil</w:t>
        </w:r>
        <w:r w:rsidR="00082720">
          <w:rPr>
            <w:noProof/>
            <w:webHidden/>
          </w:rPr>
          <w:tab/>
        </w:r>
        <w:r w:rsidR="00082720">
          <w:rPr>
            <w:noProof/>
            <w:webHidden/>
          </w:rPr>
          <w:fldChar w:fldCharType="begin"/>
        </w:r>
        <w:r w:rsidR="00082720">
          <w:rPr>
            <w:noProof/>
            <w:webHidden/>
          </w:rPr>
          <w:instrText xml:space="preserve"> PAGEREF _Toc421209254 \h </w:instrText>
        </w:r>
        <w:r w:rsidR="00082720">
          <w:rPr>
            <w:noProof/>
            <w:webHidden/>
          </w:rPr>
        </w:r>
        <w:r w:rsidR="00082720">
          <w:rPr>
            <w:noProof/>
            <w:webHidden/>
          </w:rPr>
          <w:fldChar w:fldCharType="separate"/>
        </w:r>
        <w:r w:rsidR="00DC1A26">
          <w:rPr>
            <w:noProof/>
            <w:webHidden/>
          </w:rPr>
          <w:t>9</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5" w:history="1">
        <w:r w:rsidR="00082720" w:rsidRPr="009A6CBF">
          <w:rPr>
            <w:rStyle w:val="Hipervnculo"/>
            <w:noProof/>
          </w:rPr>
          <w:t>Imagen 5: Disponibilidad de Internet.</w:t>
        </w:r>
        <w:r w:rsidR="00082720">
          <w:rPr>
            <w:noProof/>
            <w:webHidden/>
          </w:rPr>
          <w:tab/>
        </w:r>
        <w:r w:rsidR="00082720">
          <w:rPr>
            <w:noProof/>
            <w:webHidden/>
          </w:rPr>
          <w:fldChar w:fldCharType="begin"/>
        </w:r>
        <w:r w:rsidR="00082720">
          <w:rPr>
            <w:noProof/>
            <w:webHidden/>
          </w:rPr>
          <w:instrText xml:space="preserve"> PAGEREF _Toc421209255 \h </w:instrText>
        </w:r>
        <w:r w:rsidR="00082720">
          <w:rPr>
            <w:noProof/>
            <w:webHidden/>
          </w:rPr>
        </w:r>
        <w:r w:rsidR="00082720">
          <w:rPr>
            <w:noProof/>
            <w:webHidden/>
          </w:rPr>
          <w:fldChar w:fldCharType="separate"/>
        </w:r>
        <w:r w:rsidR="00DC1A26">
          <w:rPr>
            <w:noProof/>
            <w:webHidden/>
          </w:rPr>
          <w:t>10</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6" w:history="1">
        <w:r w:rsidR="00082720" w:rsidRPr="009A6CBF">
          <w:rPr>
            <w:rStyle w:val="Hipervnculo"/>
            <w:noProof/>
          </w:rPr>
          <w:t>Imagen 6: Fórmula para calcular el Índice de Masa Corporal</w:t>
        </w:r>
        <w:r w:rsidR="00082720" w:rsidRPr="009A6CBF">
          <w:rPr>
            <w:rStyle w:val="Hipervnculo"/>
            <w:rFonts w:ascii="Times New Roman" w:hAnsi="Times New Roman" w:cs="Times New Roman"/>
            <w:noProof/>
          </w:rPr>
          <w:t>l</w:t>
        </w:r>
        <w:r w:rsidR="00082720">
          <w:rPr>
            <w:noProof/>
            <w:webHidden/>
          </w:rPr>
          <w:tab/>
        </w:r>
        <w:r w:rsidR="00082720">
          <w:rPr>
            <w:noProof/>
            <w:webHidden/>
          </w:rPr>
          <w:fldChar w:fldCharType="begin"/>
        </w:r>
        <w:r w:rsidR="00082720">
          <w:rPr>
            <w:noProof/>
            <w:webHidden/>
          </w:rPr>
          <w:instrText xml:space="preserve"> PAGEREF _Toc421209256 \h </w:instrText>
        </w:r>
        <w:r w:rsidR="00082720">
          <w:rPr>
            <w:noProof/>
            <w:webHidden/>
          </w:rPr>
        </w:r>
        <w:r w:rsidR="00082720">
          <w:rPr>
            <w:noProof/>
            <w:webHidden/>
          </w:rPr>
          <w:fldChar w:fldCharType="separate"/>
        </w:r>
        <w:r w:rsidR="00DC1A26">
          <w:rPr>
            <w:noProof/>
            <w:webHidden/>
          </w:rPr>
          <w:t>15</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7" w:history="1">
        <w:r w:rsidR="00082720" w:rsidRPr="009A6CBF">
          <w:rPr>
            <w:rStyle w:val="Hipervnculo"/>
            <w:noProof/>
          </w:rPr>
          <w:t>Imagen 7: Componentes de JSF</w:t>
        </w:r>
        <w:r w:rsidR="00082720">
          <w:rPr>
            <w:noProof/>
            <w:webHidden/>
          </w:rPr>
          <w:tab/>
        </w:r>
        <w:r w:rsidR="00082720">
          <w:rPr>
            <w:noProof/>
            <w:webHidden/>
          </w:rPr>
          <w:fldChar w:fldCharType="begin"/>
        </w:r>
        <w:r w:rsidR="00082720">
          <w:rPr>
            <w:noProof/>
            <w:webHidden/>
          </w:rPr>
          <w:instrText xml:space="preserve"> PAGEREF _Toc421209257 \h </w:instrText>
        </w:r>
        <w:r w:rsidR="00082720">
          <w:rPr>
            <w:noProof/>
            <w:webHidden/>
          </w:rPr>
        </w:r>
        <w:r w:rsidR="00082720">
          <w:rPr>
            <w:noProof/>
            <w:webHidden/>
          </w:rPr>
          <w:fldChar w:fldCharType="separate"/>
        </w:r>
        <w:r w:rsidR="00DC1A26">
          <w:rPr>
            <w:noProof/>
            <w:webHidden/>
          </w:rPr>
          <w:t>21</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8" w:history="1">
        <w:r w:rsidR="00082720" w:rsidRPr="009A6CBF">
          <w:rPr>
            <w:rStyle w:val="Hipervnculo"/>
            <w:noProof/>
            <w:lang w:val="en-US"/>
          </w:rPr>
          <w:t>Imagen 8: Android</w:t>
        </w:r>
        <w:r w:rsidR="00082720" w:rsidRPr="009A6CBF">
          <w:rPr>
            <w:rStyle w:val="Hipervnculo"/>
            <w:rFonts w:ascii="Times New Roman" w:hAnsi="Times New Roman" w:cs="Times New Roman"/>
            <w:noProof/>
            <w:lang w:val="en-US"/>
          </w:rPr>
          <w:t>.</w:t>
        </w:r>
        <w:r w:rsidR="00082720">
          <w:rPr>
            <w:noProof/>
            <w:webHidden/>
          </w:rPr>
          <w:tab/>
        </w:r>
        <w:r w:rsidR="00082720">
          <w:rPr>
            <w:noProof/>
            <w:webHidden/>
          </w:rPr>
          <w:fldChar w:fldCharType="begin"/>
        </w:r>
        <w:r w:rsidR="00082720">
          <w:rPr>
            <w:noProof/>
            <w:webHidden/>
          </w:rPr>
          <w:instrText xml:space="preserve"> PAGEREF _Toc421209258 \h </w:instrText>
        </w:r>
        <w:r w:rsidR="00082720">
          <w:rPr>
            <w:noProof/>
            <w:webHidden/>
          </w:rPr>
        </w:r>
        <w:r w:rsidR="00082720">
          <w:rPr>
            <w:noProof/>
            <w:webHidden/>
          </w:rPr>
          <w:fldChar w:fldCharType="separate"/>
        </w:r>
        <w:r w:rsidR="00DC1A26">
          <w:rPr>
            <w:noProof/>
            <w:webHidden/>
          </w:rPr>
          <w:t>23</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59" w:history="1">
        <w:r w:rsidR="00082720" w:rsidRPr="009A6CBF">
          <w:rPr>
            <w:rStyle w:val="Hipervnculo"/>
            <w:noProof/>
          </w:rPr>
          <w:t>Imagen 9: MySQL</w:t>
        </w:r>
        <w:r w:rsidR="00082720">
          <w:rPr>
            <w:noProof/>
            <w:webHidden/>
          </w:rPr>
          <w:tab/>
        </w:r>
        <w:r w:rsidR="00082720">
          <w:rPr>
            <w:noProof/>
            <w:webHidden/>
          </w:rPr>
          <w:fldChar w:fldCharType="begin"/>
        </w:r>
        <w:r w:rsidR="00082720">
          <w:rPr>
            <w:noProof/>
            <w:webHidden/>
          </w:rPr>
          <w:instrText xml:space="preserve"> PAGEREF _Toc421209259 \h </w:instrText>
        </w:r>
        <w:r w:rsidR="00082720">
          <w:rPr>
            <w:noProof/>
            <w:webHidden/>
          </w:rPr>
        </w:r>
        <w:r w:rsidR="00082720">
          <w:rPr>
            <w:noProof/>
            <w:webHidden/>
          </w:rPr>
          <w:fldChar w:fldCharType="separate"/>
        </w:r>
        <w:r w:rsidR="00DC1A26">
          <w:rPr>
            <w:noProof/>
            <w:webHidden/>
          </w:rPr>
          <w:t>24</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0" w:history="1">
        <w:r w:rsidR="00082720" w:rsidRPr="009A6CBF">
          <w:rPr>
            <w:rStyle w:val="Hipervnculo"/>
            <w:noProof/>
          </w:rPr>
          <w:t>Imagen 10: Metodología Mobile - D</w:t>
        </w:r>
        <w:r w:rsidR="00082720">
          <w:rPr>
            <w:noProof/>
            <w:webHidden/>
          </w:rPr>
          <w:tab/>
        </w:r>
        <w:r w:rsidR="00082720">
          <w:rPr>
            <w:noProof/>
            <w:webHidden/>
          </w:rPr>
          <w:fldChar w:fldCharType="begin"/>
        </w:r>
        <w:r w:rsidR="00082720">
          <w:rPr>
            <w:noProof/>
            <w:webHidden/>
          </w:rPr>
          <w:instrText xml:space="preserve"> PAGEREF _Toc421209260 \h </w:instrText>
        </w:r>
        <w:r w:rsidR="00082720">
          <w:rPr>
            <w:noProof/>
            <w:webHidden/>
          </w:rPr>
        </w:r>
        <w:r w:rsidR="00082720">
          <w:rPr>
            <w:noProof/>
            <w:webHidden/>
          </w:rPr>
          <w:fldChar w:fldCharType="separate"/>
        </w:r>
        <w:r w:rsidR="00DC1A26">
          <w:rPr>
            <w:noProof/>
            <w:webHidden/>
          </w:rPr>
          <w:t>26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1" w:history="1">
        <w:r w:rsidR="00082720" w:rsidRPr="009A6CBF">
          <w:rPr>
            <w:rStyle w:val="Hipervnculo"/>
            <w:noProof/>
          </w:rPr>
          <w:t>Imagen 11 Metodología Espiral</w:t>
        </w:r>
        <w:r w:rsidR="00082720">
          <w:rPr>
            <w:noProof/>
            <w:webHidden/>
          </w:rPr>
          <w:tab/>
        </w:r>
        <w:r w:rsidR="00082720">
          <w:rPr>
            <w:noProof/>
            <w:webHidden/>
          </w:rPr>
          <w:fldChar w:fldCharType="begin"/>
        </w:r>
        <w:r w:rsidR="00082720">
          <w:rPr>
            <w:noProof/>
            <w:webHidden/>
          </w:rPr>
          <w:instrText xml:space="preserve"> PAGEREF _Toc421209261 \h </w:instrText>
        </w:r>
        <w:r w:rsidR="00082720">
          <w:rPr>
            <w:noProof/>
            <w:webHidden/>
          </w:rPr>
        </w:r>
        <w:r w:rsidR="00082720">
          <w:rPr>
            <w:noProof/>
            <w:webHidden/>
          </w:rPr>
          <w:fldChar w:fldCharType="separate"/>
        </w:r>
        <w:r w:rsidR="00DC1A26">
          <w:rPr>
            <w:noProof/>
            <w:webHidden/>
          </w:rPr>
          <w:t>27</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2" w:history="1">
        <w:r w:rsidR="00082720" w:rsidRPr="009A6CBF">
          <w:rPr>
            <w:rStyle w:val="Hipervnculo"/>
            <w:noProof/>
          </w:rPr>
          <w:t>Imagen 12: Diagrama de clases</w:t>
        </w:r>
        <w:r w:rsidR="00082720" w:rsidRPr="009A6CBF">
          <w:rPr>
            <w:rStyle w:val="Hipervnculo"/>
            <w:rFonts w:ascii="Times New Roman" w:hAnsi="Times New Roman" w:cs="Times New Roman"/>
            <w:noProof/>
          </w:rPr>
          <w:t>.</w:t>
        </w:r>
        <w:r w:rsidR="00082720">
          <w:rPr>
            <w:noProof/>
            <w:webHidden/>
          </w:rPr>
          <w:tab/>
        </w:r>
        <w:r w:rsidR="00082720">
          <w:rPr>
            <w:noProof/>
            <w:webHidden/>
          </w:rPr>
          <w:fldChar w:fldCharType="begin"/>
        </w:r>
        <w:r w:rsidR="00082720">
          <w:rPr>
            <w:noProof/>
            <w:webHidden/>
          </w:rPr>
          <w:instrText xml:space="preserve"> PAGEREF _Toc421209262 \h </w:instrText>
        </w:r>
        <w:r w:rsidR="00082720">
          <w:rPr>
            <w:noProof/>
            <w:webHidden/>
          </w:rPr>
        </w:r>
        <w:r w:rsidR="00082720">
          <w:rPr>
            <w:noProof/>
            <w:webHidden/>
          </w:rPr>
          <w:fldChar w:fldCharType="separate"/>
        </w:r>
        <w:r w:rsidR="00DC1A26">
          <w:rPr>
            <w:noProof/>
            <w:webHidden/>
          </w:rPr>
          <w:t>35</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3" w:history="1">
        <w:r w:rsidR="00082720" w:rsidRPr="009A6CBF">
          <w:rPr>
            <w:rStyle w:val="Hipervnculo"/>
            <w:noProof/>
          </w:rPr>
          <w:t>Imagen 13 Diagrama ER</w:t>
        </w:r>
        <w:r w:rsidR="00082720">
          <w:rPr>
            <w:noProof/>
            <w:webHidden/>
          </w:rPr>
          <w:tab/>
        </w:r>
        <w:r w:rsidR="00082720">
          <w:rPr>
            <w:noProof/>
            <w:webHidden/>
          </w:rPr>
          <w:fldChar w:fldCharType="begin"/>
        </w:r>
        <w:r w:rsidR="00082720">
          <w:rPr>
            <w:noProof/>
            <w:webHidden/>
          </w:rPr>
          <w:instrText xml:space="preserve"> PAGEREF _Toc421209263 \h </w:instrText>
        </w:r>
        <w:r w:rsidR="00082720">
          <w:rPr>
            <w:noProof/>
            <w:webHidden/>
          </w:rPr>
        </w:r>
        <w:r w:rsidR="00082720">
          <w:rPr>
            <w:noProof/>
            <w:webHidden/>
          </w:rPr>
          <w:fldChar w:fldCharType="separate"/>
        </w:r>
        <w:r w:rsidR="00DC1A26">
          <w:rPr>
            <w:noProof/>
            <w:webHidden/>
          </w:rPr>
          <w:t>36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4" w:history="1">
        <w:r w:rsidR="00082720" w:rsidRPr="009A6CBF">
          <w:rPr>
            <w:rStyle w:val="Hipervnculo"/>
            <w:noProof/>
          </w:rPr>
          <w:t>Imagen 14: Diagrama de Caso de uso Web General</w:t>
        </w:r>
        <w:r w:rsidR="00082720">
          <w:rPr>
            <w:noProof/>
            <w:webHidden/>
          </w:rPr>
          <w:tab/>
        </w:r>
        <w:r w:rsidR="00082720">
          <w:rPr>
            <w:noProof/>
            <w:webHidden/>
          </w:rPr>
          <w:fldChar w:fldCharType="begin"/>
        </w:r>
        <w:r w:rsidR="00082720">
          <w:rPr>
            <w:noProof/>
            <w:webHidden/>
          </w:rPr>
          <w:instrText xml:space="preserve"> PAGEREF _Toc421209264 \h </w:instrText>
        </w:r>
        <w:r w:rsidR="00082720">
          <w:rPr>
            <w:noProof/>
            <w:webHidden/>
          </w:rPr>
        </w:r>
        <w:r w:rsidR="00082720">
          <w:rPr>
            <w:noProof/>
            <w:webHidden/>
          </w:rPr>
          <w:fldChar w:fldCharType="separate"/>
        </w:r>
        <w:r w:rsidR="00DC1A26">
          <w:rPr>
            <w:noProof/>
            <w:webHidden/>
          </w:rPr>
          <w:t>46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5" w:history="1">
        <w:r w:rsidR="00082720" w:rsidRPr="009A6CBF">
          <w:rPr>
            <w:rStyle w:val="Hipervnculo"/>
            <w:noProof/>
          </w:rPr>
          <w:t>Imagen 15: Diagrama de Caso de uso Móvil General</w:t>
        </w:r>
        <w:r w:rsidR="00082720">
          <w:rPr>
            <w:noProof/>
            <w:webHidden/>
          </w:rPr>
          <w:tab/>
        </w:r>
        <w:r w:rsidR="00082720">
          <w:rPr>
            <w:noProof/>
            <w:webHidden/>
          </w:rPr>
          <w:fldChar w:fldCharType="begin"/>
        </w:r>
        <w:r w:rsidR="00082720">
          <w:rPr>
            <w:noProof/>
            <w:webHidden/>
          </w:rPr>
          <w:instrText xml:space="preserve"> PAGEREF _Toc421209265 \h </w:instrText>
        </w:r>
        <w:r w:rsidR="00082720">
          <w:rPr>
            <w:noProof/>
            <w:webHidden/>
          </w:rPr>
        </w:r>
        <w:r w:rsidR="00082720">
          <w:rPr>
            <w:noProof/>
            <w:webHidden/>
          </w:rPr>
          <w:fldChar w:fldCharType="separate"/>
        </w:r>
        <w:r w:rsidR="00DC1A26">
          <w:rPr>
            <w:noProof/>
            <w:webHidden/>
          </w:rPr>
          <w:t>52</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6" w:history="1">
        <w:r w:rsidR="00082720" w:rsidRPr="009A6CBF">
          <w:rPr>
            <w:rStyle w:val="Hipervnculo"/>
            <w:noProof/>
          </w:rPr>
          <w:t>Imagen 16 SD1: Agregar paciente</w:t>
        </w:r>
        <w:r w:rsidR="00082720">
          <w:rPr>
            <w:noProof/>
            <w:webHidden/>
          </w:rPr>
          <w:tab/>
        </w:r>
        <w:r w:rsidR="00082720">
          <w:rPr>
            <w:noProof/>
            <w:webHidden/>
          </w:rPr>
          <w:fldChar w:fldCharType="begin"/>
        </w:r>
        <w:r w:rsidR="00082720">
          <w:rPr>
            <w:noProof/>
            <w:webHidden/>
          </w:rPr>
          <w:instrText xml:space="preserve"> PAGEREF _Toc421209266 \h </w:instrText>
        </w:r>
        <w:r w:rsidR="00082720">
          <w:rPr>
            <w:noProof/>
            <w:webHidden/>
          </w:rPr>
        </w:r>
        <w:r w:rsidR="00082720">
          <w:rPr>
            <w:noProof/>
            <w:webHidden/>
          </w:rPr>
          <w:fldChar w:fldCharType="separate"/>
        </w:r>
        <w:r w:rsidR="00DC1A26">
          <w:rPr>
            <w:noProof/>
            <w:webHidden/>
          </w:rPr>
          <w:t>53</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7" w:history="1">
        <w:r w:rsidR="00082720" w:rsidRPr="009A6CBF">
          <w:rPr>
            <w:rStyle w:val="Hipervnculo"/>
            <w:noProof/>
          </w:rPr>
          <w:t>Imagen 17 SD2: Agendar cita.</w:t>
        </w:r>
        <w:r w:rsidR="00082720">
          <w:rPr>
            <w:noProof/>
            <w:webHidden/>
          </w:rPr>
          <w:tab/>
        </w:r>
        <w:r w:rsidR="00082720">
          <w:rPr>
            <w:noProof/>
            <w:webHidden/>
          </w:rPr>
          <w:fldChar w:fldCharType="begin"/>
        </w:r>
        <w:r w:rsidR="00082720">
          <w:rPr>
            <w:noProof/>
            <w:webHidden/>
          </w:rPr>
          <w:instrText xml:space="preserve"> PAGEREF _Toc421209267 \h </w:instrText>
        </w:r>
        <w:r w:rsidR="00082720">
          <w:rPr>
            <w:noProof/>
            <w:webHidden/>
          </w:rPr>
        </w:r>
        <w:r w:rsidR="00082720">
          <w:rPr>
            <w:noProof/>
            <w:webHidden/>
          </w:rPr>
          <w:fldChar w:fldCharType="separate"/>
        </w:r>
        <w:r w:rsidR="00DC1A26">
          <w:rPr>
            <w:noProof/>
            <w:webHidden/>
          </w:rPr>
          <w:t>54</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8" w:history="1">
        <w:r w:rsidR="00082720" w:rsidRPr="009A6CBF">
          <w:rPr>
            <w:rStyle w:val="Hipervnculo"/>
            <w:noProof/>
          </w:rPr>
          <w:t>Imagen 18 SD5: Buscar paciente</w:t>
        </w:r>
        <w:r w:rsidR="00082720">
          <w:rPr>
            <w:noProof/>
            <w:webHidden/>
          </w:rPr>
          <w:tab/>
        </w:r>
        <w:r w:rsidR="00082720">
          <w:rPr>
            <w:noProof/>
            <w:webHidden/>
          </w:rPr>
          <w:fldChar w:fldCharType="begin"/>
        </w:r>
        <w:r w:rsidR="00082720">
          <w:rPr>
            <w:noProof/>
            <w:webHidden/>
          </w:rPr>
          <w:instrText xml:space="preserve"> PAGEREF _Toc421209268 \h </w:instrText>
        </w:r>
        <w:r w:rsidR="00082720">
          <w:rPr>
            <w:noProof/>
            <w:webHidden/>
          </w:rPr>
        </w:r>
        <w:r w:rsidR="00082720">
          <w:rPr>
            <w:noProof/>
            <w:webHidden/>
          </w:rPr>
          <w:fldChar w:fldCharType="separate"/>
        </w:r>
        <w:r w:rsidR="00DC1A26">
          <w:rPr>
            <w:noProof/>
            <w:webHidden/>
          </w:rPr>
          <w:t>54</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69" w:history="1">
        <w:r w:rsidR="00082720" w:rsidRPr="009A6CBF">
          <w:rPr>
            <w:rStyle w:val="Hipervnculo"/>
            <w:noProof/>
          </w:rPr>
          <w:t>Imagen 19 SD6: Cálculos para el expediente de cada paciente</w:t>
        </w:r>
        <w:r w:rsidR="00082720">
          <w:rPr>
            <w:noProof/>
            <w:webHidden/>
          </w:rPr>
          <w:tab/>
        </w:r>
        <w:r w:rsidR="00082720">
          <w:rPr>
            <w:noProof/>
            <w:webHidden/>
          </w:rPr>
          <w:fldChar w:fldCharType="begin"/>
        </w:r>
        <w:r w:rsidR="00082720">
          <w:rPr>
            <w:noProof/>
            <w:webHidden/>
          </w:rPr>
          <w:instrText xml:space="preserve"> PAGEREF _Toc421209269 \h </w:instrText>
        </w:r>
        <w:r w:rsidR="00082720">
          <w:rPr>
            <w:noProof/>
            <w:webHidden/>
          </w:rPr>
        </w:r>
        <w:r w:rsidR="00082720">
          <w:rPr>
            <w:noProof/>
            <w:webHidden/>
          </w:rPr>
          <w:fldChar w:fldCharType="separate"/>
        </w:r>
        <w:r w:rsidR="00DC1A26">
          <w:rPr>
            <w:noProof/>
            <w:webHidden/>
          </w:rPr>
          <w:t>55</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0" w:history="1">
        <w:r w:rsidR="00082720" w:rsidRPr="009A6CBF">
          <w:rPr>
            <w:rStyle w:val="Hipervnculo"/>
            <w:noProof/>
          </w:rPr>
          <w:t>Imagen 20 SDM6: Ingresar Alimento</w:t>
        </w:r>
        <w:r w:rsidR="00082720">
          <w:rPr>
            <w:noProof/>
            <w:webHidden/>
          </w:rPr>
          <w:tab/>
        </w:r>
        <w:r w:rsidR="00082720">
          <w:rPr>
            <w:noProof/>
            <w:webHidden/>
          </w:rPr>
          <w:fldChar w:fldCharType="begin"/>
        </w:r>
        <w:r w:rsidR="00082720">
          <w:rPr>
            <w:noProof/>
            <w:webHidden/>
          </w:rPr>
          <w:instrText xml:space="preserve"> PAGEREF _Toc421209270 \h </w:instrText>
        </w:r>
        <w:r w:rsidR="00082720">
          <w:rPr>
            <w:noProof/>
            <w:webHidden/>
          </w:rPr>
        </w:r>
        <w:r w:rsidR="00082720">
          <w:rPr>
            <w:noProof/>
            <w:webHidden/>
          </w:rPr>
          <w:fldChar w:fldCharType="separate"/>
        </w:r>
        <w:r w:rsidR="00DC1A26">
          <w:rPr>
            <w:noProof/>
            <w:webHidden/>
          </w:rPr>
          <w:t>56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1" w:history="1">
        <w:r w:rsidR="00082720" w:rsidRPr="009A6CBF">
          <w:rPr>
            <w:rStyle w:val="Hipervnculo"/>
            <w:noProof/>
          </w:rPr>
          <w:t>Imagen 21 SDM7: Consultar Guía_Alimentos</w:t>
        </w:r>
        <w:r w:rsidR="00082720">
          <w:rPr>
            <w:noProof/>
            <w:webHidden/>
          </w:rPr>
          <w:tab/>
        </w:r>
        <w:r w:rsidR="00082720">
          <w:rPr>
            <w:noProof/>
            <w:webHidden/>
          </w:rPr>
          <w:fldChar w:fldCharType="begin"/>
        </w:r>
        <w:r w:rsidR="00082720">
          <w:rPr>
            <w:noProof/>
            <w:webHidden/>
          </w:rPr>
          <w:instrText xml:space="preserve"> PAGEREF _Toc421209271 \h </w:instrText>
        </w:r>
        <w:r w:rsidR="00082720">
          <w:rPr>
            <w:noProof/>
            <w:webHidden/>
          </w:rPr>
        </w:r>
        <w:r w:rsidR="00082720">
          <w:rPr>
            <w:noProof/>
            <w:webHidden/>
          </w:rPr>
          <w:fldChar w:fldCharType="separate"/>
        </w:r>
        <w:r w:rsidR="00DC1A26">
          <w:rPr>
            <w:noProof/>
            <w:webHidden/>
          </w:rPr>
          <w:t>56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2" w:history="1">
        <w:r w:rsidR="00082720" w:rsidRPr="009A6CBF">
          <w:rPr>
            <w:rStyle w:val="Hipervnculo"/>
            <w:noProof/>
          </w:rPr>
          <w:t>Imagen 22 SD8: Consultar Perfil</w:t>
        </w:r>
        <w:r w:rsidR="00082720">
          <w:rPr>
            <w:noProof/>
            <w:webHidden/>
          </w:rPr>
          <w:tab/>
        </w:r>
        <w:r w:rsidR="00082720">
          <w:rPr>
            <w:noProof/>
            <w:webHidden/>
          </w:rPr>
          <w:fldChar w:fldCharType="begin"/>
        </w:r>
        <w:r w:rsidR="00082720">
          <w:rPr>
            <w:noProof/>
            <w:webHidden/>
          </w:rPr>
          <w:instrText xml:space="preserve"> PAGEREF _Toc421209272 \h </w:instrText>
        </w:r>
        <w:r w:rsidR="00082720">
          <w:rPr>
            <w:noProof/>
            <w:webHidden/>
          </w:rPr>
        </w:r>
        <w:r w:rsidR="00082720">
          <w:rPr>
            <w:noProof/>
            <w:webHidden/>
          </w:rPr>
          <w:fldChar w:fldCharType="separate"/>
        </w:r>
        <w:r w:rsidR="00DC1A26">
          <w:rPr>
            <w:noProof/>
            <w:webHidden/>
          </w:rPr>
          <w:t>57</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3" w:history="1">
        <w:r w:rsidR="00082720" w:rsidRPr="009A6CBF">
          <w:rPr>
            <w:rStyle w:val="Hipervnculo"/>
            <w:noProof/>
          </w:rPr>
          <w:t>Imagen 23:Pantalla_login</w:t>
        </w:r>
        <w:r w:rsidR="00082720">
          <w:rPr>
            <w:noProof/>
            <w:webHidden/>
          </w:rPr>
          <w:tab/>
        </w:r>
        <w:r w:rsidR="00082720">
          <w:rPr>
            <w:noProof/>
            <w:webHidden/>
          </w:rPr>
          <w:fldChar w:fldCharType="begin"/>
        </w:r>
        <w:r w:rsidR="00082720">
          <w:rPr>
            <w:noProof/>
            <w:webHidden/>
          </w:rPr>
          <w:instrText xml:space="preserve"> PAGEREF _Toc421209273 \h </w:instrText>
        </w:r>
        <w:r w:rsidR="00082720">
          <w:rPr>
            <w:noProof/>
            <w:webHidden/>
          </w:rPr>
        </w:r>
        <w:r w:rsidR="00082720">
          <w:rPr>
            <w:noProof/>
            <w:webHidden/>
          </w:rPr>
          <w:fldChar w:fldCharType="separate"/>
        </w:r>
        <w:r w:rsidR="00DC1A26">
          <w:rPr>
            <w:noProof/>
            <w:webHidden/>
          </w:rPr>
          <w:t>58</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4" w:history="1">
        <w:r w:rsidR="00082720" w:rsidRPr="009A6CBF">
          <w:rPr>
            <w:rStyle w:val="Hipervnculo"/>
            <w:noProof/>
          </w:rPr>
          <w:t>Imagen 24: Pantalla Menú Nutriólogo</w:t>
        </w:r>
        <w:r w:rsidR="00082720" w:rsidRPr="009A6CBF">
          <w:rPr>
            <w:rStyle w:val="Hipervnculo"/>
            <w:rFonts w:ascii="Times New Roman" w:hAnsi="Times New Roman" w:cs="Times New Roman"/>
            <w:noProof/>
          </w:rPr>
          <w:t>.</w:t>
        </w:r>
        <w:r w:rsidR="00082720">
          <w:rPr>
            <w:noProof/>
            <w:webHidden/>
          </w:rPr>
          <w:tab/>
        </w:r>
        <w:r w:rsidR="00082720">
          <w:rPr>
            <w:noProof/>
            <w:webHidden/>
          </w:rPr>
          <w:fldChar w:fldCharType="begin"/>
        </w:r>
        <w:r w:rsidR="00082720">
          <w:rPr>
            <w:noProof/>
            <w:webHidden/>
          </w:rPr>
          <w:instrText xml:space="preserve"> PAGEREF _Toc421209274 \h </w:instrText>
        </w:r>
        <w:r w:rsidR="00082720">
          <w:rPr>
            <w:noProof/>
            <w:webHidden/>
          </w:rPr>
        </w:r>
        <w:r w:rsidR="00082720">
          <w:rPr>
            <w:noProof/>
            <w:webHidden/>
          </w:rPr>
          <w:fldChar w:fldCharType="separate"/>
        </w:r>
        <w:r w:rsidR="00DC1A26">
          <w:rPr>
            <w:noProof/>
            <w:webHidden/>
          </w:rPr>
          <w:t>59</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5" w:history="1">
        <w:r w:rsidR="00082720" w:rsidRPr="009A6CBF">
          <w:rPr>
            <w:rStyle w:val="Hipervnculo"/>
            <w:noProof/>
          </w:rPr>
          <w:t>Imagen 25: Pantalla Ver Pacientes</w:t>
        </w:r>
        <w:r w:rsidR="00082720">
          <w:rPr>
            <w:noProof/>
            <w:webHidden/>
          </w:rPr>
          <w:tab/>
        </w:r>
        <w:r w:rsidR="00082720">
          <w:rPr>
            <w:noProof/>
            <w:webHidden/>
          </w:rPr>
          <w:fldChar w:fldCharType="begin"/>
        </w:r>
        <w:r w:rsidR="00082720">
          <w:rPr>
            <w:noProof/>
            <w:webHidden/>
          </w:rPr>
          <w:instrText xml:space="preserve"> PAGEREF _Toc421209275 \h </w:instrText>
        </w:r>
        <w:r w:rsidR="00082720">
          <w:rPr>
            <w:noProof/>
            <w:webHidden/>
          </w:rPr>
        </w:r>
        <w:r w:rsidR="00082720">
          <w:rPr>
            <w:noProof/>
            <w:webHidden/>
          </w:rPr>
          <w:fldChar w:fldCharType="separate"/>
        </w:r>
        <w:r w:rsidR="00DC1A26">
          <w:rPr>
            <w:noProof/>
            <w:webHidden/>
          </w:rPr>
          <w:t>59</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6" w:history="1">
        <w:r w:rsidR="00082720" w:rsidRPr="009A6CBF">
          <w:rPr>
            <w:rStyle w:val="Hipervnculo"/>
            <w:noProof/>
          </w:rPr>
          <w:t xml:space="preserve">Imagen </w:t>
        </w:r>
        <w:r w:rsidR="00B82C56">
          <w:rPr>
            <w:rStyle w:val="Hipervnculo"/>
            <w:noProof/>
          </w:rPr>
          <w:t>26.1: Pantalla datos generales p</w:t>
        </w:r>
        <w:r w:rsidR="00082720" w:rsidRPr="009A6CBF">
          <w:rPr>
            <w:rStyle w:val="Hipervnculo"/>
            <w:noProof/>
          </w:rPr>
          <w:t>aciente</w:t>
        </w:r>
        <w:r w:rsidR="00082720">
          <w:rPr>
            <w:noProof/>
            <w:webHidden/>
          </w:rPr>
          <w:tab/>
        </w:r>
        <w:r w:rsidR="00082720">
          <w:rPr>
            <w:noProof/>
            <w:webHidden/>
          </w:rPr>
          <w:fldChar w:fldCharType="begin"/>
        </w:r>
        <w:r w:rsidR="00082720">
          <w:rPr>
            <w:noProof/>
            <w:webHidden/>
          </w:rPr>
          <w:instrText xml:space="preserve"> PAGEREF _Toc421209276 \h </w:instrText>
        </w:r>
        <w:r w:rsidR="00082720">
          <w:rPr>
            <w:noProof/>
            <w:webHidden/>
          </w:rPr>
        </w:r>
        <w:r w:rsidR="00082720">
          <w:rPr>
            <w:noProof/>
            <w:webHidden/>
          </w:rPr>
          <w:fldChar w:fldCharType="separate"/>
        </w:r>
        <w:r w:rsidR="00DC1A26">
          <w:rPr>
            <w:noProof/>
            <w:webHidden/>
          </w:rPr>
          <w:t>60</w:t>
        </w:r>
        <w:r w:rsidR="00082720">
          <w:rPr>
            <w:noProof/>
            <w:webHidden/>
          </w:rPr>
          <w:fldChar w:fldCharType="end"/>
        </w:r>
      </w:hyperlink>
    </w:p>
    <w:p w:rsidR="00082720" w:rsidRDefault="00637E62" w:rsidP="00082720">
      <w:pPr>
        <w:pStyle w:val="Tabladeilustraciones"/>
        <w:tabs>
          <w:tab w:val="right" w:leader="dot" w:pos="8828"/>
        </w:tabs>
        <w:rPr>
          <w:rFonts w:eastAsiaTheme="minorEastAsia"/>
          <w:noProof/>
          <w:lang w:eastAsia="es-MX"/>
        </w:rPr>
      </w:pPr>
      <w:hyperlink w:anchor="_Toc421209276" w:history="1">
        <w:r w:rsidR="00082720">
          <w:rPr>
            <w:rStyle w:val="Hipervnculo"/>
            <w:noProof/>
          </w:rPr>
          <w:t>Imagen 26.2</w:t>
        </w:r>
        <w:r w:rsidR="00082720" w:rsidRPr="009A6CBF">
          <w:rPr>
            <w:rStyle w:val="Hipervnculo"/>
            <w:noProof/>
          </w:rPr>
          <w:t xml:space="preserve">: Pantalla </w:t>
        </w:r>
        <w:r w:rsidR="00082720">
          <w:rPr>
            <w:rStyle w:val="Hipervnculo"/>
            <w:noProof/>
          </w:rPr>
          <w:t>actividad fisica</w:t>
        </w:r>
        <w:r w:rsidR="00B82C56">
          <w:rPr>
            <w:rStyle w:val="Hipervnculo"/>
            <w:noProof/>
          </w:rPr>
          <w:t xml:space="preserve"> p</w:t>
        </w:r>
        <w:r w:rsidR="00082720" w:rsidRPr="009A6CBF">
          <w:rPr>
            <w:rStyle w:val="Hipervnculo"/>
            <w:noProof/>
          </w:rPr>
          <w:t>aciente</w:t>
        </w:r>
        <w:r w:rsidR="00082720">
          <w:rPr>
            <w:noProof/>
            <w:webHidden/>
          </w:rPr>
          <w:tab/>
        </w:r>
        <w:r w:rsidR="00082720">
          <w:rPr>
            <w:noProof/>
            <w:webHidden/>
          </w:rPr>
          <w:fldChar w:fldCharType="begin"/>
        </w:r>
        <w:r w:rsidR="00082720">
          <w:rPr>
            <w:noProof/>
            <w:webHidden/>
          </w:rPr>
          <w:instrText xml:space="preserve"> PAGEREF _Toc421209276 \h </w:instrText>
        </w:r>
        <w:r w:rsidR="00082720">
          <w:rPr>
            <w:noProof/>
            <w:webHidden/>
          </w:rPr>
        </w:r>
        <w:r w:rsidR="00082720">
          <w:rPr>
            <w:noProof/>
            <w:webHidden/>
          </w:rPr>
          <w:fldChar w:fldCharType="separate"/>
        </w:r>
        <w:r w:rsidR="00DC1A26">
          <w:rPr>
            <w:noProof/>
            <w:webHidden/>
          </w:rPr>
          <w:t>60</w:t>
        </w:r>
        <w:r w:rsidR="00082720">
          <w:rPr>
            <w:noProof/>
            <w:webHidden/>
          </w:rPr>
          <w:fldChar w:fldCharType="end"/>
        </w:r>
      </w:hyperlink>
    </w:p>
    <w:p w:rsidR="00082720" w:rsidRDefault="00637E62" w:rsidP="00082720">
      <w:pPr>
        <w:pStyle w:val="Tabladeilustraciones"/>
        <w:tabs>
          <w:tab w:val="right" w:leader="dot" w:pos="8828"/>
        </w:tabs>
        <w:rPr>
          <w:rFonts w:eastAsiaTheme="minorEastAsia"/>
          <w:noProof/>
          <w:lang w:eastAsia="es-MX"/>
        </w:rPr>
      </w:pPr>
      <w:hyperlink w:anchor="_Toc421209276" w:history="1">
        <w:r w:rsidR="00082720">
          <w:rPr>
            <w:rStyle w:val="Hipervnculo"/>
            <w:noProof/>
          </w:rPr>
          <w:t xml:space="preserve">Imagen 26.3: Pantalla </w:t>
        </w:r>
        <w:r w:rsidR="00B82C56">
          <w:rPr>
            <w:rStyle w:val="Hipervnculo"/>
            <w:noProof/>
          </w:rPr>
          <w:t>mediciones de p</w:t>
        </w:r>
        <w:r w:rsidR="00082720" w:rsidRPr="009A6CBF">
          <w:rPr>
            <w:rStyle w:val="Hipervnculo"/>
            <w:noProof/>
          </w:rPr>
          <w:t>aciente</w:t>
        </w:r>
        <w:r w:rsidR="00082720">
          <w:rPr>
            <w:noProof/>
            <w:webHidden/>
          </w:rPr>
          <w:tab/>
        </w:r>
        <w:r w:rsidR="00BC31C3">
          <w:rPr>
            <w:noProof/>
            <w:webHidden/>
          </w:rPr>
          <w:t>62</w:t>
        </w:r>
      </w:hyperlink>
    </w:p>
    <w:p w:rsidR="00082720" w:rsidRDefault="00637E62" w:rsidP="00082720">
      <w:pPr>
        <w:pStyle w:val="Tabladeilustraciones"/>
        <w:tabs>
          <w:tab w:val="right" w:leader="dot" w:pos="8828"/>
        </w:tabs>
        <w:rPr>
          <w:rFonts w:eastAsiaTheme="minorEastAsia"/>
          <w:noProof/>
          <w:lang w:eastAsia="es-MX"/>
        </w:rPr>
      </w:pPr>
      <w:hyperlink w:anchor="_Toc421209276" w:history="1">
        <w:r w:rsidR="00082720">
          <w:rPr>
            <w:rStyle w:val="Hipervnculo"/>
            <w:noProof/>
          </w:rPr>
          <w:t>Imagen 26.4</w:t>
        </w:r>
        <w:r w:rsidR="00082720" w:rsidRPr="009A6CBF">
          <w:rPr>
            <w:rStyle w:val="Hipervnculo"/>
            <w:noProof/>
          </w:rPr>
          <w:t>: Pantalla</w:t>
        </w:r>
        <w:r w:rsidR="00B82C56">
          <w:rPr>
            <w:rStyle w:val="Hipervnculo"/>
            <w:noProof/>
          </w:rPr>
          <w:t xml:space="preserve"> citas</w:t>
        </w:r>
        <w:r w:rsidR="00082720">
          <w:rPr>
            <w:noProof/>
            <w:webHidden/>
          </w:rPr>
          <w:tab/>
        </w:r>
        <w:r w:rsidR="00BC31C3">
          <w:rPr>
            <w:noProof/>
            <w:webHidden/>
          </w:rPr>
          <w:t>62</w:t>
        </w:r>
      </w:hyperlink>
    </w:p>
    <w:p w:rsidR="00082720" w:rsidRDefault="00637E62" w:rsidP="00082720">
      <w:pPr>
        <w:pStyle w:val="Tabladeilustraciones"/>
        <w:tabs>
          <w:tab w:val="right" w:leader="dot" w:pos="8828"/>
        </w:tabs>
        <w:rPr>
          <w:rFonts w:eastAsiaTheme="minorEastAsia"/>
          <w:noProof/>
          <w:lang w:eastAsia="es-MX"/>
        </w:rPr>
      </w:pPr>
      <w:hyperlink w:anchor="_Toc421209276" w:history="1">
        <w:r w:rsidR="00082720">
          <w:rPr>
            <w:rStyle w:val="Hipervnculo"/>
            <w:noProof/>
          </w:rPr>
          <w:t>Imagen 26.5</w:t>
        </w:r>
        <w:r w:rsidR="00082720" w:rsidRPr="009A6CBF">
          <w:rPr>
            <w:rStyle w:val="Hipervnculo"/>
            <w:noProof/>
          </w:rPr>
          <w:t xml:space="preserve">: Pantalla </w:t>
        </w:r>
        <w:r w:rsidR="00B82C56">
          <w:rPr>
            <w:rStyle w:val="Hipervnculo"/>
            <w:noProof/>
          </w:rPr>
          <w:t>preguntas de p</w:t>
        </w:r>
        <w:r w:rsidR="00082720" w:rsidRPr="009A6CBF">
          <w:rPr>
            <w:rStyle w:val="Hipervnculo"/>
            <w:noProof/>
          </w:rPr>
          <w:t>aciente</w:t>
        </w:r>
        <w:r w:rsidR="00B82C56">
          <w:rPr>
            <w:rStyle w:val="Hipervnculo"/>
            <w:noProof/>
          </w:rPr>
          <w:t>s</w:t>
        </w:r>
        <w:r w:rsidR="00082720">
          <w:rPr>
            <w:noProof/>
            <w:webHidden/>
          </w:rPr>
          <w:tab/>
        </w:r>
        <w:r w:rsidR="00BC31C3">
          <w:rPr>
            <w:noProof/>
            <w:webHidden/>
          </w:rPr>
          <w:t>63</w:t>
        </w:r>
      </w:hyperlink>
    </w:p>
    <w:p w:rsidR="00082720" w:rsidRDefault="00637E62">
      <w:pPr>
        <w:pStyle w:val="Tabladeilustraciones"/>
        <w:tabs>
          <w:tab w:val="right" w:leader="dot" w:pos="8828"/>
        </w:tabs>
        <w:rPr>
          <w:rFonts w:eastAsiaTheme="minorEastAsia"/>
          <w:noProof/>
          <w:lang w:eastAsia="es-MX"/>
        </w:rPr>
      </w:pPr>
      <w:hyperlink w:anchor="_Toc421209277" w:history="1">
        <w:r w:rsidR="00082720" w:rsidRPr="009A6CBF">
          <w:rPr>
            <w:rStyle w:val="Hipervnculo"/>
            <w:noProof/>
          </w:rPr>
          <w:t>Imagen 27: Login</w:t>
        </w:r>
        <w:r w:rsidR="00082720">
          <w:rPr>
            <w:noProof/>
            <w:webHidden/>
          </w:rPr>
          <w:tab/>
        </w:r>
        <w:r w:rsidR="00082720">
          <w:rPr>
            <w:noProof/>
            <w:webHidden/>
          </w:rPr>
          <w:fldChar w:fldCharType="begin"/>
        </w:r>
        <w:r w:rsidR="00082720">
          <w:rPr>
            <w:noProof/>
            <w:webHidden/>
          </w:rPr>
          <w:instrText xml:space="preserve"> PAGEREF _Toc421209277 \h </w:instrText>
        </w:r>
        <w:r w:rsidR="00082720">
          <w:rPr>
            <w:noProof/>
            <w:webHidden/>
          </w:rPr>
        </w:r>
        <w:r w:rsidR="00082720">
          <w:rPr>
            <w:noProof/>
            <w:webHidden/>
          </w:rPr>
          <w:fldChar w:fldCharType="separate"/>
        </w:r>
        <w:r w:rsidR="00DC1A26">
          <w:rPr>
            <w:noProof/>
            <w:webHidden/>
          </w:rPr>
          <w:t>63</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8" w:history="1">
        <w:r w:rsidR="00082720" w:rsidRPr="009A6CBF">
          <w:rPr>
            <w:rStyle w:val="Hipervnculo"/>
            <w:noProof/>
          </w:rPr>
          <w:t>Imagen 28: Registro_comida</w:t>
        </w:r>
        <w:r w:rsidR="00082720">
          <w:rPr>
            <w:noProof/>
            <w:webHidden/>
          </w:rPr>
          <w:tab/>
        </w:r>
        <w:r w:rsidR="00082720">
          <w:rPr>
            <w:noProof/>
            <w:webHidden/>
          </w:rPr>
          <w:fldChar w:fldCharType="begin"/>
        </w:r>
        <w:r w:rsidR="00082720">
          <w:rPr>
            <w:noProof/>
            <w:webHidden/>
          </w:rPr>
          <w:instrText xml:space="preserve"> PAGEREF _Toc421209278 \h </w:instrText>
        </w:r>
        <w:r w:rsidR="00082720">
          <w:rPr>
            <w:noProof/>
            <w:webHidden/>
          </w:rPr>
        </w:r>
        <w:r w:rsidR="00082720">
          <w:rPr>
            <w:noProof/>
            <w:webHidden/>
          </w:rPr>
          <w:fldChar w:fldCharType="separate"/>
        </w:r>
        <w:r w:rsidR="00DC1A26">
          <w:rPr>
            <w:noProof/>
            <w:webHidden/>
          </w:rPr>
          <w:t>64</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79" w:history="1">
        <w:r w:rsidR="00082720" w:rsidRPr="009A6CBF">
          <w:rPr>
            <w:rStyle w:val="Hipervnculo"/>
            <w:noProof/>
          </w:rPr>
          <w:t>Imagen 29 Registro_comida 2.</w:t>
        </w:r>
        <w:r w:rsidR="00082720">
          <w:rPr>
            <w:noProof/>
            <w:webHidden/>
          </w:rPr>
          <w:tab/>
        </w:r>
        <w:r w:rsidR="00082720">
          <w:rPr>
            <w:noProof/>
            <w:webHidden/>
          </w:rPr>
          <w:fldChar w:fldCharType="begin"/>
        </w:r>
        <w:r w:rsidR="00082720">
          <w:rPr>
            <w:noProof/>
            <w:webHidden/>
          </w:rPr>
          <w:instrText xml:space="preserve"> PAGEREF _Toc421209279 \h </w:instrText>
        </w:r>
        <w:r w:rsidR="00082720">
          <w:rPr>
            <w:noProof/>
            <w:webHidden/>
          </w:rPr>
        </w:r>
        <w:r w:rsidR="00082720">
          <w:rPr>
            <w:noProof/>
            <w:webHidden/>
          </w:rPr>
          <w:fldChar w:fldCharType="separate"/>
        </w:r>
        <w:r w:rsidR="00DC1A26">
          <w:rPr>
            <w:noProof/>
            <w:webHidden/>
          </w:rPr>
          <w:t>65</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80" w:history="1">
        <w:r w:rsidR="00082720" w:rsidRPr="009A6CBF">
          <w:rPr>
            <w:rStyle w:val="Hipervnculo"/>
            <w:noProof/>
          </w:rPr>
          <w:t>Imagen 30: Contador Calórico.</w:t>
        </w:r>
        <w:r w:rsidR="00082720">
          <w:rPr>
            <w:noProof/>
            <w:webHidden/>
          </w:rPr>
          <w:tab/>
        </w:r>
        <w:r w:rsidR="00082720">
          <w:rPr>
            <w:noProof/>
            <w:webHidden/>
          </w:rPr>
          <w:fldChar w:fldCharType="begin"/>
        </w:r>
        <w:r w:rsidR="00082720">
          <w:rPr>
            <w:noProof/>
            <w:webHidden/>
          </w:rPr>
          <w:instrText xml:space="preserve"> PAGEREF _Toc421209280 \h </w:instrText>
        </w:r>
        <w:r w:rsidR="00082720">
          <w:rPr>
            <w:noProof/>
            <w:webHidden/>
          </w:rPr>
        </w:r>
        <w:r w:rsidR="00082720">
          <w:rPr>
            <w:noProof/>
            <w:webHidden/>
          </w:rPr>
          <w:fldChar w:fldCharType="separate"/>
        </w:r>
        <w:r w:rsidR="00DC1A26">
          <w:rPr>
            <w:noProof/>
            <w:webHidden/>
          </w:rPr>
          <w:t>66</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81" w:history="1">
        <w:r w:rsidR="00082720" w:rsidRPr="009A6CBF">
          <w:rPr>
            <w:rStyle w:val="Hipervnculo"/>
            <w:noProof/>
          </w:rPr>
          <w:t>Imagen 31: Agenda.</w:t>
        </w:r>
        <w:r w:rsidR="00082720">
          <w:rPr>
            <w:noProof/>
            <w:webHidden/>
          </w:rPr>
          <w:tab/>
        </w:r>
        <w:r w:rsidR="00082720">
          <w:rPr>
            <w:noProof/>
            <w:webHidden/>
          </w:rPr>
          <w:fldChar w:fldCharType="begin"/>
        </w:r>
        <w:r w:rsidR="00082720">
          <w:rPr>
            <w:noProof/>
            <w:webHidden/>
          </w:rPr>
          <w:instrText xml:space="preserve"> PAGEREF _Toc421209281 \h </w:instrText>
        </w:r>
        <w:r w:rsidR="00082720">
          <w:rPr>
            <w:noProof/>
            <w:webHidden/>
          </w:rPr>
        </w:r>
        <w:r w:rsidR="00082720">
          <w:rPr>
            <w:noProof/>
            <w:webHidden/>
          </w:rPr>
          <w:fldChar w:fldCharType="separate"/>
        </w:r>
        <w:r w:rsidR="00DC1A26">
          <w:rPr>
            <w:noProof/>
            <w:webHidden/>
          </w:rPr>
          <w:t>67</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82" w:history="1">
        <w:r w:rsidR="00082720" w:rsidRPr="009A6CBF">
          <w:rPr>
            <w:rStyle w:val="Hipervnculo"/>
            <w:noProof/>
          </w:rPr>
          <w:t>Imagen 32: Perfil</w:t>
        </w:r>
        <w:r w:rsidR="00082720">
          <w:rPr>
            <w:noProof/>
            <w:webHidden/>
          </w:rPr>
          <w:tab/>
        </w:r>
        <w:r w:rsidR="00082720">
          <w:rPr>
            <w:noProof/>
            <w:webHidden/>
          </w:rPr>
          <w:fldChar w:fldCharType="begin"/>
        </w:r>
        <w:r w:rsidR="00082720">
          <w:rPr>
            <w:noProof/>
            <w:webHidden/>
          </w:rPr>
          <w:instrText xml:space="preserve"> PAGEREF _Toc421209282 \h </w:instrText>
        </w:r>
        <w:r w:rsidR="00082720">
          <w:rPr>
            <w:noProof/>
            <w:webHidden/>
          </w:rPr>
        </w:r>
        <w:r w:rsidR="00082720">
          <w:rPr>
            <w:noProof/>
            <w:webHidden/>
          </w:rPr>
          <w:fldChar w:fldCharType="separate"/>
        </w:r>
        <w:r w:rsidR="00DC1A26">
          <w:rPr>
            <w:noProof/>
            <w:webHidden/>
          </w:rPr>
          <w:t>68</w:t>
        </w:r>
        <w:r w:rsidR="00082720">
          <w:rPr>
            <w:noProof/>
            <w:webHidden/>
          </w:rPr>
          <w:fldChar w:fldCharType="end"/>
        </w:r>
      </w:hyperlink>
    </w:p>
    <w:p w:rsidR="00082720" w:rsidRDefault="00637E62">
      <w:pPr>
        <w:pStyle w:val="Tabladeilustraciones"/>
        <w:tabs>
          <w:tab w:val="right" w:leader="dot" w:pos="8828"/>
        </w:tabs>
        <w:rPr>
          <w:rFonts w:eastAsiaTheme="minorEastAsia"/>
          <w:noProof/>
          <w:lang w:eastAsia="es-MX"/>
        </w:rPr>
      </w:pPr>
      <w:hyperlink w:anchor="_Toc421209283" w:history="1">
        <w:r w:rsidR="00082720" w:rsidRPr="009A6CBF">
          <w:rPr>
            <w:rStyle w:val="Hipervnculo"/>
            <w:noProof/>
          </w:rPr>
          <w:t>Imagen 33: Información de alimentos.</w:t>
        </w:r>
        <w:r w:rsidR="00082720">
          <w:rPr>
            <w:noProof/>
            <w:webHidden/>
          </w:rPr>
          <w:tab/>
        </w:r>
        <w:r w:rsidR="00082720">
          <w:rPr>
            <w:noProof/>
            <w:webHidden/>
          </w:rPr>
          <w:fldChar w:fldCharType="begin"/>
        </w:r>
        <w:r w:rsidR="00082720">
          <w:rPr>
            <w:noProof/>
            <w:webHidden/>
          </w:rPr>
          <w:instrText xml:space="preserve"> PAGEREF _Toc421209283 \h </w:instrText>
        </w:r>
        <w:r w:rsidR="00082720">
          <w:rPr>
            <w:noProof/>
            <w:webHidden/>
          </w:rPr>
        </w:r>
        <w:r w:rsidR="00082720">
          <w:rPr>
            <w:noProof/>
            <w:webHidden/>
          </w:rPr>
          <w:fldChar w:fldCharType="separate"/>
        </w:r>
        <w:r w:rsidR="00DC1A26">
          <w:rPr>
            <w:noProof/>
            <w:webHidden/>
          </w:rPr>
          <w:t>69</w:t>
        </w:r>
        <w:r w:rsidR="00082720">
          <w:rPr>
            <w:noProof/>
            <w:webHidden/>
          </w:rPr>
          <w:fldChar w:fldCharType="end"/>
        </w:r>
      </w:hyperlink>
    </w:p>
    <w:p w:rsidR="007B3D7A" w:rsidRDefault="007B3D7A" w:rsidP="00007009">
      <w:pPr>
        <w:spacing w:after="0" w:line="240" w:lineRule="auto"/>
      </w:pPr>
      <w:r w:rsidRPr="00282BDA">
        <w:rPr>
          <w:rFonts w:ascii="Times New Roman" w:hAnsi="Times New Roman" w:cs="Times New Roman"/>
        </w:rPr>
        <w:fldChar w:fldCharType="end"/>
      </w:r>
    </w:p>
    <w:p w:rsidR="007B3D7A" w:rsidRDefault="007B3D7A" w:rsidP="007B3D7A"/>
    <w:p w:rsidR="00F0451A" w:rsidRDefault="00F0451A" w:rsidP="00F0451A">
      <w:pPr>
        <w:rPr>
          <w:rFonts w:ascii="Times New Roman" w:hAnsi="Times New Roman" w:cs="Times New Roman"/>
          <w:sz w:val="24"/>
        </w:rPr>
      </w:pPr>
      <w:bookmarkStart w:id="3" w:name="_Toc421088203"/>
    </w:p>
    <w:p w:rsidR="00F0451A" w:rsidRDefault="00F0451A" w:rsidP="00F0451A">
      <w:pPr>
        <w:rPr>
          <w:rFonts w:ascii="Times New Roman" w:hAnsi="Times New Roman" w:cs="Times New Roman"/>
          <w:sz w:val="24"/>
        </w:rPr>
      </w:pPr>
    </w:p>
    <w:p w:rsidR="005D5B9E" w:rsidRPr="00F0451A" w:rsidRDefault="00F0451A" w:rsidP="00F0451A">
      <w:pPr>
        <w:pStyle w:val="Ttulo1"/>
        <w:rPr>
          <w:rFonts w:ascii="Times New Roman" w:hAnsi="Times New Roman" w:cs="Times New Roman"/>
          <w:sz w:val="24"/>
          <w:szCs w:val="24"/>
        </w:rPr>
      </w:pPr>
      <w:r w:rsidRPr="00F0451A">
        <w:rPr>
          <w:rFonts w:ascii="Times New Roman" w:hAnsi="Times New Roman" w:cs="Times New Roman"/>
          <w:sz w:val="24"/>
          <w:szCs w:val="24"/>
        </w:rPr>
        <w:t>Int</w:t>
      </w:r>
      <w:r w:rsidR="005D5B9E" w:rsidRPr="00F0451A">
        <w:rPr>
          <w:rFonts w:ascii="Times New Roman" w:hAnsi="Times New Roman" w:cs="Times New Roman"/>
          <w:sz w:val="24"/>
          <w:szCs w:val="24"/>
        </w:rPr>
        <w:t>roducción</w:t>
      </w:r>
      <w:bookmarkEnd w:id="3"/>
    </w:p>
    <w:p w:rsidR="005D5B9E" w:rsidRPr="00BF299F" w:rsidRDefault="005D5B9E" w:rsidP="005D5B9E">
      <w:pPr>
        <w:jc w:val="both"/>
        <w:rPr>
          <w:rFonts w:ascii="Times New Roman" w:hAnsi="Times New Roman" w:cs="Times New Roman"/>
          <w:color w:val="000000" w:themeColor="text1"/>
          <w:sz w:val="24"/>
          <w:szCs w:val="24"/>
        </w:rPr>
      </w:pPr>
    </w:p>
    <w:p w:rsidR="005D5B9E" w:rsidRPr="00BF299F" w:rsidRDefault="005D5B9E" w:rsidP="005D5B9E">
      <w:pPr>
        <w:jc w:val="both"/>
        <w:rPr>
          <w:rFonts w:ascii="Times New Roman" w:hAnsi="Times New Roman" w:cs="Times New Roman"/>
          <w:color w:val="141823"/>
          <w:sz w:val="24"/>
          <w:szCs w:val="24"/>
          <w:shd w:val="clear" w:color="auto" w:fill="FFFFFF"/>
        </w:rPr>
      </w:pPr>
      <w:r w:rsidRPr="00BF299F">
        <w:rPr>
          <w:rFonts w:ascii="Times New Roman" w:hAnsi="Times New Roman" w:cs="Times New Roman"/>
          <w:color w:val="141823"/>
          <w:sz w:val="24"/>
          <w:szCs w:val="24"/>
          <w:shd w:val="clear" w:color="auto" w:fill="FFFFFF"/>
        </w:rPr>
        <w:t>En la actualidad los nutriólogos, llevan un control de expedientes de cada paciente, en papel, por lo que existe una pérdida de información, si no se lleva un buen control de ellos.</w:t>
      </w:r>
    </w:p>
    <w:p w:rsidR="005D5B9E" w:rsidRPr="00BF299F" w:rsidDel="00536559" w:rsidRDefault="005D5B9E" w:rsidP="005D5B9E">
      <w:pPr>
        <w:pStyle w:val="Subttulo"/>
        <w:jc w:val="both"/>
        <w:rPr>
          <w:del w:id="4" w:author="Almondris Gonzalez" w:date="2015-05-13T13:40:00Z"/>
          <w:rFonts w:ascii="Times New Roman" w:hAnsi="Times New Roman" w:cs="Times New Roman"/>
          <w:b/>
          <w:color w:val="2E74B5" w:themeColor="accent1" w:themeShade="BF"/>
          <w:sz w:val="24"/>
          <w:szCs w:val="24"/>
        </w:rPr>
      </w:pPr>
      <w:r w:rsidRPr="00BF299F">
        <w:rPr>
          <w:rFonts w:ascii="Times New Roman" w:hAnsi="Times New Roman" w:cs="Times New Roman"/>
          <w:color w:val="141823"/>
          <w:sz w:val="24"/>
          <w:szCs w:val="24"/>
          <w:shd w:val="clear" w:color="auto" w:fill="FFFFFF"/>
        </w:rPr>
        <w:t>Es por eso que el Sistema de Apoyo Nutricional Avanzado (SANA) será una herramienta para apoyar al nutriólogo</w:t>
      </w:r>
      <w:r w:rsidRPr="00BF299F">
        <w:rPr>
          <w:rStyle w:val="apple-converted-space"/>
          <w:rFonts w:ascii="Times New Roman" w:hAnsi="Times New Roman" w:cs="Times New Roman"/>
          <w:color w:val="141823"/>
          <w:sz w:val="24"/>
          <w:szCs w:val="24"/>
          <w:shd w:val="clear" w:color="auto" w:fill="FFFFFF"/>
        </w:rPr>
        <w:t xml:space="preserve"> </w:t>
      </w:r>
      <w:r w:rsidRPr="00BF299F">
        <w:rPr>
          <w:rFonts w:ascii="Times New Roman" w:hAnsi="Times New Roman" w:cs="Times New Roman"/>
          <w:color w:val="141823"/>
          <w:sz w:val="24"/>
          <w:szCs w:val="24"/>
          <w:shd w:val="clear" w:color="auto" w:fill="FFFFFF"/>
        </w:rPr>
        <w:t>brindando un sistema web que le servirá para gestionar</w:t>
      </w:r>
      <w:r w:rsidRPr="00BF299F">
        <w:rPr>
          <w:rStyle w:val="apple-converted-space"/>
          <w:rFonts w:ascii="Times New Roman" w:hAnsi="Times New Roman" w:cs="Times New Roman"/>
          <w:color w:val="141823"/>
          <w:sz w:val="24"/>
          <w:szCs w:val="24"/>
          <w:shd w:val="clear" w:color="auto" w:fill="FFFFFF"/>
        </w:rPr>
        <w:t xml:space="preserve"> la </w:t>
      </w:r>
      <w:r w:rsidRPr="00BF299F">
        <w:rPr>
          <w:rFonts w:ascii="Times New Roman" w:hAnsi="Times New Roman" w:cs="Times New Roman"/>
          <w:color w:val="141823"/>
          <w:sz w:val="24"/>
          <w:szCs w:val="24"/>
          <w:shd w:val="clear" w:color="auto" w:fill="FFFFFF"/>
        </w:rPr>
        <w:t xml:space="preserve">información, cálculos correspondientes y el monitoreo de sus pacientes. Está diseñado para mejorar y facilitar el trabajo y manejo de los datos. </w:t>
      </w:r>
      <w:del w:id="5" w:author="Almondris Gonzalez" w:date="2015-05-13T13:40:00Z">
        <w:r w:rsidRPr="00BF299F" w:rsidDel="00536559">
          <w:rPr>
            <w:rFonts w:ascii="Times New Roman" w:hAnsi="Times New Roman" w:cs="Times New Roman"/>
            <w:b/>
            <w:color w:val="2E74B5" w:themeColor="accent1" w:themeShade="BF"/>
            <w:sz w:val="24"/>
            <w:szCs w:val="24"/>
          </w:rPr>
          <w:delText>¿Qué es un nutriólogo?</w:delText>
        </w:r>
      </w:del>
    </w:p>
    <w:p w:rsidR="005D5B9E" w:rsidRPr="00BF299F" w:rsidRDefault="005D5B9E" w:rsidP="005D5B9E">
      <w:pPr>
        <w:jc w:val="both"/>
        <w:rPr>
          <w:rFonts w:ascii="Times New Roman" w:hAnsi="Times New Roman" w:cs="Times New Roman"/>
          <w:sz w:val="24"/>
          <w:szCs w:val="24"/>
        </w:rPr>
      </w:pPr>
      <w:r w:rsidRPr="00BF299F">
        <w:rPr>
          <w:rFonts w:ascii="Times New Roman" w:hAnsi="Times New Roman" w:cs="Times New Roman"/>
          <w:sz w:val="24"/>
          <w:szCs w:val="24"/>
        </w:rPr>
        <w:t>Un nutriólogo es un profesional que orienta en forma más directa a su paciente, debido a que lo hace mediante la más básica y cotidiana de las necesidades: La nutrición. [1]</w:t>
      </w:r>
    </w:p>
    <w:p w:rsidR="005D5B9E" w:rsidRPr="00BF299F" w:rsidRDefault="005D5B9E" w:rsidP="005D5B9E">
      <w:pPr>
        <w:jc w:val="both"/>
        <w:rPr>
          <w:rFonts w:ascii="Times New Roman" w:hAnsi="Times New Roman" w:cs="Times New Roman"/>
          <w:sz w:val="24"/>
          <w:szCs w:val="24"/>
        </w:rPr>
      </w:pPr>
      <w:r w:rsidRPr="00BF299F">
        <w:rPr>
          <w:rFonts w:ascii="Times New Roman" w:hAnsi="Times New Roman" w:cs="Times New Roman"/>
          <w:sz w:val="24"/>
          <w:szCs w:val="24"/>
          <w:shd w:val="clear" w:color="auto" w:fill="FFFFFF"/>
        </w:rPr>
        <w:t>El nutriólogo se distingue por ser un profesional con sensibilidad social para identificar con claridad las demandas de atención de la población en los diferentes estratos socioeconómicos de su localidad y del país, respondiendo a ella con calidad profesional, actuando con ética profesional en sus actividades y en la aplicación del conocimiento.</w:t>
      </w:r>
    </w:p>
    <w:p w:rsidR="005D5B9E" w:rsidRPr="00BF299F" w:rsidRDefault="005D5B9E" w:rsidP="005D5B9E">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En este trabajo proponemos como solución un sist</w:t>
      </w:r>
      <w:r w:rsidR="00917150">
        <w:rPr>
          <w:rFonts w:ascii="Times New Roman" w:hAnsi="Times New Roman" w:cs="Times New Roman"/>
          <w:color w:val="000000" w:themeColor="text1"/>
          <w:sz w:val="24"/>
          <w:szCs w:val="24"/>
        </w:rPr>
        <w:t>ema nutricional a través de la Ingeniería en S</w:t>
      </w:r>
      <w:r w:rsidRPr="00BF299F">
        <w:rPr>
          <w:rFonts w:ascii="Times New Roman" w:hAnsi="Times New Roman" w:cs="Times New Roman"/>
          <w:color w:val="000000" w:themeColor="text1"/>
          <w:sz w:val="24"/>
          <w:szCs w:val="24"/>
        </w:rPr>
        <w:t>istemas</w:t>
      </w:r>
      <w:r w:rsidR="00697ED3">
        <w:rPr>
          <w:rFonts w:ascii="Times New Roman" w:hAnsi="Times New Roman" w:cs="Times New Roman"/>
          <w:color w:val="000000" w:themeColor="text1"/>
          <w:sz w:val="24"/>
          <w:szCs w:val="24"/>
        </w:rPr>
        <w:t>,</w:t>
      </w:r>
      <w:r w:rsidRPr="00BF299F">
        <w:rPr>
          <w:rFonts w:ascii="Times New Roman" w:hAnsi="Times New Roman" w:cs="Times New Roman"/>
          <w:color w:val="000000" w:themeColor="text1"/>
          <w:sz w:val="24"/>
          <w:szCs w:val="24"/>
        </w:rPr>
        <w:t xml:space="preserve"> ya que es </w:t>
      </w:r>
      <w:r w:rsidR="00697ED3">
        <w:rPr>
          <w:rFonts w:ascii="Times New Roman" w:hAnsi="Times New Roman" w:cs="Times New Roman"/>
          <w:color w:val="000000" w:themeColor="text1"/>
          <w:sz w:val="24"/>
          <w:szCs w:val="24"/>
        </w:rPr>
        <w:t>capaz de abarcar cualquier rama,</w:t>
      </w:r>
      <w:r w:rsidRPr="00BF299F">
        <w:rPr>
          <w:rFonts w:ascii="Times New Roman" w:hAnsi="Times New Roman" w:cs="Times New Roman"/>
          <w:color w:val="000000" w:themeColor="text1"/>
          <w:sz w:val="24"/>
          <w:szCs w:val="24"/>
        </w:rPr>
        <w:t xml:space="preserve"> incluso la de la salud por lo que crearemos un sistema de apoyo</w:t>
      </w:r>
      <w:r w:rsidR="00697ED3">
        <w:rPr>
          <w:rFonts w:ascii="Times New Roman" w:hAnsi="Times New Roman" w:cs="Times New Roman"/>
          <w:color w:val="000000" w:themeColor="text1"/>
          <w:sz w:val="24"/>
          <w:szCs w:val="24"/>
        </w:rPr>
        <w:t>,</w:t>
      </w:r>
      <w:r w:rsidRPr="00BF299F">
        <w:rPr>
          <w:rFonts w:ascii="Times New Roman" w:hAnsi="Times New Roman" w:cs="Times New Roman"/>
          <w:color w:val="000000" w:themeColor="text1"/>
          <w:sz w:val="24"/>
          <w:szCs w:val="24"/>
        </w:rPr>
        <w:t xml:space="preserve"> para mejorar el </w:t>
      </w:r>
      <w:r w:rsidR="00697ED3">
        <w:rPr>
          <w:rFonts w:ascii="Times New Roman" w:hAnsi="Times New Roman" w:cs="Times New Roman"/>
          <w:color w:val="000000" w:themeColor="text1"/>
          <w:sz w:val="24"/>
          <w:szCs w:val="24"/>
        </w:rPr>
        <w:t>parámetro de comparación en la pé</w:t>
      </w:r>
      <w:r w:rsidR="00902E30">
        <w:rPr>
          <w:rFonts w:ascii="Times New Roman" w:hAnsi="Times New Roman" w:cs="Times New Roman"/>
          <w:color w:val="000000" w:themeColor="text1"/>
          <w:sz w:val="24"/>
          <w:szCs w:val="24"/>
        </w:rPr>
        <w:t>rdida</w:t>
      </w:r>
      <w:r w:rsidRPr="00BF299F">
        <w:rPr>
          <w:rFonts w:ascii="Times New Roman" w:hAnsi="Times New Roman" w:cs="Times New Roman"/>
          <w:color w:val="000000" w:themeColor="text1"/>
          <w:sz w:val="24"/>
          <w:szCs w:val="24"/>
        </w:rPr>
        <w:t xml:space="preserve"> de </w:t>
      </w:r>
      <w:r w:rsidR="00697ED3" w:rsidRPr="00BF299F">
        <w:rPr>
          <w:rFonts w:ascii="Times New Roman" w:hAnsi="Times New Roman" w:cs="Times New Roman"/>
          <w:color w:val="000000" w:themeColor="text1"/>
          <w:sz w:val="24"/>
          <w:szCs w:val="24"/>
        </w:rPr>
        <w:t>información,</w:t>
      </w:r>
      <w:r w:rsidRPr="00BF299F">
        <w:rPr>
          <w:rFonts w:ascii="Times New Roman" w:hAnsi="Times New Roman" w:cs="Times New Roman"/>
          <w:color w:val="000000" w:themeColor="text1"/>
          <w:sz w:val="24"/>
          <w:szCs w:val="24"/>
        </w:rPr>
        <w:t xml:space="preserve"> de la forma en que un especialista en el ámbito nutricional puede ser capa</w:t>
      </w:r>
      <w:r w:rsidR="00697ED3">
        <w:rPr>
          <w:rFonts w:ascii="Times New Roman" w:hAnsi="Times New Roman" w:cs="Times New Roman"/>
          <w:color w:val="000000" w:themeColor="text1"/>
          <w:sz w:val="24"/>
          <w:szCs w:val="24"/>
        </w:rPr>
        <w:t>z de monitorear a sus pacientes</w:t>
      </w:r>
      <w:r w:rsidRPr="00BF299F">
        <w:rPr>
          <w:rFonts w:ascii="Times New Roman" w:hAnsi="Times New Roman" w:cs="Times New Roman"/>
          <w:color w:val="000000" w:themeColor="text1"/>
          <w:sz w:val="24"/>
          <w:szCs w:val="24"/>
        </w:rPr>
        <w:t xml:space="preserve"> para cambiar los hábitos alimenticios.</w:t>
      </w:r>
    </w:p>
    <w:p w:rsidR="005D5B9E" w:rsidRPr="00BF299F" w:rsidRDefault="005D5B9E" w:rsidP="005D5B9E">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Este trabajo terminal llamado “Sistema de Apoyo Nutricional Avanzado (SANA)” está diseñado para au</w:t>
      </w:r>
      <w:r w:rsidR="00697ED3">
        <w:rPr>
          <w:rFonts w:ascii="Times New Roman" w:hAnsi="Times New Roman" w:cs="Times New Roman"/>
          <w:color w:val="000000" w:themeColor="text1"/>
          <w:sz w:val="24"/>
          <w:szCs w:val="24"/>
        </w:rPr>
        <w:t xml:space="preserve">xiliar al </w:t>
      </w:r>
      <w:r w:rsidRPr="00BF299F">
        <w:rPr>
          <w:rFonts w:ascii="Times New Roman" w:hAnsi="Times New Roman" w:cs="Times New Roman"/>
          <w:color w:val="000000" w:themeColor="text1"/>
          <w:sz w:val="24"/>
          <w:szCs w:val="24"/>
        </w:rPr>
        <w:t>nutriólogo</w:t>
      </w:r>
      <w:r w:rsidR="00697ED3">
        <w:rPr>
          <w:rFonts w:ascii="Times New Roman" w:hAnsi="Times New Roman" w:cs="Times New Roman"/>
          <w:color w:val="000000" w:themeColor="text1"/>
          <w:sz w:val="24"/>
          <w:szCs w:val="24"/>
        </w:rPr>
        <w:t>,</w:t>
      </w:r>
      <w:r w:rsidR="00902E30">
        <w:rPr>
          <w:rFonts w:ascii="Times New Roman" w:hAnsi="Times New Roman" w:cs="Times New Roman"/>
          <w:color w:val="000000" w:themeColor="text1"/>
          <w:sz w:val="24"/>
          <w:szCs w:val="24"/>
        </w:rPr>
        <w:t xml:space="preserve"> </w:t>
      </w:r>
      <w:r w:rsidRPr="00BF299F">
        <w:rPr>
          <w:rFonts w:ascii="Times New Roman" w:hAnsi="Times New Roman" w:cs="Times New Roman"/>
          <w:color w:val="000000" w:themeColor="text1"/>
          <w:sz w:val="24"/>
          <w:szCs w:val="24"/>
        </w:rPr>
        <w:t>cuya misión es ayudar y guiar a las personas en todo su proceso d</w:t>
      </w:r>
      <w:r w:rsidR="00902E30">
        <w:rPr>
          <w:rFonts w:ascii="Times New Roman" w:hAnsi="Times New Roman" w:cs="Times New Roman"/>
          <w:color w:val="000000" w:themeColor="text1"/>
          <w:sz w:val="24"/>
          <w:szCs w:val="24"/>
        </w:rPr>
        <w:t xml:space="preserve">e cambio, ya que será capaz de </w:t>
      </w:r>
      <w:r w:rsidRPr="00BF299F">
        <w:rPr>
          <w:rFonts w:ascii="Times New Roman" w:hAnsi="Times New Roman" w:cs="Times New Roman"/>
          <w:color w:val="000000" w:themeColor="text1"/>
          <w:sz w:val="24"/>
          <w:szCs w:val="24"/>
        </w:rPr>
        <w:t xml:space="preserve">llevar el conteo de calorías, un </w:t>
      </w:r>
      <w:r w:rsidR="00697ED3">
        <w:rPr>
          <w:rFonts w:ascii="Times New Roman" w:hAnsi="Times New Roman" w:cs="Times New Roman"/>
          <w:color w:val="000000" w:themeColor="text1"/>
          <w:sz w:val="24"/>
          <w:szCs w:val="24"/>
        </w:rPr>
        <w:t>registro</w:t>
      </w:r>
      <w:r w:rsidR="00902E30">
        <w:rPr>
          <w:rFonts w:ascii="Times New Roman" w:hAnsi="Times New Roman" w:cs="Times New Roman"/>
          <w:color w:val="000000" w:themeColor="text1"/>
          <w:sz w:val="24"/>
          <w:szCs w:val="24"/>
        </w:rPr>
        <w:t xml:space="preserve"> de alimentos para</w:t>
      </w:r>
      <w:r w:rsidR="00B95933">
        <w:rPr>
          <w:rFonts w:ascii="Times New Roman" w:hAnsi="Times New Roman" w:cs="Times New Roman"/>
          <w:color w:val="000000" w:themeColor="text1"/>
          <w:sz w:val="24"/>
          <w:szCs w:val="24"/>
        </w:rPr>
        <w:t xml:space="preserve"> tener </w:t>
      </w:r>
      <w:r w:rsidRPr="00BF299F">
        <w:rPr>
          <w:rFonts w:ascii="Times New Roman" w:hAnsi="Times New Roman" w:cs="Times New Roman"/>
          <w:color w:val="000000" w:themeColor="text1"/>
          <w:sz w:val="24"/>
          <w:szCs w:val="24"/>
        </w:rPr>
        <w:t>un mejor contro</w:t>
      </w:r>
      <w:r w:rsidR="00697ED3">
        <w:rPr>
          <w:rFonts w:ascii="Times New Roman" w:hAnsi="Times New Roman" w:cs="Times New Roman"/>
          <w:color w:val="000000" w:themeColor="text1"/>
          <w:sz w:val="24"/>
          <w:szCs w:val="24"/>
        </w:rPr>
        <w:t>l de su alimentación y consultar</w:t>
      </w:r>
      <w:r w:rsidRPr="00BF299F">
        <w:rPr>
          <w:rFonts w:ascii="Times New Roman" w:hAnsi="Times New Roman" w:cs="Times New Roman"/>
          <w:color w:val="000000" w:themeColor="text1"/>
          <w:sz w:val="24"/>
          <w:szCs w:val="24"/>
        </w:rPr>
        <w:t xml:space="preserve"> sus citas.</w:t>
      </w:r>
    </w:p>
    <w:p w:rsidR="005D5B9E" w:rsidRPr="00BF299F" w:rsidRDefault="005D5B9E" w:rsidP="005D5B9E">
      <w:pPr>
        <w:tabs>
          <w:tab w:val="left" w:pos="294"/>
        </w:tabs>
        <w:spacing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SANA nace con el objetivo de frenar los desór</w:t>
      </w:r>
      <w:r w:rsidR="00902E30">
        <w:rPr>
          <w:rFonts w:ascii="Times New Roman" w:hAnsi="Times New Roman" w:cs="Times New Roman"/>
          <w:color w:val="000000" w:themeColor="text1"/>
          <w:sz w:val="24"/>
          <w:szCs w:val="24"/>
        </w:rPr>
        <w:t xml:space="preserve">denes alimenticios en México y </w:t>
      </w:r>
      <w:r w:rsidRPr="00BF299F">
        <w:rPr>
          <w:rFonts w:ascii="Times New Roman" w:hAnsi="Times New Roman" w:cs="Times New Roman"/>
          <w:color w:val="000000" w:themeColor="text1"/>
          <w:sz w:val="24"/>
          <w:szCs w:val="24"/>
        </w:rPr>
        <w:t>en un futuro poder ayudar a todo el mundo, as</w:t>
      </w:r>
      <w:r w:rsidR="00697ED3">
        <w:rPr>
          <w:rFonts w:ascii="Times New Roman" w:hAnsi="Times New Roman" w:cs="Times New Roman"/>
          <w:color w:val="000000" w:themeColor="text1"/>
          <w:sz w:val="24"/>
          <w:szCs w:val="24"/>
        </w:rPr>
        <w:t>í como a las personas que quiera</w:t>
      </w:r>
      <w:r w:rsidR="00902E30">
        <w:rPr>
          <w:rFonts w:ascii="Times New Roman" w:hAnsi="Times New Roman" w:cs="Times New Roman"/>
          <w:color w:val="000000" w:themeColor="text1"/>
          <w:sz w:val="24"/>
          <w:szCs w:val="24"/>
        </w:rPr>
        <w:t>n tener</w:t>
      </w:r>
      <w:r w:rsidRPr="00BF299F">
        <w:rPr>
          <w:rFonts w:ascii="Times New Roman" w:hAnsi="Times New Roman" w:cs="Times New Roman"/>
          <w:color w:val="000000" w:themeColor="text1"/>
          <w:sz w:val="24"/>
          <w:szCs w:val="24"/>
        </w:rPr>
        <w:t xml:space="preserve"> una vida saludable. Así el </w:t>
      </w:r>
      <w:r w:rsidRPr="00BF299F">
        <w:rPr>
          <w:rFonts w:ascii="Times New Roman" w:hAnsi="Times New Roman" w:cs="Times New Roman"/>
          <w:b/>
          <w:color w:val="000000" w:themeColor="text1"/>
          <w:sz w:val="24"/>
          <w:szCs w:val="24"/>
        </w:rPr>
        <w:t>objetivo general</w:t>
      </w:r>
      <w:r w:rsidR="00697ED3">
        <w:rPr>
          <w:rFonts w:ascii="Times New Roman" w:hAnsi="Times New Roman" w:cs="Times New Roman"/>
          <w:color w:val="000000" w:themeColor="text1"/>
          <w:sz w:val="24"/>
          <w:szCs w:val="24"/>
        </w:rPr>
        <w:t xml:space="preserve"> es </w:t>
      </w:r>
      <w:r w:rsidRPr="00BF299F">
        <w:rPr>
          <w:rFonts w:ascii="Times New Roman" w:hAnsi="Times New Roman" w:cs="Times New Roman"/>
          <w:color w:val="000000" w:themeColor="text1"/>
          <w:sz w:val="24"/>
          <w:szCs w:val="24"/>
        </w:rPr>
        <w:t>desarrollar una herramienta de apoyo para los nutriólogos mediante un ambiente web para el seguimiento de sus pacientes, además de ayudarlos en el control de sus alimentos durante el día, po</w:t>
      </w:r>
      <w:r w:rsidR="00697ED3">
        <w:rPr>
          <w:rFonts w:ascii="Times New Roman" w:hAnsi="Times New Roman" w:cs="Times New Roman"/>
          <w:color w:val="000000" w:themeColor="text1"/>
          <w:sz w:val="24"/>
          <w:szCs w:val="24"/>
        </w:rPr>
        <w:t>r medio de una aplicación móvil</w:t>
      </w:r>
      <w:r w:rsidRPr="00BF299F">
        <w:rPr>
          <w:rFonts w:ascii="Times New Roman" w:hAnsi="Times New Roman" w:cs="Times New Roman"/>
          <w:color w:val="000000" w:themeColor="text1"/>
          <w:sz w:val="24"/>
          <w:szCs w:val="24"/>
        </w:rPr>
        <w:t xml:space="preserve"> para satisfacer una vida saludable.</w:t>
      </w:r>
    </w:p>
    <w:p w:rsidR="005D5B9E" w:rsidRPr="00BF299F" w:rsidRDefault="005D5B9E" w:rsidP="005D5B9E">
      <w:pPr>
        <w:spacing w:after="0" w:line="240" w:lineRule="auto"/>
        <w:jc w:val="both"/>
        <w:rPr>
          <w:rFonts w:ascii="Times New Roman" w:hAnsi="Times New Roman" w:cs="Times New Roman"/>
          <w:color w:val="000000" w:themeColor="text1"/>
          <w:sz w:val="24"/>
          <w:szCs w:val="24"/>
        </w:rPr>
      </w:pPr>
    </w:p>
    <w:p w:rsidR="005D5B9E" w:rsidRPr="00BF299F" w:rsidRDefault="005D5B9E" w:rsidP="005D5B9E">
      <w:pPr>
        <w:spacing w:after="0"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Para alcanzar el objetivo general propuesto, planteamos los siguientes objetivos específicos:</w:t>
      </w:r>
    </w:p>
    <w:p w:rsidR="005D5B9E" w:rsidRPr="00BF299F" w:rsidRDefault="005D5B9E" w:rsidP="005D5B9E">
      <w:pPr>
        <w:spacing w:after="0" w:line="240" w:lineRule="auto"/>
        <w:jc w:val="both"/>
        <w:rPr>
          <w:rFonts w:ascii="Times New Roman" w:hAnsi="Times New Roman" w:cs="Times New Roman"/>
          <w:color w:val="000000" w:themeColor="text1"/>
          <w:sz w:val="24"/>
          <w:szCs w:val="24"/>
        </w:rPr>
      </w:pPr>
    </w:p>
    <w:p w:rsidR="005D5B9E" w:rsidRDefault="005D5B9E" w:rsidP="005D5B9E">
      <w:pPr>
        <w:pStyle w:val="Prrafodelista"/>
        <w:numPr>
          <w:ilvl w:val="0"/>
          <w:numId w:val="4"/>
        </w:numPr>
        <w:spacing w:after="0"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Implementar un sistema de repositorio de datos para apoyo a un nutriólogo donde introducirá los expedientes, dietas; de cada un</w:t>
      </w:r>
      <w:r w:rsidR="00697ED3">
        <w:rPr>
          <w:rFonts w:ascii="Times New Roman" w:hAnsi="Times New Roman" w:cs="Times New Roman"/>
          <w:color w:val="000000" w:themeColor="text1"/>
          <w:sz w:val="24"/>
          <w:szCs w:val="24"/>
        </w:rPr>
        <w:t>o de sus pacientes, y así evitará</w:t>
      </w:r>
      <w:r w:rsidR="00BB07BF">
        <w:rPr>
          <w:rFonts w:ascii="Times New Roman" w:hAnsi="Times New Roman" w:cs="Times New Roman"/>
          <w:color w:val="000000" w:themeColor="text1"/>
          <w:sz w:val="24"/>
          <w:szCs w:val="24"/>
        </w:rPr>
        <w:t xml:space="preserve"> la pé</w:t>
      </w:r>
      <w:r w:rsidR="00902E30">
        <w:rPr>
          <w:rFonts w:ascii="Times New Roman" w:hAnsi="Times New Roman" w:cs="Times New Roman"/>
          <w:color w:val="000000" w:themeColor="text1"/>
          <w:sz w:val="24"/>
          <w:szCs w:val="24"/>
        </w:rPr>
        <w:t xml:space="preserve">rdida de información debido a </w:t>
      </w:r>
      <w:r w:rsidRPr="00BF299F">
        <w:rPr>
          <w:rFonts w:ascii="Times New Roman" w:hAnsi="Times New Roman" w:cs="Times New Roman"/>
          <w:color w:val="000000" w:themeColor="text1"/>
          <w:sz w:val="24"/>
          <w:szCs w:val="24"/>
        </w:rPr>
        <w:t>que aún hacen uso de papel.</w:t>
      </w:r>
    </w:p>
    <w:p w:rsidR="007257A6" w:rsidRPr="007257A6" w:rsidRDefault="007257A6" w:rsidP="007257A6">
      <w:pPr>
        <w:spacing w:after="0" w:line="240" w:lineRule="auto"/>
        <w:jc w:val="both"/>
        <w:rPr>
          <w:rFonts w:ascii="Times New Roman" w:hAnsi="Times New Roman" w:cs="Times New Roman"/>
          <w:color w:val="000000" w:themeColor="text1"/>
          <w:sz w:val="24"/>
          <w:szCs w:val="24"/>
        </w:rPr>
      </w:pPr>
    </w:p>
    <w:p w:rsidR="005D5B9E" w:rsidRDefault="005D5B9E" w:rsidP="005D5B9E">
      <w:pPr>
        <w:spacing w:after="0" w:line="240" w:lineRule="auto"/>
        <w:jc w:val="both"/>
        <w:rPr>
          <w:rFonts w:ascii="Times New Roman" w:hAnsi="Times New Roman" w:cs="Times New Roman"/>
          <w:color w:val="000000" w:themeColor="text1"/>
          <w:sz w:val="24"/>
          <w:szCs w:val="24"/>
        </w:rPr>
      </w:pPr>
    </w:p>
    <w:p w:rsidR="00BB07BF" w:rsidRDefault="00BB07BF" w:rsidP="005D5B9E">
      <w:pPr>
        <w:spacing w:after="0" w:line="240" w:lineRule="auto"/>
        <w:jc w:val="both"/>
        <w:rPr>
          <w:rFonts w:ascii="Times New Roman" w:hAnsi="Times New Roman" w:cs="Times New Roman"/>
          <w:color w:val="000000" w:themeColor="text1"/>
          <w:sz w:val="24"/>
          <w:szCs w:val="24"/>
        </w:rPr>
      </w:pPr>
    </w:p>
    <w:p w:rsidR="007B3D7A" w:rsidRDefault="007B3D7A" w:rsidP="005D5B9E">
      <w:pPr>
        <w:spacing w:after="0" w:line="240" w:lineRule="auto"/>
        <w:jc w:val="both"/>
        <w:rPr>
          <w:rFonts w:ascii="Times New Roman" w:hAnsi="Times New Roman" w:cs="Times New Roman"/>
          <w:color w:val="000000" w:themeColor="text1"/>
          <w:sz w:val="24"/>
          <w:szCs w:val="24"/>
        </w:rPr>
      </w:pPr>
    </w:p>
    <w:p w:rsidR="007B3D7A" w:rsidRPr="00BF299F" w:rsidRDefault="007B3D7A" w:rsidP="005D5B9E">
      <w:pPr>
        <w:spacing w:after="0" w:line="240" w:lineRule="auto"/>
        <w:jc w:val="both"/>
        <w:rPr>
          <w:rFonts w:ascii="Times New Roman" w:hAnsi="Times New Roman" w:cs="Times New Roman"/>
          <w:color w:val="000000" w:themeColor="text1"/>
          <w:sz w:val="24"/>
          <w:szCs w:val="24"/>
        </w:rPr>
      </w:pPr>
    </w:p>
    <w:p w:rsidR="005D5B9E" w:rsidRPr="00BF299F" w:rsidRDefault="005D5B9E" w:rsidP="005D5B9E">
      <w:pPr>
        <w:pStyle w:val="Prrafodelista"/>
        <w:numPr>
          <w:ilvl w:val="0"/>
          <w:numId w:val="4"/>
        </w:numPr>
        <w:spacing w:after="0"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Desarrollar una aplicación móvil para que el paciente interesado lleve a cabo el registro de los alimentos que consume durante el día con la finalidad de que satisfaga una vida sana y saludable.</w:t>
      </w:r>
    </w:p>
    <w:p w:rsidR="005D5B9E" w:rsidRPr="00BF299F" w:rsidRDefault="005D5B9E" w:rsidP="005D5B9E">
      <w:pPr>
        <w:tabs>
          <w:tab w:val="left" w:pos="294"/>
        </w:tabs>
        <w:spacing w:line="240" w:lineRule="auto"/>
        <w:jc w:val="both"/>
        <w:rPr>
          <w:rFonts w:ascii="Times New Roman" w:hAnsi="Times New Roman" w:cs="Times New Roman"/>
          <w:color w:val="000000" w:themeColor="text1"/>
          <w:sz w:val="24"/>
          <w:szCs w:val="24"/>
        </w:rPr>
      </w:pPr>
    </w:p>
    <w:p w:rsidR="005D5B9E" w:rsidRPr="00BF299F" w:rsidRDefault="005D5B9E" w:rsidP="001B4F7C">
      <w:pPr>
        <w:pStyle w:val="Ttulo2"/>
        <w:rPr>
          <w:rFonts w:ascii="Times New Roman" w:hAnsi="Times New Roman" w:cs="Times New Roman"/>
          <w:sz w:val="24"/>
          <w:szCs w:val="24"/>
          <w:shd w:val="clear" w:color="auto" w:fill="FFFFFF"/>
        </w:rPr>
      </w:pPr>
      <w:del w:id="6" w:author="Almondris Gonzalez" w:date="2015-05-13T22:26:00Z">
        <w:r w:rsidRPr="00BF299F" w:rsidDel="002C3238">
          <w:rPr>
            <w:rFonts w:ascii="Times New Roman" w:hAnsi="Times New Roman" w:cs="Times New Roman"/>
            <w:sz w:val="24"/>
            <w:szCs w:val="24"/>
            <w:shd w:val="clear" w:color="auto" w:fill="FFFFFF"/>
          </w:rPr>
          <w:delText>1.1</w:delText>
        </w:r>
      </w:del>
      <w:bookmarkStart w:id="7" w:name="_Toc421088204"/>
      <w:r w:rsidRPr="00BF299F">
        <w:rPr>
          <w:rFonts w:ascii="Times New Roman" w:hAnsi="Times New Roman" w:cs="Times New Roman"/>
          <w:sz w:val="24"/>
          <w:szCs w:val="24"/>
          <w:shd w:val="clear" w:color="auto" w:fill="FFFFFF"/>
        </w:rPr>
        <w:t>Identificación del problema</w:t>
      </w:r>
      <w:bookmarkEnd w:id="7"/>
    </w:p>
    <w:p w:rsidR="005D5B9E" w:rsidRPr="00BF299F" w:rsidRDefault="005D5B9E" w:rsidP="005D5B9E">
      <w:pPr>
        <w:spacing w:after="0"/>
        <w:jc w:val="both"/>
        <w:rPr>
          <w:rFonts w:ascii="Times New Roman" w:hAnsi="Times New Roman" w:cs="Times New Roman"/>
          <w:color w:val="000000" w:themeColor="text1"/>
          <w:sz w:val="24"/>
          <w:szCs w:val="24"/>
          <w:shd w:val="clear" w:color="auto" w:fill="FFFFFF"/>
        </w:rPr>
      </w:pPr>
    </w:p>
    <w:p w:rsidR="005D5B9E" w:rsidRPr="00BF299F" w:rsidRDefault="005D5B9E" w:rsidP="005D5B9E">
      <w:pPr>
        <w:shd w:val="clear" w:color="auto" w:fill="FFFFFF"/>
        <w:spacing w:after="0" w:line="240" w:lineRule="auto"/>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 xml:space="preserve">Los  nutriólogos  tienen </w:t>
      </w:r>
      <w:r w:rsidR="00BB07BF">
        <w:rPr>
          <w:rFonts w:ascii="Times New Roman" w:eastAsia="Times New Roman" w:hAnsi="Times New Roman" w:cs="Times New Roman"/>
          <w:color w:val="000000" w:themeColor="text1"/>
          <w:sz w:val="24"/>
          <w:szCs w:val="24"/>
          <w:lang w:eastAsia="es-MX"/>
        </w:rPr>
        <w:t xml:space="preserve"> dificultades  para  llevar el o</w:t>
      </w:r>
      <w:r w:rsidRPr="00BF299F">
        <w:rPr>
          <w:rFonts w:ascii="Times New Roman" w:eastAsia="Times New Roman" w:hAnsi="Times New Roman" w:cs="Times New Roman"/>
          <w:color w:val="000000" w:themeColor="text1"/>
          <w:sz w:val="24"/>
          <w:szCs w:val="24"/>
          <w:lang w:eastAsia="es-MX"/>
        </w:rPr>
        <w:t>rden d</w:t>
      </w:r>
      <w:r w:rsidR="00BB07BF">
        <w:rPr>
          <w:rFonts w:ascii="Times New Roman" w:eastAsia="Times New Roman" w:hAnsi="Times New Roman" w:cs="Times New Roman"/>
          <w:color w:val="000000" w:themeColor="text1"/>
          <w:sz w:val="24"/>
          <w:szCs w:val="24"/>
          <w:lang w:eastAsia="es-MX"/>
        </w:rPr>
        <w:t>e los datos de los pacientes, por ejemplo el s</w:t>
      </w:r>
      <w:r w:rsidRPr="00BF299F">
        <w:rPr>
          <w:rFonts w:ascii="Times New Roman" w:eastAsia="Times New Roman" w:hAnsi="Times New Roman" w:cs="Times New Roman"/>
          <w:color w:val="000000" w:themeColor="text1"/>
          <w:sz w:val="24"/>
          <w:szCs w:val="24"/>
          <w:lang w:eastAsia="es-MX"/>
        </w:rPr>
        <w:t>istema que t</w:t>
      </w:r>
      <w:r w:rsidR="00BB07BF">
        <w:rPr>
          <w:rFonts w:ascii="Times New Roman" w:eastAsia="Times New Roman" w:hAnsi="Times New Roman" w:cs="Times New Roman"/>
          <w:color w:val="000000" w:themeColor="text1"/>
          <w:sz w:val="24"/>
          <w:szCs w:val="24"/>
          <w:lang w:eastAsia="es-MX"/>
        </w:rPr>
        <w:t xml:space="preserve">iene la nutrióloga Ana María </w:t>
      </w:r>
      <w:proofErr w:type="spellStart"/>
      <w:r w:rsidR="00BB07BF">
        <w:rPr>
          <w:rFonts w:ascii="Times New Roman" w:eastAsia="Times New Roman" w:hAnsi="Times New Roman" w:cs="Times New Roman"/>
          <w:color w:val="000000" w:themeColor="text1"/>
          <w:sz w:val="24"/>
          <w:szCs w:val="24"/>
          <w:lang w:eastAsia="es-MX"/>
        </w:rPr>
        <w:t>Greis</w:t>
      </w:r>
      <w:r w:rsidRPr="00BF299F">
        <w:rPr>
          <w:rFonts w:ascii="Times New Roman" w:eastAsia="Times New Roman" w:hAnsi="Times New Roman" w:cs="Times New Roman"/>
          <w:color w:val="000000" w:themeColor="text1"/>
          <w:sz w:val="24"/>
          <w:szCs w:val="24"/>
          <w:lang w:eastAsia="es-MX"/>
        </w:rPr>
        <w:t>a</w:t>
      </w:r>
      <w:proofErr w:type="spellEnd"/>
      <w:r w:rsidRPr="00BF299F">
        <w:rPr>
          <w:rFonts w:ascii="Times New Roman" w:eastAsia="Times New Roman" w:hAnsi="Times New Roman" w:cs="Times New Roman"/>
          <w:color w:val="000000" w:themeColor="text1"/>
          <w:sz w:val="24"/>
          <w:szCs w:val="24"/>
          <w:lang w:eastAsia="es-MX"/>
        </w:rPr>
        <w:t xml:space="preserve"> Rodríguez </w:t>
      </w:r>
      <w:proofErr w:type="spellStart"/>
      <w:r w:rsidRPr="00BF299F">
        <w:rPr>
          <w:rFonts w:ascii="Times New Roman" w:eastAsia="Times New Roman" w:hAnsi="Times New Roman" w:cs="Times New Roman"/>
          <w:color w:val="000000" w:themeColor="text1"/>
          <w:sz w:val="24"/>
          <w:szCs w:val="24"/>
          <w:lang w:eastAsia="es-MX"/>
        </w:rPr>
        <w:t>Rodríguez</w:t>
      </w:r>
      <w:proofErr w:type="spellEnd"/>
      <w:r w:rsidRPr="00BF299F">
        <w:rPr>
          <w:rFonts w:ascii="Times New Roman" w:eastAsia="Times New Roman" w:hAnsi="Times New Roman" w:cs="Times New Roman"/>
          <w:color w:val="000000" w:themeColor="text1"/>
          <w:sz w:val="24"/>
          <w:szCs w:val="24"/>
          <w:lang w:eastAsia="es-MX"/>
        </w:rPr>
        <w:t xml:space="preserve"> que está en la clínica del </w:t>
      </w:r>
      <w:r w:rsidR="00BB07BF">
        <w:rPr>
          <w:rFonts w:ascii="Times New Roman" w:eastAsia="Times New Roman" w:hAnsi="Times New Roman" w:cs="Times New Roman"/>
          <w:color w:val="000000" w:themeColor="text1"/>
          <w:sz w:val="24"/>
          <w:szCs w:val="24"/>
          <w:lang w:eastAsia="es-MX"/>
        </w:rPr>
        <w:t>Instituto Politécnico Nacional U</w:t>
      </w:r>
      <w:r w:rsidRPr="00BF299F">
        <w:rPr>
          <w:rFonts w:ascii="Times New Roman" w:eastAsia="Times New Roman" w:hAnsi="Times New Roman" w:cs="Times New Roman"/>
          <w:color w:val="000000" w:themeColor="text1"/>
          <w:sz w:val="24"/>
          <w:szCs w:val="24"/>
          <w:lang w:eastAsia="es-MX"/>
        </w:rPr>
        <w:t>nidad Zacatenco</w:t>
      </w:r>
      <w:r w:rsidR="00BB07BF">
        <w:rPr>
          <w:rFonts w:ascii="Times New Roman" w:eastAsia="Times New Roman" w:hAnsi="Times New Roman" w:cs="Times New Roman"/>
          <w:color w:val="000000" w:themeColor="text1"/>
          <w:sz w:val="24"/>
          <w:szCs w:val="24"/>
          <w:lang w:eastAsia="es-MX"/>
        </w:rPr>
        <w:t xml:space="preserve">, nos dimos cuenta que tiene  </w:t>
      </w:r>
      <w:r w:rsidRPr="00BF299F">
        <w:rPr>
          <w:rFonts w:ascii="Times New Roman" w:eastAsia="Times New Roman" w:hAnsi="Times New Roman" w:cs="Times New Roman"/>
          <w:color w:val="000000" w:themeColor="text1"/>
          <w:sz w:val="24"/>
          <w:szCs w:val="24"/>
          <w:lang w:eastAsia="es-MX"/>
        </w:rPr>
        <w:t xml:space="preserve"> una aplicación Web la cual no guarda ningún dato y no lleva un control de expediente de sus</w:t>
      </w:r>
      <w:r w:rsidR="00BB07BF">
        <w:rPr>
          <w:rFonts w:ascii="Times New Roman" w:eastAsia="Times New Roman" w:hAnsi="Times New Roman" w:cs="Times New Roman"/>
          <w:color w:val="000000" w:themeColor="text1"/>
          <w:sz w:val="24"/>
          <w:szCs w:val="24"/>
          <w:lang w:eastAsia="es-MX"/>
        </w:rPr>
        <w:t xml:space="preserve"> pacientes de manera organizada</w:t>
      </w:r>
      <w:r w:rsidRPr="00BF299F">
        <w:rPr>
          <w:rFonts w:ascii="Times New Roman" w:eastAsia="Times New Roman" w:hAnsi="Times New Roman" w:cs="Times New Roman"/>
          <w:color w:val="000000" w:themeColor="text1"/>
          <w:sz w:val="24"/>
          <w:szCs w:val="24"/>
          <w:lang w:eastAsia="es-MX"/>
        </w:rPr>
        <w:t>,</w:t>
      </w:r>
      <w:r w:rsidR="00BB07BF">
        <w:rPr>
          <w:rFonts w:ascii="Times New Roman" w:eastAsia="Times New Roman" w:hAnsi="Times New Roman" w:cs="Times New Roman"/>
          <w:color w:val="000000" w:themeColor="text1"/>
          <w:sz w:val="24"/>
          <w:szCs w:val="24"/>
          <w:lang w:eastAsia="es-MX"/>
        </w:rPr>
        <w:t xml:space="preserve"> ni los cálculos necesarios así como </w:t>
      </w:r>
      <w:r w:rsidRPr="00BF299F">
        <w:rPr>
          <w:rFonts w:ascii="Times New Roman" w:eastAsia="Times New Roman" w:hAnsi="Times New Roman" w:cs="Times New Roman"/>
          <w:color w:val="000000" w:themeColor="text1"/>
          <w:sz w:val="24"/>
          <w:szCs w:val="24"/>
          <w:lang w:eastAsia="es-MX"/>
        </w:rPr>
        <w:t xml:space="preserve"> complicaciones en la </w:t>
      </w:r>
      <w:r w:rsidR="00BB07BF">
        <w:rPr>
          <w:rFonts w:ascii="Times New Roman" w:eastAsia="Times New Roman" w:hAnsi="Times New Roman" w:cs="Times New Roman"/>
          <w:color w:val="000000" w:themeColor="text1"/>
          <w:sz w:val="24"/>
          <w:szCs w:val="24"/>
          <w:lang w:eastAsia="es-MX"/>
        </w:rPr>
        <w:t xml:space="preserve">creación de dietas variadas para </w:t>
      </w:r>
      <w:r w:rsidRPr="00BF299F">
        <w:rPr>
          <w:rFonts w:ascii="Times New Roman" w:eastAsia="Times New Roman" w:hAnsi="Times New Roman" w:cs="Times New Roman"/>
          <w:color w:val="000000" w:themeColor="text1"/>
          <w:sz w:val="24"/>
          <w:szCs w:val="24"/>
          <w:lang w:eastAsia="es-MX"/>
        </w:rPr>
        <w:t>mantener un seguimiento profesional y personal de sus pacientes.</w:t>
      </w:r>
    </w:p>
    <w:p w:rsidR="005D5B9E" w:rsidRPr="00BF299F" w:rsidRDefault="005D5B9E" w:rsidP="005D5B9E">
      <w:pPr>
        <w:shd w:val="clear" w:color="auto" w:fill="FFFFFF"/>
        <w:spacing w:after="0" w:line="240" w:lineRule="auto"/>
        <w:jc w:val="both"/>
        <w:rPr>
          <w:rFonts w:ascii="Times New Roman" w:eastAsia="Times New Roman" w:hAnsi="Times New Roman" w:cs="Times New Roman"/>
          <w:color w:val="000000" w:themeColor="text1"/>
          <w:sz w:val="24"/>
          <w:szCs w:val="24"/>
          <w:lang w:eastAsia="es-MX"/>
        </w:rPr>
      </w:pPr>
    </w:p>
    <w:p w:rsidR="005D5B9E" w:rsidRPr="00BF299F" w:rsidRDefault="005D5B9E" w:rsidP="001B4F7C">
      <w:pPr>
        <w:shd w:val="clear" w:color="auto" w:fill="FFFFFF"/>
        <w:spacing w:after="0" w:line="240" w:lineRule="auto"/>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Así mismo la dificultad de los pacientes para llevar un registro de cantida</w:t>
      </w:r>
      <w:r w:rsidR="00B8524B">
        <w:rPr>
          <w:rFonts w:ascii="Times New Roman" w:eastAsia="Times New Roman" w:hAnsi="Times New Roman" w:cs="Times New Roman"/>
          <w:color w:val="000000" w:themeColor="text1"/>
          <w:sz w:val="24"/>
          <w:szCs w:val="24"/>
          <w:lang w:eastAsia="es-MX"/>
        </w:rPr>
        <w:t>d de calorías consumidas al día y</w:t>
      </w:r>
      <w:r w:rsidRPr="00BF299F">
        <w:rPr>
          <w:rFonts w:ascii="Times New Roman" w:eastAsia="Times New Roman" w:hAnsi="Times New Roman" w:cs="Times New Roman"/>
          <w:color w:val="000000" w:themeColor="text1"/>
          <w:sz w:val="24"/>
          <w:szCs w:val="24"/>
          <w:lang w:eastAsia="es-MX"/>
        </w:rPr>
        <w:t xml:space="preserve"> tener conocimiento de la variedad de alimentos utilizando equivalentes en base a las calorías indicadas por su nutriólogo.</w:t>
      </w:r>
      <w:bookmarkStart w:id="8" w:name="_Toc168733361"/>
      <w:bookmarkStart w:id="9" w:name="_Toc168746241"/>
    </w:p>
    <w:p w:rsidR="001B4F7C" w:rsidRPr="00BF299F" w:rsidRDefault="001B4F7C" w:rsidP="001B4F7C">
      <w:pPr>
        <w:shd w:val="clear" w:color="auto" w:fill="FFFFFF"/>
        <w:spacing w:after="0" w:line="240" w:lineRule="auto"/>
        <w:jc w:val="both"/>
        <w:rPr>
          <w:rFonts w:ascii="Times New Roman" w:hAnsi="Times New Roman" w:cs="Times New Roman"/>
          <w:b/>
          <w:color w:val="8496B0" w:themeColor="text2" w:themeTint="99"/>
          <w:sz w:val="24"/>
          <w:szCs w:val="24"/>
        </w:rPr>
      </w:pPr>
    </w:p>
    <w:p w:rsidR="005D5B9E" w:rsidRDefault="005D5B9E" w:rsidP="001B4F7C">
      <w:pPr>
        <w:pStyle w:val="Ttulo2"/>
        <w:rPr>
          <w:rFonts w:ascii="Times New Roman" w:hAnsi="Times New Roman" w:cs="Times New Roman"/>
          <w:sz w:val="24"/>
          <w:szCs w:val="24"/>
        </w:rPr>
      </w:pPr>
      <w:bookmarkStart w:id="10" w:name="_Toc421088205"/>
      <w:bookmarkEnd w:id="8"/>
      <w:bookmarkEnd w:id="9"/>
      <w:r w:rsidRPr="00BF299F">
        <w:rPr>
          <w:rFonts w:ascii="Times New Roman" w:hAnsi="Times New Roman" w:cs="Times New Roman"/>
          <w:sz w:val="24"/>
          <w:szCs w:val="24"/>
          <w:rPrChange w:id="11" w:author="Almondris Gonzalez" w:date="2015-05-18T22:07:00Z">
            <w:rPr>
              <w:b/>
              <w:iCs/>
              <w:sz w:val="24"/>
              <w:szCs w:val="24"/>
            </w:rPr>
          </w:rPrChange>
        </w:rPr>
        <w:t>Propuesta de solución</w:t>
      </w:r>
      <w:bookmarkEnd w:id="10"/>
    </w:p>
    <w:p w:rsidR="00DF2EAD" w:rsidRPr="00DF2EAD" w:rsidRDefault="00DF2EAD" w:rsidP="00DF2EAD">
      <w:pPr>
        <w:rPr>
          <w:rPrChange w:id="12" w:author="Almondris Gonzalez" w:date="2015-05-18T22:07:00Z">
            <w:rPr>
              <w:i/>
              <w:iCs/>
              <w:sz w:val="24"/>
              <w:szCs w:val="24"/>
            </w:rPr>
          </w:rPrChange>
        </w:rPr>
      </w:pPr>
    </w:p>
    <w:p w:rsidR="005D5B9E" w:rsidRPr="00BF299F" w:rsidRDefault="005D5B9E" w:rsidP="005D5B9E">
      <w:pPr>
        <w:jc w:val="both"/>
        <w:rPr>
          <w:rFonts w:ascii="Times New Roman" w:hAnsi="Times New Roman" w:cs="Times New Roman"/>
          <w:sz w:val="24"/>
          <w:szCs w:val="24"/>
        </w:rPr>
      </w:pPr>
      <w:r w:rsidRPr="00BF299F">
        <w:rPr>
          <w:rFonts w:ascii="Times New Roman" w:hAnsi="Times New Roman" w:cs="Times New Roman"/>
          <w:sz w:val="24"/>
          <w:szCs w:val="24"/>
          <w:rPrChange w:id="13" w:author="Almondris Gonzalez" w:date="2015-05-18T22:05:00Z">
            <w:rPr>
              <w:rFonts w:cs="Arial"/>
              <w:sz w:val="24"/>
              <w:szCs w:val="24"/>
            </w:rPr>
          </w:rPrChange>
        </w:rPr>
        <w:t>La creación del sistema de apoyo nutricional avanzado (SANA). Estará</w:t>
      </w:r>
      <w:r w:rsidRPr="00BF299F">
        <w:rPr>
          <w:rFonts w:ascii="Times New Roman" w:hAnsi="Times New Roman" w:cs="Times New Roman"/>
          <w:sz w:val="24"/>
          <w:szCs w:val="24"/>
        </w:rPr>
        <w:t xml:space="preserve"> conformado por una aplicación</w:t>
      </w:r>
      <w:r w:rsidRPr="00BF299F">
        <w:rPr>
          <w:rFonts w:ascii="Times New Roman" w:hAnsi="Times New Roman" w:cs="Times New Roman"/>
          <w:sz w:val="24"/>
          <w:szCs w:val="24"/>
          <w:rPrChange w:id="14" w:author="Almondris Gonzalez" w:date="2015-05-18T22:05:00Z">
            <w:rPr>
              <w:rFonts w:cs="Arial"/>
              <w:color w:val="000000" w:themeColor="text1"/>
              <w:sz w:val="24"/>
              <w:szCs w:val="24"/>
            </w:rPr>
          </w:rPrChange>
        </w:rPr>
        <w:t xml:space="preserve"> web</w:t>
      </w:r>
      <w:r w:rsidRPr="00BF299F">
        <w:rPr>
          <w:rFonts w:ascii="Times New Roman" w:hAnsi="Times New Roman" w:cs="Times New Roman"/>
          <w:sz w:val="24"/>
          <w:szCs w:val="24"/>
        </w:rPr>
        <w:t xml:space="preserve"> y una aplicación Móvil.</w:t>
      </w:r>
    </w:p>
    <w:p w:rsidR="005D5B9E" w:rsidRPr="00BF299F" w:rsidRDefault="005D5B9E" w:rsidP="005D5B9E">
      <w:pPr>
        <w:jc w:val="both"/>
        <w:rPr>
          <w:rFonts w:ascii="Times New Roman" w:hAnsi="Times New Roman" w:cs="Times New Roman"/>
          <w:sz w:val="24"/>
          <w:szCs w:val="24"/>
        </w:rPr>
      </w:pPr>
      <w:r w:rsidRPr="00BF299F">
        <w:rPr>
          <w:rFonts w:ascii="Times New Roman" w:hAnsi="Times New Roman" w:cs="Times New Roman"/>
          <w:sz w:val="24"/>
          <w:szCs w:val="24"/>
        </w:rPr>
        <w:t xml:space="preserve">La aplicación Web </w:t>
      </w:r>
      <w:r w:rsidRPr="00BF299F">
        <w:rPr>
          <w:rFonts w:ascii="Times New Roman" w:hAnsi="Times New Roman" w:cs="Times New Roman"/>
          <w:sz w:val="24"/>
          <w:szCs w:val="24"/>
          <w:rPrChange w:id="15" w:author="Almondris Gonzalez" w:date="2015-05-18T22:05:00Z">
            <w:rPr>
              <w:rFonts w:cs="Arial"/>
              <w:color w:val="000000" w:themeColor="text1"/>
              <w:sz w:val="24"/>
              <w:szCs w:val="24"/>
            </w:rPr>
          </w:rPrChange>
        </w:rPr>
        <w:t>será  adm</w:t>
      </w:r>
      <w:r w:rsidR="00B8524B">
        <w:rPr>
          <w:rFonts w:ascii="Times New Roman" w:hAnsi="Times New Roman" w:cs="Times New Roman"/>
          <w:sz w:val="24"/>
          <w:szCs w:val="24"/>
        </w:rPr>
        <w:t xml:space="preserve">inistrada por  un nutriólogo la </w:t>
      </w:r>
      <w:r w:rsidRPr="00BF299F">
        <w:rPr>
          <w:rFonts w:ascii="Times New Roman" w:hAnsi="Times New Roman" w:cs="Times New Roman"/>
          <w:sz w:val="24"/>
          <w:szCs w:val="24"/>
          <w:rPrChange w:id="16" w:author="Almondris Gonzalez" w:date="2015-05-18T22:05:00Z">
            <w:rPr>
              <w:rFonts w:cs="Arial"/>
              <w:color w:val="000000" w:themeColor="text1"/>
              <w:sz w:val="24"/>
              <w:szCs w:val="24"/>
            </w:rPr>
          </w:rPrChange>
        </w:rPr>
        <w:t xml:space="preserve">cual tendrá acceso a los datos del paciente </w:t>
      </w:r>
      <w:r w:rsidRPr="00BF299F">
        <w:rPr>
          <w:rFonts w:ascii="Times New Roman" w:hAnsi="Times New Roman" w:cs="Times New Roman"/>
          <w:sz w:val="24"/>
          <w:szCs w:val="24"/>
        </w:rPr>
        <w:t xml:space="preserve"> y </w:t>
      </w:r>
      <w:r w:rsidR="00B8524B">
        <w:rPr>
          <w:rFonts w:ascii="Times New Roman" w:hAnsi="Times New Roman" w:cs="Times New Roman"/>
          <w:sz w:val="24"/>
          <w:szCs w:val="24"/>
        </w:rPr>
        <w:t xml:space="preserve">el consumo de calorías de manera que </w:t>
      </w:r>
      <w:r w:rsidRPr="00BF299F">
        <w:rPr>
          <w:rFonts w:ascii="Times New Roman" w:hAnsi="Times New Roman" w:cs="Times New Roman"/>
          <w:sz w:val="24"/>
          <w:szCs w:val="24"/>
          <w:rPrChange w:id="17" w:author="Almondris Gonzalez" w:date="2015-05-18T22:05:00Z">
            <w:rPr>
              <w:rFonts w:cs="Arial"/>
              <w:color w:val="000000" w:themeColor="text1"/>
              <w:sz w:val="24"/>
              <w:szCs w:val="24"/>
            </w:rPr>
          </w:rPrChange>
        </w:rPr>
        <w:t>podrá monitorear que llevó su  dieta,</w:t>
      </w:r>
      <w:r w:rsidRPr="00BF299F">
        <w:rPr>
          <w:rFonts w:ascii="Times New Roman" w:hAnsi="Times New Roman" w:cs="Times New Roman"/>
          <w:sz w:val="24"/>
          <w:szCs w:val="24"/>
        </w:rPr>
        <w:t xml:space="preserve"> </w:t>
      </w:r>
      <w:r w:rsidRPr="00BF299F">
        <w:rPr>
          <w:rFonts w:ascii="Times New Roman" w:hAnsi="Times New Roman" w:cs="Times New Roman"/>
          <w:sz w:val="24"/>
          <w:szCs w:val="24"/>
          <w:rPrChange w:id="18" w:author="Almondris Gonzalez" w:date="2015-05-18T22:05:00Z">
            <w:rPr>
              <w:rFonts w:cs="Arial"/>
              <w:color w:val="000000" w:themeColor="text1"/>
              <w:sz w:val="24"/>
              <w:szCs w:val="24"/>
            </w:rPr>
          </w:rPrChange>
        </w:rPr>
        <w:t xml:space="preserve">ya que la página web </w:t>
      </w:r>
      <w:r w:rsidR="00B8524B">
        <w:rPr>
          <w:rFonts w:ascii="Times New Roman" w:hAnsi="Times New Roman" w:cs="Times New Roman"/>
          <w:sz w:val="24"/>
          <w:szCs w:val="24"/>
        </w:rPr>
        <w:t>estará conectado con la aplicación</w:t>
      </w:r>
      <w:r w:rsidRPr="00BF299F">
        <w:rPr>
          <w:rFonts w:ascii="Times New Roman" w:hAnsi="Times New Roman" w:cs="Times New Roman"/>
          <w:sz w:val="24"/>
          <w:szCs w:val="24"/>
          <w:rPrChange w:id="19" w:author="Almondris Gonzalez" w:date="2015-05-18T22:05:00Z">
            <w:rPr>
              <w:rFonts w:cs="Arial"/>
              <w:color w:val="000000" w:themeColor="text1"/>
              <w:sz w:val="24"/>
              <w:szCs w:val="24"/>
            </w:rPr>
          </w:rPrChange>
        </w:rPr>
        <w:t xml:space="preserve"> móvil</w:t>
      </w:r>
      <w:r w:rsidRPr="00BF299F">
        <w:rPr>
          <w:rFonts w:ascii="Times New Roman" w:hAnsi="Times New Roman" w:cs="Times New Roman"/>
          <w:sz w:val="24"/>
          <w:szCs w:val="24"/>
        </w:rPr>
        <w:t>.</w:t>
      </w:r>
    </w:p>
    <w:p w:rsidR="005D5B9E" w:rsidRPr="00BF299F" w:rsidRDefault="005D5B9E" w:rsidP="005D5B9E">
      <w:pPr>
        <w:jc w:val="both"/>
        <w:rPr>
          <w:rFonts w:ascii="Times New Roman" w:hAnsi="Times New Roman" w:cs="Times New Roman"/>
          <w:sz w:val="24"/>
          <w:szCs w:val="24"/>
        </w:rPr>
      </w:pPr>
      <w:r w:rsidRPr="00BF299F">
        <w:rPr>
          <w:rFonts w:ascii="Times New Roman" w:hAnsi="Times New Roman" w:cs="Times New Roman"/>
          <w:sz w:val="24"/>
          <w:szCs w:val="24"/>
        </w:rPr>
        <w:t xml:space="preserve">La Aplicación Móvil será administrada por los pacientes </w:t>
      </w:r>
      <w:r w:rsidRPr="00BF299F">
        <w:rPr>
          <w:rFonts w:ascii="Times New Roman" w:hAnsi="Times New Roman" w:cs="Times New Roman"/>
          <w:sz w:val="24"/>
          <w:szCs w:val="24"/>
          <w:rPrChange w:id="20" w:author="Almondris Gonzalez" w:date="2015-05-18T22:05:00Z">
            <w:rPr>
              <w:rFonts w:cs="Arial"/>
              <w:color w:val="000000" w:themeColor="text1"/>
              <w:sz w:val="24"/>
              <w:szCs w:val="24"/>
            </w:rPr>
          </w:rPrChange>
        </w:rPr>
        <w:t>que cuenten con</w:t>
      </w:r>
      <w:r w:rsidRPr="00BF299F">
        <w:rPr>
          <w:rFonts w:ascii="Times New Roman" w:hAnsi="Times New Roman" w:cs="Times New Roman"/>
          <w:sz w:val="24"/>
          <w:szCs w:val="24"/>
        </w:rPr>
        <w:t xml:space="preserve"> un dispositivo móvil para  que puedan</w:t>
      </w:r>
      <w:r w:rsidRPr="00BF299F">
        <w:rPr>
          <w:rFonts w:ascii="Times New Roman" w:hAnsi="Times New Roman" w:cs="Times New Roman"/>
          <w:sz w:val="24"/>
          <w:szCs w:val="24"/>
          <w:rPrChange w:id="21" w:author="Almondris Gonzalez" w:date="2015-05-18T22:05:00Z">
            <w:rPr>
              <w:rFonts w:cs="Arial"/>
              <w:color w:val="000000" w:themeColor="text1"/>
              <w:sz w:val="24"/>
              <w:szCs w:val="24"/>
            </w:rPr>
          </w:rPrChange>
        </w:rPr>
        <w:t xml:space="preserve"> llevar un registro de la comida que ingieren además de poder </w:t>
      </w:r>
      <w:r w:rsidRPr="00BF299F">
        <w:rPr>
          <w:rFonts w:ascii="Times New Roman" w:hAnsi="Times New Roman" w:cs="Times New Roman"/>
          <w:sz w:val="24"/>
          <w:szCs w:val="24"/>
        </w:rPr>
        <w:t>consultar el día de su citas y un</w:t>
      </w:r>
      <w:r w:rsidR="00B8524B">
        <w:rPr>
          <w:rFonts w:ascii="Times New Roman" w:hAnsi="Times New Roman" w:cs="Times New Roman"/>
          <w:sz w:val="24"/>
          <w:szCs w:val="24"/>
        </w:rPr>
        <w:t>a guía de alimentos que constará</w:t>
      </w:r>
      <w:r w:rsidRPr="00BF299F">
        <w:rPr>
          <w:rFonts w:ascii="Times New Roman" w:hAnsi="Times New Roman" w:cs="Times New Roman"/>
          <w:sz w:val="24"/>
          <w:szCs w:val="24"/>
        </w:rPr>
        <w:t xml:space="preserve"> de las raciones necesarias para llevar </w:t>
      </w:r>
      <w:r w:rsidR="00B8524B">
        <w:rPr>
          <w:rFonts w:ascii="Times New Roman" w:hAnsi="Times New Roman" w:cs="Times New Roman"/>
          <w:sz w:val="24"/>
          <w:szCs w:val="24"/>
        </w:rPr>
        <w:t xml:space="preserve">un buen control de ellos y </w:t>
      </w:r>
      <w:r w:rsidRPr="00BF299F">
        <w:rPr>
          <w:rFonts w:ascii="Times New Roman" w:hAnsi="Times New Roman" w:cs="Times New Roman"/>
          <w:sz w:val="24"/>
          <w:szCs w:val="24"/>
          <w:rPrChange w:id="22" w:author="Almondris Gonzalez" w:date="2015-05-18T22:05:00Z">
            <w:rPr>
              <w:rFonts w:cs="Arial"/>
              <w:color w:val="000000" w:themeColor="text1"/>
              <w:sz w:val="24"/>
              <w:szCs w:val="24"/>
            </w:rPr>
          </w:rPrChange>
        </w:rPr>
        <w:t>los datos de los pacientes serán guardados</w:t>
      </w:r>
      <w:r w:rsidRPr="00BF299F">
        <w:rPr>
          <w:rFonts w:ascii="Times New Roman" w:hAnsi="Times New Roman" w:cs="Times New Roman"/>
          <w:sz w:val="24"/>
          <w:szCs w:val="24"/>
        </w:rPr>
        <w:t>.</w:t>
      </w:r>
    </w:p>
    <w:p w:rsidR="005D5B9E" w:rsidRPr="00BF299F" w:rsidDel="002C3238" w:rsidRDefault="00B8524B" w:rsidP="005D5B9E">
      <w:pPr>
        <w:jc w:val="both"/>
        <w:rPr>
          <w:del w:id="23" w:author="Almondris Gonzalez" w:date="2015-05-13T22:26:00Z"/>
          <w:rFonts w:ascii="Times New Roman" w:hAnsi="Times New Roman" w:cs="Times New Roman"/>
          <w:sz w:val="24"/>
          <w:szCs w:val="24"/>
          <w:rPrChange w:id="24" w:author="Almondris Gonzalez" w:date="2015-05-18T22:05:00Z">
            <w:rPr>
              <w:del w:id="25" w:author="Almondris Gonzalez" w:date="2015-05-13T22:26:00Z"/>
              <w:rFonts w:cs="Arial"/>
              <w:color w:val="000000" w:themeColor="text1"/>
              <w:sz w:val="24"/>
              <w:szCs w:val="24"/>
            </w:rPr>
          </w:rPrChange>
        </w:rPr>
      </w:pPr>
      <w:r>
        <w:rPr>
          <w:rFonts w:ascii="Times New Roman" w:hAnsi="Times New Roman" w:cs="Times New Roman"/>
          <w:sz w:val="24"/>
          <w:szCs w:val="24"/>
        </w:rPr>
        <w:t>Se utilizará</w:t>
      </w:r>
      <w:r w:rsidR="005D5B9E" w:rsidRPr="00BF299F">
        <w:rPr>
          <w:rFonts w:ascii="Times New Roman" w:hAnsi="Times New Roman" w:cs="Times New Roman"/>
          <w:sz w:val="24"/>
          <w:szCs w:val="24"/>
        </w:rPr>
        <w:t xml:space="preserve"> una</w:t>
      </w:r>
      <w:r w:rsidR="005D5B9E" w:rsidRPr="00BF299F">
        <w:rPr>
          <w:rFonts w:ascii="Times New Roman" w:hAnsi="Times New Roman" w:cs="Times New Roman"/>
          <w:sz w:val="24"/>
          <w:szCs w:val="24"/>
          <w:rPrChange w:id="26" w:author="Almondris Gonzalez" w:date="2015-05-18T22:05:00Z">
            <w:rPr>
              <w:rFonts w:cs="Arial"/>
              <w:color w:val="000000" w:themeColor="text1"/>
              <w:sz w:val="24"/>
              <w:szCs w:val="24"/>
            </w:rPr>
          </w:rPrChange>
        </w:rPr>
        <w:t xml:space="preserve">  base de datos, que  será creada con el lenguaje </w:t>
      </w:r>
      <w:proofErr w:type="spellStart"/>
      <w:r w:rsidR="005D5B9E" w:rsidRPr="00BF299F">
        <w:rPr>
          <w:rFonts w:ascii="Times New Roman" w:hAnsi="Times New Roman" w:cs="Times New Roman"/>
          <w:i/>
          <w:sz w:val="24"/>
          <w:szCs w:val="24"/>
          <w:rPrChange w:id="27" w:author="Almondris Gonzalez" w:date="2015-05-18T22:05:00Z">
            <w:rPr>
              <w:rFonts w:cs="Arial"/>
              <w:color w:val="000000" w:themeColor="text1"/>
              <w:sz w:val="24"/>
              <w:szCs w:val="24"/>
            </w:rPr>
          </w:rPrChange>
        </w:rPr>
        <w:t>MySQL</w:t>
      </w:r>
      <w:proofErr w:type="spellEnd"/>
      <w:r w:rsidR="005D5B9E" w:rsidRPr="00BF299F">
        <w:rPr>
          <w:rFonts w:ascii="Times New Roman" w:hAnsi="Times New Roman" w:cs="Times New Roman"/>
          <w:i/>
          <w:sz w:val="24"/>
          <w:szCs w:val="24"/>
          <w:rPrChange w:id="28" w:author="Almondris Gonzalez" w:date="2015-05-18T22:05:00Z">
            <w:rPr>
              <w:rFonts w:cs="Arial"/>
              <w:color w:val="000000" w:themeColor="text1"/>
              <w:sz w:val="24"/>
              <w:szCs w:val="24"/>
            </w:rPr>
          </w:rPrChange>
        </w:rPr>
        <w:t xml:space="preserve"> (</w:t>
      </w:r>
      <w:proofErr w:type="spellStart"/>
      <w:r w:rsidR="005D5B9E" w:rsidRPr="00BF299F">
        <w:rPr>
          <w:rFonts w:ascii="Times New Roman" w:hAnsi="Times New Roman" w:cs="Times New Roman"/>
          <w:i/>
          <w:sz w:val="24"/>
          <w:szCs w:val="24"/>
          <w:rPrChange w:id="29" w:author="Almondris Gonzalez" w:date="2015-05-18T22:05:00Z">
            <w:rPr>
              <w:rFonts w:cs="Arial"/>
              <w:color w:val="000000" w:themeColor="text1"/>
              <w:sz w:val="24"/>
              <w:szCs w:val="24"/>
            </w:rPr>
          </w:rPrChange>
        </w:rPr>
        <w:t>Structured</w:t>
      </w:r>
      <w:proofErr w:type="spellEnd"/>
      <w:r w:rsidR="005D5B9E" w:rsidRPr="00BF299F">
        <w:rPr>
          <w:rFonts w:ascii="Times New Roman" w:hAnsi="Times New Roman" w:cs="Times New Roman"/>
          <w:i/>
          <w:sz w:val="24"/>
          <w:szCs w:val="24"/>
          <w:rPrChange w:id="30" w:author="Almondris Gonzalez" w:date="2015-05-18T22:05:00Z">
            <w:rPr>
              <w:rFonts w:cs="Arial"/>
              <w:color w:val="000000" w:themeColor="text1"/>
              <w:sz w:val="24"/>
              <w:szCs w:val="24"/>
            </w:rPr>
          </w:rPrChange>
        </w:rPr>
        <w:t xml:space="preserve"> </w:t>
      </w:r>
      <w:proofErr w:type="spellStart"/>
      <w:r w:rsidR="005D5B9E" w:rsidRPr="00BF299F">
        <w:rPr>
          <w:rFonts w:ascii="Times New Roman" w:hAnsi="Times New Roman" w:cs="Times New Roman"/>
          <w:i/>
          <w:sz w:val="24"/>
          <w:szCs w:val="24"/>
          <w:rPrChange w:id="31" w:author="Almondris Gonzalez" w:date="2015-05-18T22:05:00Z">
            <w:rPr>
              <w:rFonts w:cs="Arial"/>
              <w:color w:val="000000" w:themeColor="text1"/>
              <w:sz w:val="24"/>
              <w:szCs w:val="24"/>
            </w:rPr>
          </w:rPrChange>
        </w:rPr>
        <w:t>Query</w:t>
      </w:r>
      <w:proofErr w:type="spellEnd"/>
      <w:r w:rsidR="005D5B9E" w:rsidRPr="00BF299F">
        <w:rPr>
          <w:rFonts w:ascii="Times New Roman" w:hAnsi="Times New Roman" w:cs="Times New Roman"/>
          <w:i/>
          <w:sz w:val="24"/>
          <w:szCs w:val="24"/>
          <w:rPrChange w:id="32" w:author="Almondris Gonzalez" w:date="2015-05-18T22:05:00Z">
            <w:rPr>
              <w:rFonts w:cs="Arial"/>
              <w:color w:val="000000" w:themeColor="text1"/>
              <w:sz w:val="24"/>
              <w:szCs w:val="24"/>
            </w:rPr>
          </w:rPrChange>
        </w:rPr>
        <w:t xml:space="preserve"> </w:t>
      </w:r>
      <w:proofErr w:type="spellStart"/>
      <w:r w:rsidR="005D5B9E" w:rsidRPr="00BF299F">
        <w:rPr>
          <w:rFonts w:ascii="Times New Roman" w:hAnsi="Times New Roman" w:cs="Times New Roman"/>
          <w:i/>
          <w:sz w:val="24"/>
          <w:szCs w:val="24"/>
          <w:rPrChange w:id="33" w:author="Almondris Gonzalez" w:date="2015-05-18T22:05:00Z">
            <w:rPr>
              <w:rFonts w:cs="Arial"/>
              <w:color w:val="000000" w:themeColor="text1"/>
              <w:sz w:val="24"/>
              <w:szCs w:val="24"/>
            </w:rPr>
          </w:rPrChange>
        </w:rPr>
        <w:t>Language</w:t>
      </w:r>
      <w:proofErr w:type="spellEnd"/>
      <w:r w:rsidR="005D5B9E" w:rsidRPr="00BF299F">
        <w:rPr>
          <w:rFonts w:ascii="Times New Roman" w:hAnsi="Times New Roman" w:cs="Times New Roman"/>
          <w:i/>
          <w:sz w:val="24"/>
          <w:szCs w:val="24"/>
          <w:rPrChange w:id="34" w:author="Almondris Gonzalez" w:date="2015-05-18T22:05:00Z">
            <w:rPr>
              <w:rFonts w:cs="Arial"/>
              <w:color w:val="000000" w:themeColor="text1"/>
              <w:sz w:val="24"/>
              <w:szCs w:val="24"/>
            </w:rPr>
          </w:rPrChange>
        </w:rPr>
        <w:t>)</w:t>
      </w:r>
      <w:r w:rsidR="005D5B9E" w:rsidRPr="00BF299F">
        <w:rPr>
          <w:rFonts w:ascii="Times New Roman" w:hAnsi="Times New Roman" w:cs="Times New Roman"/>
          <w:sz w:val="24"/>
          <w:szCs w:val="24"/>
          <w:rPrChange w:id="35" w:author="Almondris Gonzalez" w:date="2015-05-18T22:05:00Z">
            <w:rPr>
              <w:rFonts w:cs="Arial"/>
              <w:color w:val="000000" w:themeColor="text1"/>
              <w:sz w:val="24"/>
              <w:szCs w:val="24"/>
            </w:rPr>
          </w:rPrChange>
        </w:rPr>
        <w:t>, la</w:t>
      </w:r>
      <w:r w:rsidR="005D5B9E" w:rsidRPr="00BF299F">
        <w:rPr>
          <w:rFonts w:ascii="Times New Roman" w:hAnsi="Times New Roman" w:cs="Times New Roman"/>
          <w:sz w:val="24"/>
          <w:szCs w:val="24"/>
        </w:rPr>
        <w:t xml:space="preserve"> Aplicación</w:t>
      </w:r>
      <w:r w:rsidR="005D5B9E" w:rsidRPr="00BF299F">
        <w:rPr>
          <w:rFonts w:ascii="Times New Roman" w:hAnsi="Times New Roman" w:cs="Times New Roman"/>
          <w:sz w:val="24"/>
          <w:szCs w:val="24"/>
          <w:rPrChange w:id="36" w:author="Almondris Gonzalez" w:date="2015-05-18T22:05:00Z">
            <w:rPr>
              <w:rFonts w:cs="Arial"/>
              <w:color w:val="000000" w:themeColor="text1"/>
              <w:sz w:val="24"/>
              <w:szCs w:val="24"/>
            </w:rPr>
          </w:rPrChange>
        </w:rPr>
        <w:t xml:space="preserve"> web en lenguaje  </w:t>
      </w:r>
      <w:proofErr w:type="spellStart"/>
      <w:r w:rsidR="006A57BB" w:rsidRPr="008019B1">
        <w:rPr>
          <w:rFonts w:ascii="Times New Roman" w:hAnsi="Times New Roman" w:cs="Times New Roman"/>
          <w:bCs/>
          <w:i/>
          <w:sz w:val="24"/>
          <w:szCs w:val="24"/>
        </w:rPr>
        <w:t>JavaServer</w:t>
      </w:r>
      <w:proofErr w:type="spellEnd"/>
      <w:r w:rsidR="006A57BB" w:rsidRPr="008019B1">
        <w:rPr>
          <w:rFonts w:ascii="Times New Roman" w:hAnsi="Times New Roman" w:cs="Times New Roman"/>
          <w:bCs/>
          <w:i/>
          <w:sz w:val="24"/>
          <w:szCs w:val="24"/>
        </w:rPr>
        <w:t xml:space="preserve"> Faces</w:t>
      </w:r>
      <w:r w:rsidR="006A57BB" w:rsidRPr="00BF299F">
        <w:rPr>
          <w:rFonts w:ascii="Times New Roman" w:hAnsi="Times New Roman" w:cs="Times New Roman"/>
          <w:bCs/>
          <w:sz w:val="24"/>
          <w:szCs w:val="24"/>
        </w:rPr>
        <w:t xml:space="preserve"> (JSF</w:t>
      </w:r>
      <w:r w:rsidR="006A57BB">
        <w:rPr>
          <w:rFonts w:ascii="Times New Roman" w:hAnsi="Times New Roman" w:cs="Times New Roman"/>
          <w:sz w:val="24"/>
          <w:szCs w:val="24"/>
        </w:rPr>
        <w:t xml:space="preserve">) </w:t>
      </w:r>
      <w:r w:rsidR="005D5B9E" w:rsidRPr="00BF299F">
        <w:rPr>
          <w:rFonts w:ascii="Times New Roman" w:hAnsi="Times New Roman" w:cs="Times New Roman"/>
          <w:sz w:val="24"/>
          <w:szCs w:val="24"/>
          <w:rPrChange w:id="37" w:author="Almondris Gonzalez" w:date="2015-05-18T22:05:00Z">
            <w:rPr>
              <w:rFonts w:cs="Arial"/>
              <w:color w:val="000000" w:themeColor="text1"/>
              <w:sz w:val="24"/>
              <w:szCs w:val="24"/>
            </w:rPr>
          </w:rPrChange>
        </w:rPr>
        <w:t>y dicha aplicación móvil en lenguaje Android</w:t>
      </w:r>
      <w:r w:rsidR="005D5B9E" w:rsidRPr="00BF299F">
        <w:rPr>
          <w:rFonts w:ascii="Times New Roman" w:hAnsi="Times New Roman" w:cs="Times New Roman"/>
          <w:sz w:val="24"/>
          <w:szCs w:val="24"/>
        </w:rPr>
        <w:t xml:space="preserve"> versión 3.2 Api 13</w:t>
      </w:r>
      <w:ins w:id="38" w:author="Almondris Gonzalez" w:date="2015-05-13T22:26:00Z">
        <w:r w:rsidR="005D5B9E" w:rsidRPr="00BF299F">
          <w:rPr>
            <w:rFonts w:ascii="Times New Roman" w:hAnsi="Times New Roman" w:cs="Times New Roman"/>
            <w:sz w:val="24"/>
            <w:szCs w:val="24"/>
          </w:rPr>
          <w:t>.</w:t>
        </w:r>
      </w:ins>
    </w:p>
    <w:p w:rsidR="009857DC" w:rsidRPr="00BF299F" w:rsidRDefault="005D5B9E" w:rsidP="001B4F7C">
      <w:pPr>
        <w:jc w:val="both"/>
        <w:rPr>
          <w:rFonts w:ascii="Times New Roman" w:hAnsi="Times New Roman" w:cs="Times New Roman"/>
          <w:color w:val="000000" w:themeColor="text1"/>
          <w:sz w:val="24"/>
          <w:szCs w:val="24"/>
        </w:rPr>
      </w:pPr>
      <w:ins w:id="39" w:author="Almondris Gonzalez" w:date="2015-05-18T22:06:00Z">
        <w:r w:rsidRPr="00BF299F">
          <w:rPr>
            <w:rFonts w:ascii="Times New Roman" w:hAnsi="Times New Roman" w:cs="Times New Roman"/>
            <w:b/>
            <w:color w:val="2E74B5" w:themeColor="accent1" w:themeShade="BF"/>
            <w:sz w:val="24"/>
            <w:szCs w:val="24"/>
          </w:rPr>
          <w:t xml:space="preserve"> </w:t>
        </w:r>
      </w:ins>
    </w:p>
    <w:p w:rsidR="007257A6" w:rsidRPr="00DF2EAD" w:rsidRDefault="00637E62" w:rsidP="005D5B9E">
      <w:pPr>
        <w:tabs>
          <w:tab w:val="left" w:pos="294"/>
        </w:tabs>
        <w:spacing w:line="240" w:lineRule="auto"/>
        <w:jc w:val="both"/>
        <w:rPr>
          <w:rFonts w:ascii="Times New Roman" w:hAnsi="Times New Roman" w:cs="Times New Roman"/>
          <w:sz w:val="24"/>
          <w:szCs w:val="24"/>
        </w:rPr>
      </w:pPr>
      <w:r w:rsidRPr="00DF2EAD">
        <w:rPr>
          <w:rFonts w:ascii="Times New Roman" w:hAnsi="Times New Roman" w:cs="Times New Roman"/>
          <w:sz w:val="24"/>
          <w:szCs w:val="24"/>
        </w:rPr>
        <w:t>Se ocupar</w:t>
      </w:r>
      <w:r w:rsidR="00541713" w:rsidRPr="00DF2EAD">
        <w:rPr>
          <w:rFonts w:ascii="Times New Roman" w:hAnsi="Times New Roman" w:cs="Times New Roman"/>
          <w:sz w:val="24"/>
          <w:szCs w:val="24"/>
        </w:rPr>
        <w:t>á</w:t>
      </w:r>
      <w:r w:rsidRPr="00DF2EAD">
        <w:rPr>
          <w:rFonts w:ascii="Times New Roman" w:hAnsi="Times New Roman" w:cs="Times New Roman"/>
          <w:sz w:val="24"/>
          <w:szCs w:val="24"/>
        </w:rPr>
        <w:t xml:space="preserve"> el modelo vista </w:t>
      </w:r>
      <w:r w:rsidR="00541713" w:rsidRPr="00DF2EAD">
        <w:rPr>
          <w:rFonts w:ascii="Times New Roman" w:hAnsi="Times New Roman" w:cs="Times New Roman"/>
          <w:sz w:val="24"/>
          <w:szCs w:val="24"/>
        </w:rPr>
        <w:t>controlador</w:t>
      </w:r>
      <w:r w:rsidRPr="00DF2EAD">
        <w:rPr>
          <w:rFonts w:ascii="Times New Roman" w:hAnsi="Times New Roman" w:cs="Times New Roman"/>
          <w:sz w:val="24"/>
          <w:szCs w:val="24"/>
        </w:rPr>
        <w:t xml:space="preserve"> (MVC) que es un </w:t>
      </w:r>
      <w:r w:rsidR="00541713" w:rsidRPr="00DF2EAD">
        <w:rPr>
          <w:rFonts w:ascii="Times New Roman" w:hAnsi="Times New Roman" w:cs="Times New Roman"/>
          <w:sz w:val="24"/>
          <w:szCs w:val="24"/>
        </w:rPr>
        <w:t>patrón de diseñ</w:t>
      </w:r>
      <w:r w:rsidRPr="00DF2EAD">
        <w:rPr>
          <w:rFonts w:ascii="Times New Roman" w:hAnsi="Times New Roman" w:cs="Times New Roman"/>
          <w:sz w:val="24"/>
          <w:szCs w:val="24"/>
        </w:rPr>
        <w:t>o de so</w:t>
      </w:r>
      <w:r w:rsidR="00541713" w:rsidRPr="00DF2EAD">
        <w:rPr>
          <w:rFonts w:ascii="Times New Roman" w:hAnsi="Times New Roman" w:cs="Times New Roman"/>
          <w:sz w:val="24"/>
          <w:szCs w:val="24"/>
        </w:rPr>
        <w:t xml:space="preserve">ftware, en donde se separa la lógica de negocio de la interfaz </w:t>
      </w:r>
      <w:r w:rsidRPr="00DF2EAD">
        <w:rPr>
          <w:rFonts w:ascii="Times New Roman" w:hAnsi="Times New Roman" w:cs="Times New Roman"/>
          <w:sz w:val="24"/>
          <w:szCs w:val="24"/>
        </w:rPr>
        <w:t>de usuario</w:t>
      </w:r>
      <w:r w:rsidR="00DF2EAD">
        <w:rPr>
          <w:rFonts w:ascii="Times New Roman" w:hAnsi="Times New Roman" w:cs="Times New Roman"/>
          <w:sz w:val="24"/>
          <w:szCs w:val="24"/>
        </w:rPr>
        <w:t xml:space="preserve">, </w:t>
      </w:r>
      <w:r w:rsidR="00DF2EAD" w:rsidRPr="00BF299F">
        <w:rPr>
          <w:rFonts w:ascii="Times New Roman" w:hAnsi="Times New Roman" w:cs="Times New Roman"/>
          <w:color w:val="000000"/>
          <w:sz w:val="24"/>
          <w:szCs w:val="24"/>
          <w:shd w:val="clear" w:color="auto" w:fill="FFFFFF"/>
        </w:rPr>
        <w:t xml:space="preserve">como se muestra en la </w:t>
      </w:r>
      <w:ins w:id="40" w:author="Almondris Gonzalez" w:date="2015-05-18T22:07:00Z">
        <w:r w:rsidR="00DF2EAD" w:rsidRPr="00BF299F">
          <w:rPr>
            <w:rFonts w:ascii="Times New Roman" w:hAnsi="Times New Roman" w:cs="Times New Roman"/>
            <w:color w:val="000000"/>
            <w:sz w:val="24"/>
            <w:szCs w:val="24"/>
            <w:shd w:val="clear" w:color="auto" w:fill="FFFFFF"/>
            <w:rPrChange w:id="41" w:author="Almondris Gonzalez" w:date="2015-05-18T22:07:00Z">
              <w:rPr>
                <w:color w:val="000000"/>
                <w:highlight w:val="yellow"/>
                <w:shd w:val="clear" w:color="auto" w:fill="FFFFFF"/>
              </w:rPr>
            </w:rPrChange>
          </w:rPr>
          <w:t>I</w:t>
        </w:r>
      </w:ins>
      <w:del w:id="42" w:author="Almondris Gonzalez" w:date="2015-05-18T22:07:00Z">
        <w:r w:rsidR="00DF2EAD" w:rsidRPr="00BF299F" w:rsidDel="00525FAC">
          <w:rPr>
            <w:rFonts w:ascii="Times New Roman" w:hAnsi="Times New Roman" w:cs="Times New Roman"/>
            <w:color w:val="000000"/>
            <w:sz w:val="24"/>
            <w:szCs w:val="24"/>
            <w:shd w:val="clear" w:color="auto" w:fill="FFFFFF"/>
          </w:rPr>
          <w:delText>siguiente I</w:delText>
        </w:r>
      </w:del>
      <w:r w:rsidR="00DF2EAD" w:rsidRPr="00BF299F">
        <w:rPr>
          <w:rFonts w:ascii="Times New Roman" w:hAnsi="Times New Roman" w:cs="Times New Roman"/>
          <w:color w:val="000000"/>
          <w:sz w:val="24"/>
          <w:szCs w:val="24"/>
          <w:shd w:val="clear" w:color="auto" w:fill="FFFFFF"/>
        </w:rPr>
        <w:t>magen</w:t>
      </w:r>
      <w:ins w:id="43" w:author="Almondris Gonzalez" w:date="2015-05-18T22:08:00Z">
        <w:r w:rsidR="00DF2EAD" w:rsidRPr="00BF299F">
          <w:rPr>
            <w:rFonts w:ascii="Times New Roman" w:hAnsi="Times New Roman" w:cs="Times New Roman"/>
            <w:color w:val="000000"/>
            <w:sz w:val="24"/>
            <w:szCs w:val="24"/>
            <w:shd w:val="clear" w:color="auto" w:fill="FFFFFF"/>
          </w:rPr>
          <w:t xml:space="preserve"> </w:t>
        </w:r>
      </w:ins>
      <w:ins w:id="44" w:author="Almondris Gonzalez" w:date="2015-05-18T22:07:00Z">
        <w:r w:rsidR="00DF2EAD" w:rsidRPr="00BF299F">
          <w:rPr>
            <w:rFonts w:ascii="Times New Roman" w:hAnsi="Times New Roman" w:cs="Times New Roman"/>
            <w:color w:val="000000"/>
            <w:sz w:val="24"/>
            <w:szCs w:val="24"/>
            <w:shd w:val="clear" w:color="auto" w:fill="FFFFFF"/>
          </w:rPr>
          <w:t xml:space="preserve"> </w:t>
        </w:r>
      </w:ins>
      <w:r w:rsidR="00DF2EAD">
        <w:rPr>
          <w:rFonts w:ascii="Times New Roman" w:hAnsi="Times New Roman" w:cs="Times New Roman"/>
          <w:color w:val="000000"/>
          <w:sz w:val="24"/>
          <w:szCs w:val="24"/>
          <w:shd w:val="clear" w:color="auto" w:fill="FFFFFF"/>
        </w:rPr>
        <w:t>1</w:t>
      </w:r>
      <w:r w:rsidR="00DF2EAD" w:rsidRPr="00BF299F">
        <w:rPr>
          <w:rFonts w:ascii="Times New Roman" w:hAnsi="Times New Roman" w:cs="Times New Roman"/>
          <w:color w:val="000000"/>
          <w:sz w:val="24"/>
          <w:szCs w:val="24"/>
          <w:shd w:val="clear" w:color="auto" w:fill="FFFFFF"/>
        </w:rPr>
        <w:t>.</w:t>
      </w:r>
    </w:p>
    <w:p w:rsidR="002359B9" w:rsidRPr="00BF299F" w:rsidRDefault="002359B9" w:rsidP="005D5B9E">
      <w:pPr>
        <w:tabs>
          <w:tab w:val="left" w:pos="294"/>
        </w:tabs>
        <w:spacing w:line="240" w:lineRule="auto"/>
        <w:jc w:val="center"/>
        <w:rPr>
          <w:rFonts w:ascii="Times New Roman" w:hAnsi="Times New Roman" w:cs="Times New Roman"/>
          <w:color w:val="000000" w:themeColor="text1"/>
          <w:sz w:val="24"/>
          <w:szCs w:val="24"/>
        </w:rPr>
      </w:pPr>
    </w:p>
    <w:p w:rsidR="00DF2EAD" w:rsidRDefault="00DF2EAD" w:rsidP="00DF2EAD">
      <w:pPr>
        <w:jc w:val="center"/>
        <w:rPr>
          <w:rFonts w:ascii="Times New Roman" w:hAnsi="Times New Roman" w:cs="Times New Roman"/>
          <w:noProof/>
          <w:sz w:val="24"/>
          <w:szCs w:val="24"/>
          <w:lang w:eastAsia="es-MX"/>
        </w:rPr>
      </w:pPr>
    </w:p>
    <w:p w:rsidR="003C3F44" w:rsidRPr="00BF299F" w:rsidRDefault="00DF2EAD" w:rsidP="00DF2EAD">
      <w:pPr>
        <w:jc w:val="center"/>
        <w:rPr>
          <w:rFonts w:ascii="Times New Roman" w:hAnsi="Times New Roman" w:cs="Times New Roman"/>
          <w:sz w:val="24"/>
          <w:szCs w:val="24"/>
        </w:rPr>
      </w:pPr>
      <w:r>
        <w:rPr>
          <w:rFonts w:ascii="Times New Roman" w:hAnsi="Times New Roman" w:cs="Times New Roman"/>
          <w:noProof/>
          <w:sz w:val="24"/>
          <w:szCs w:val="24"/>
          <w:lang w:eastAsia="es-MX"/>
        </w:rPr>
        <w:drawing>
          <wp:inline distT="0" distB="0" distL="0" distR="0">
            <wp:extent cx="3064974" cy="4105275"/>
            <wp:effectExtent l="0" t="0" r="2540" b="0"/>
            <wp:docPr id="29" name="Imagen 29" descr="C:\Users\Wellcom\Desktop\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Wellcom\Desktop\image0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5586" cy="4106095"/>
                    </a:xfrm>
                    <a:prstGeom prst="rect">
                      <a:avLst/>
                    </a:prstGeom>
                    <a:noFill/>
                    <a:ln>
                      <a:noFill/>
                    </a:ln>
                  </pic:spPr>
                </pic:pic>
              </a:graphicData>
            </a:graphic>
          </wp:inline>
        </w:drawing>
      </w:r>
    </w:p>
    <w:p w:rsidR="003C3F44" w:rsidRPr="00BF299F" w:rsidRDefault="00044CA3" w:rsidP="00044CA3">
      <w:pPr>
        <w:pStyle w:val="Descripcin"/>
        <w:jc w:val="center"/>
        <w:rPr>
          <w:rFonts w:ascii="Times New Roman" w:hAnsi="Times New Roman" w:cs="Times New Roman"/>
          <w:sz w:val="24"/>
          <w:szCs w:val="24"/>
        </w:rPr>
      </w:pPr>
      <w:bookmarkStart w:id="45" w:name="_Toc421060047"/>
      <w:bookmarkStart w:id="46" w:name="_Toc421209251"/>
      <w:r>
        <w:t xml:space="preserve">Imagen </w:t>
      </w:r>
      <w:fldSimple w:instr=" SEQ Imagen \* ARABIC ">
        <w:r w:rsidR="00DC1A26">
          <w:rPr>
            <w:noProof/>
          </w:rPr>
          <w:t>1</w:t>
        </w:r>
      </w:fldSimple>
      <w:r>
        <w:t xml:space="preserve">: </w:t>
      </w:r>
      <w:bookmarkEnd w:id="45"/>
      <w:bookmarkEnd w:id="46"/>
      <w:r w:rsidR="00DF2EAD">
        <w:t>Funcionamiento MVC</w:t>
      </w:r>
    </w:p>
    <w:p w:rsidR="00DF2EAD" w:rsidRDefault="00DF2EAD" w:rsidP="00DF2EAD">
      <w:pPr>
        <w:tabs>
          <w:tab w:val="left" w:pos="294"/>
        </w:tabs>
        <w:spacing w:line="240" w:lineRule="auto"/>
        <w:jc w:val="both"/>
        <w:rPr>
          <w:rFonts w:ascii="Times New Roman" w:hAnsi="Times New Roman" w:cs="Times New Roman"/>
          <w:sz w:val="24"/>
          <w:szCs w:val="24"/>
        </w:rPr>
      </w:pPr>
    </w:p>
    <w:p w:rsidR="00DF2EAD" w:rsidRPr="00DF2EAD" w:rsidRDefault="00DF2EAD" w:rsidP="00DF2EAD">
      <w:pPr>
        <w:tabs>
          <w:tab w:val="left" w:pos="294"/>
        </w:tabs>
        <w:spacing w:line="240" w:lineRule="auto"/>
        <w:jc w:val="both"/>
        <w:rPr>
          <w:rFonts w:ascii="Times New Roman" w:hAnsi="Times New Roman" w:cs="Times New Roman"/>
          <w:sz w:val="24"/>
          <w:szCs w:val="24"/>
        </w:rPr>
      </w:pPr>
      <w:r w:rsidRPr="00DF2EAD">
        <w:rPr>
          <w:rFonts w:ascii="Times New Roman" w:hAnsi="Times New Roman" w:cs="Times New Roman"/>
          <w:sz w:val="24"/>
          <w:szCs w:val="24"/>
        </w:rPr>
        <w:t xml:space="preserve">También se </w:t>
      </w:r>
      <w:r>
        <w:rPr>
          <w:rFonts w:ascii="Times New Roman" w:hAnsi="Times New Roman" w:cs="Times New Roman"/>
          <w:sz w:val="24"/>
          <w:szCs w:val="24"/>
        </w:rPr>
        <w:t>manejará</w:t>
      </w:r>
      <w:r w:rsidRPr="00DF2EAD">
        <w:rPr>
          <w:rFonts w:ascii="Times New Roman" w:hAnsi="Times New Roman" w:cs="Times New Roman"/>
          <w:sz w:val="24"/>
          <w:szCs w:val="24"/>
        </w:rPr>
        <w:t xml:space="preserve"> una arquitectura de transferencia de estado representacional (REST) que es un estilo arquitectónico que especifica restricciones, como la interfaz uniforme, que si se aplica a un servicio web induce propiedades deseables, tales como el rendimiento, la escalabilidad y la modificabilidad, que hacen posibles servicios que funcionan mejor en la Web</w:t>
      </w:r>
    </w:p>
    <w:p w:rsidR="005D5B9E" w:rsidRPr="00BF299F" w:rsidRDefault="005D5B9E" w:rsidP="005D5B9E">
      <w:pPr>
        <w:jc w:val="both"/>
        <w:rPr>
          <w:rFonts w:ascii="Times New Roman" w:hAnsi="Times New Roman" w:cs="Times New Roman"/>
          <w:b/>
          <w:color w:val="2E74B5" w:themeColor="accent1" w:themeShade="BF"/>
          <w:sz w:val="24"/>
          <w:szCs w:val="24"/>
        </w:rPr>
      </w:pPr>
    </w:p>
    <w:p w:rsidR="0064794B" w:rsidRDefault="0064794B">
      <w:pPr>
        <w:rPr>
          <w:rFonts w:ascii="Times New Roman" w:eastAsiaTheme="minorEastAsia" w:hAnsi="Times New Roman" w:cs="Times New Roman"/>
          <w:b/>
          <w:color w:val="2E74B5" w:themeColor="accent1" w:themeShade="BF"/>
          <w:spacing w:val="15"/>
          <w:sz w:val="24"/>
          <w:szCs w:val="24"/>
        </w:rPr>
      </w:pPr>
      <w:r>
        <w:rPr>
          <w:rFonts w:ascii="Times New Roman" w:hAnsi="Times New Roman" w:cs="Times New Roman"/>
          <w:b/>
          <w:color w:val="2E74B5" w:themeColor="accent1" w:themeShade="BF"/>
          <w:sz w:val="24"/>
          <w:szCs w:val="24"/>
        </w:rPr>
        <w:br w:type="page"/>
      </w:r>
    </w:p>
    <w:p w:rsidR="0064794B" w:rsidRDefault="0064794B" w:rsidP="00BF02A1">
      <w:pPr>
        <w:pStyle w:val="Subttulo"/>
        <w:jc w:val="both"/>
        <w:rPr>
          <w:rFonts w:ascii="Times New Roman" w:hAnsi="Times New Roman" w:cs="Times New Roman"/>
          <w:b/>
          <w:color w:val="2E74B5" w:themeColor="accent1" w:themeShade="BF"/>
          <w:sz w:val="24"/>
          <w:szCs w:val="24"/>
        </w:rPr>
      </w:pPr>
    </w:p>
    <w:p w:rsidR="005D5B9E" w:rsidRPr="00F80C0A" w:rsidRDefault="005D5B9E" w:rsidP="002B3084">
      <w:pPr>
        <w:pStyle w:val="Subttulo"/>
        <w:jc w:val="both"/>
        <w:outlineLvl w:val="1"/>
        <w:rPr>
          <w:rFonts w:ascii="Times New Roman" w:hAnsi="Times New Roman" w:cs="Times New Roman"/>
          <w:color w:val="2E74B5" w:themeColor="accent1" w:themeShade="BF"/>
          <w:sz w:val="24"/>
          <w:szCs w:val="24"/>
        </w:rPr>
      </w:pPr>
      <w:bookmarkStart w:id="47" w:name="_Toc421088206"/>
      <w:r w:rsidRPr="00F80C0A">
        <w:rPr>
          <w:rFonts w:ascii="Times New Roman" w:hAnsi="Times New Roman" w:cs="Times New Roman"/>
          <w:color w:val="2E74B5" w:themeColor="accent1" w:themeShade="BF"/>
          <w:sz w:val="24"/>
          <w:szCs w:val="24"/>
        </w:rPr>
        <w:t>Justificación</w:t>
      </w:r>
      <w:bookmarkEnd w:id="47"/>
    </w:p>
    <w:p w:rsidR="005D5B9E" w:rsidRPr="00BF299F" w:rsidRDefault="005D5B9E" w:rsidP="005D5B9E">
      <w:pPr>
        <w:jc w:val="both"/>
        <w:rPr>
          <w:rFonts w:ascii="Times New Roman" w:hAnsi="Times New Roman" w:cs="Times New Roman"/>
          <w:noProof/>
          <w:sz w:val="24"/>
          <w:szCs w:val="24"/>
          <w:lang w:eastAsia="es-MX"/>
        </w:rPr>
      </w:pPr>
      <w:r w:rsidRPr="00BF299F">
        <w:rPr>
          <w:rFonts w:ascii="Times New Roman" w:hAnsi="Times New Roman" w:cs="Times New Roman"/>
          <w:sz w:val="24"/>
          <w:szCs w:val="24"/>
        </w:rPr>
        <w:t>Nuestro trabajo terminal (SANA)  está enfocado a brindarle una herramienta al nutri</w:t>
      </w:r>
      <w:r w:rsidR="00B8524B">
        <w:rPr>
          <w:rFonts w:ascii="Times New Roman" w:hAnsi="Times New Roman" w:cs="Times New Roman"/>
          <w:sz w:val="24"/>
          <w:szCs w:val="24"/>
        </w:rPr>
        <w:t xml:space="preserve">ólogo mediante una aplicación web, </w:t>
      </w:r>
      <w:r w:rsidR="00070712">
        <w:rPr>
          <w:rFonts w:ascii="Times New Roman" w:hAnsi="Times New Roman" w:cs="Times New Roman"/>
          <w:sz w:val="24"/>
          <w:szCs w:val="24"/>
        </w:rPr>
        <w:t xml:space="preserve">y </w:t>
      </w:r>
      <w:r w:rsidRPr="00BF299F">
        <w:rPr>
          <w:rFonts w:ascii="Times New Roman" w:hAnsi="Times New Roman" w:cs="Times New Roman"/>
          <w:sz w:val="24"/>
          <w:szCs w:val="24"/>
        </w:rPr>
        <w:t>para un mejor control de datos de cada uno de sus pacientes una aplicación móvil, debido a que en la actualidad  e</w:t>
      </w:r>
      <w:r w:rsidRPr="00BF299F">
        <w:rPr>
          <w:rFonts w:ascii="Times New Roman" w:hAnsi="Times New Roman" w:cs="Times New Roman"/>
          <w:color w:val="000000"/>
          <w:sz w:val="24"/>
          <w:szCs w:val="24"/>
          <w:shd w:val="clear" w:color="auto" w:fill="FFFFFF"/>
        </w:rPr>
        <w:t>l mercado mexicano de telecomunicaciones  alcanzó un total de 103.9</w:t>
      </w:r>
      <w:r w:rsidRPr="00BF299F">
        <w:rPr>
          <w:rStyle w:val="style168"/>
          <w:rFonts w:ascii="Times New Roman" w:hAnsi="Times New Roman" w:cs="Times New Roman"/>
          <w:color w:val="000000"/>
          <w:sz w:val="24"/>
          <w:szCs w:val="24"/>
          <w:shd w:val="clear" w:color="auto" w:fill="FFFFFF"/>
        </w:rPr>
        <w:t xml:space="preserve"> </w:t>
      </w:r>
      <w:r w:rsidRPr="00BF299F">
        <w:rPr>
          <w:rFonts w:ascii="Times New Roman" w:hAnsi="Times New Roman" w:cs="Times New Roman"/>
          <w:color w:val="000000"/>
          <w:sz w:val="24"/>
          <w:szCs w:val="24"/>
          <w:shd w:val="clear" w:color="auto" w:fill="FFFFFF"/>
        </w:rPr>
        <w:t xml:space="preserve">millones de líneas móviles al cierre de 2014, de las cuales 52.6 millones corresponden a aquellos usuarios que poseen un teléfono inteligente (Smartphone), es decir un equivalente a 50.7% del total [7], como se muestra en la </w:t>
      </w:r>
      <w:ins w:id="48" w:author="Almondris Gonzalez" w:date="2015-05-18T22:07:00Z">
        <w:r w:rsidRPr="00BF299F">
          <w:rPr>
            <w:rFonts w:ascii="Times New Roman" w:hAnsi="Times New Roman" w:cs="Times New Roman"/>
            <w:color w:val="000000"/>
            <w:sz w:val="24"/>
            <w:szCs w:val="24"/>
            <w:shd w:val="clear" w:color="auto" w:fill="FFFFFF"/>
            <w:rPrChange w:id="49" w:author="Almondris Gonzalez" w:date="2015-05-18T22:07:00Z">
              <w:rPr>
                <w:color w:val="000000"/>
                <w:highlight w:val="yellow"/>
                <w:shd w:val="clear" w:color="auto" w:fill="FFFFFF"/>
              </w:rPr>
            </w:rPrChange>
          </w:rPr>
          <w:t>I</w:t>
        </w:r>
      </w:ins>
      <w:del w:id="50" w:author="Almondris Gonzalez" w:date="2015-05-18T22:07:00Z">
        <w:r w:rsidRPr="00BF299F" w:rsidDel="00525FAC">
          <w:rPr>
            <w:rFonts w:ascii="Times New Roman" w:hAnsi="Times New Roman" w:cs="Times New Roman"/>
            <w:color w:val="000000"/>
            <w:sz w:val="24"/>
            <w:szCs w:val="24"/>
            <w:shd w:val="clear" w:color="auto" w:fill="FFFFFF"/>
          </w:rPr>
          <w:delText>siguiente I</w:delText>
        </w:r>
      </w:del>
      <w:r w:rsidRPr="00BF299F">
        <w:rPr>
          <w:rFonts w:ascii="Times New Roman" w:hAnsi="Times New Roman" w:cs="Times New Roman"/>
          <w:color w:val="000000"/>
          <w:sz w:val="24"/>
          <w:szCs w:val="24"/>
          <w:shd w:val="clear" w:color="auto" w:fill="FFFFFF"/>
        </w:rPr>
        <w:t>magen</w:t>
      </w:r>
      <w:ins w:id="51" w:author="Almondris Gonzalez" w:date="2015-05-18T22:08:00Z">
        <w:r w:rsidRPr="00BF299F">
          <w:rPr>
            <w:rFonts w:ascii="Times New Roman" w:hAnsi="Times New Roman" w:cs="Times New Roman"/>
            <w:color w:val="000000"/>
            <w:sz w:val="24"/>
            <w:szCs w:val="24"/>
            <w:shd w:val="clear" w:color="auto" w:fill="FFFFFF"/>
          </w:rPr>
          <w:t xml:space="preserve"> </w:t>
        </w:r>
      </w:ins>
      <w:ins w:id="52" w:author="Almondris Gonzalez" w:date="2015-05-18T22:07:00Z">
        <w:r w:rsidRPr="00BF299F">
          <w:rPr>
            <w:rFonts w:ascii="Times New Roman" w:hAnsi="Times New Roman" w:cs="Times New Roman"/>
            <w:color w:val="000000"/>
            <w:sz w:val="24"/>
            <w:szCs w:val="24"/>
            <w:shd w:val="clear" w:color="auto" w:fill="FFFFFF"/>
          </w:rPr>
          <w:t xml:space="preserve"> </w:t>
        </w:r>
      </w:ins>
      <w:r w:rsidR="003C3F44" w:rsidRPr="00BF299F">
        <w:rPr>
          <w:rFonts w:ascii="Times New Roman" w:hAnsi="Times New Roman" w:cs="Times New Roman"/>
          <w:color w:val="000000"/>
          <w:sz w:val="24"/>
          <w:szCs w:val="24"/>
          <w:shd w:val="clear" w:color="auto" w:fill="FFFFFF"/>
        </w:rPr>
        <w:t>2</w:t>
      </w:r>
      <w:r w:rsidRPr="00BF299F">
        <w:rPr>
          <w:rFonts w:ascii="Times New Roman" w:hAnsi="Times New Roman" w:cs="Times New Roman"/>
          <w:color w:val="000000"/>
          <w:sz w:val="24"/>
          <w:szCs w:val="24"/>
          <w:shd w:val="clear" w:color="auto" w:fill="FFFFFF"/>
        </w:rPr>
        <w:t>.</w:t>
      </w:r>
      <w:r w:rsidRPr="00BF299F">
        <w:rPr>
          <w:rFonts w:ascii="Times New Roman" w:hAnsi="Times New Roman" w:cs="Times New Roman"/>
          <w:noProof/>
          <w:sz w:val="24"/>
          <w:szCs w:val="24"/>
          <w:lang w:eastAsia="es-MX"/>
        </w:rPr>
        <w:t xml:space="preserve"> </w:t>
      </w:r>
    </w:p>
    <w:p w:rsidR="005D5B9E" w:rsidRPr="00BF299F" w:rsidRDefault="005D5B9E" w:rsidP="005D5B9E">
      <w:pPr>
        <w:jc w:val="center"/>
        <w:rPr>
          <w:rFonts w:ascii="Times New Roman" w:hAnsi="Times New Roman" w:cs="Times New Roman"/>
          <w:color w:val="000000"/>
          <w:sz w:val="24"/>
          <w:szCs w:val="24"/>
          <w:shd w:val="clear" w:color="auto" w:fill="FFFFFF"/>
        </w:rPr>
      </w:pPr>
      <w:r w:rsidRPr="00BF299F">
        <w:rPr>
          <w:rFonts w:ascii="Times New Roman" w:hAnsi="Times New Roman" w:cs="Times New Roman"/>
          <w:noProof/>
          <w:sz w:val="24"/>
          <w:szCs w:val="24"/>
          <w:lang w:eastAsia="es-MX"/>
        </w:rPr>
        <w:drawing>
          <wp:inline distT="0" distB="0" distL="0" distR="0" wp14:anchorId="2468A949" wp14:editId="5E330D0A">
            <wp:extent cx="5878241" cy="3231254"/>
            <wp:effectExtent l="0" t="0" r="8255"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68" t="28711" r="20991" b="12246"/>
                    <a:stretch/>
                  </pic:blipFill>
                  <pic:spPr bwMode="auto">
                    <a:xfrm>
                      <a:off x="0" y="0"/>
                      <a:ext cx="5905898" cy="3246457"/>
                    </a:xfrm>
                    <a:prstGeom prst="rect">
                      <a:avLst/>
                    </a:prstGeom>
                    <a:ln>
                      <a:noFill/>
                    </a:ln>
                    <a:extLst>
                      <a:ext uri="{53640926-AAD7-44D8-BBD7-CCE9431645EC}">
                        <a14:shadowObscured xmlns:a14="http://schemas.microsoft.com/office/drawing/2010/main"/>
                      </a:ext>
                    </a:extLst>
                  </pic:spPr>
                </pic:pic>
              </a:graphicData>
            </a:graphic>
          </wp:inline>
        </w:drawing>
      </w:r>
    </w:p>
    <w:p w:rsidR="00044CA3" w:rsidRDefault="00044CA3" w:rsidP="00044CA3">
      <w:pPr>
        <w:pStyle w:val="Descripcin"/>
        <w:jc w:val="center"/>
        <w:rPr>
          <w:rFonts w:ascii="Times New Roman" w:hAnsi="Times New Roman" w:cs="Times New Roman"/>
          <w:color w:val="000000"/>
          <w:sz w:val="24"/>
          <w:szCs w:val="24"/>
          <w:shd w:val="clear" w:color="auto" w:fill="FFFFFF"/>
        </w:rPr>
      </w:pPr>
      <w:bookmarkStart w:id="53" w:name="_Toc421060048"/>
      <w:bookmarkStart w:id="54" w:name="_Toc421209252"/>
      <w:r>
        <w:t xml:space="preserve">Imagen </w:t>
      </w:r>
      <w:fldSimple w:instr=" SEQ Imagen \* ARABIC ">
        <w:r w:rsidR="00DC1A26">
          <w:rPr>
            <w:noProof/>
          </w:rPr>
          <w:t>2</w:t>
        </w:r>
      </w:fldSimple>
      <w:r w:rsidR="00007009">
        <w:t>:</w:t>
      </w:r>
      <w:r w:rsidR="00007009" w:rsidRPr="00F44664">
        <w:t xml:space="preserve"> Datos</w:t>
      </w:r>
      <w:r w:rsidRPr="00F44664">
        <w:t xml:space="preserve"> demográficos</w:t>
      </w:r>
      <w:r>
        <w:t>.</w:t>
      </w:r>
      <w:bookmarkEnd w:id="53"/>
      <w:bookmarkEnd w:id="54"/>
    </w:p>
    <w:p w:rsidR="005D5B9E" w:rsidRPr="00BF299F" w:rsidRDefault="005D5B9E" w:rsidP="009857DC">
      <w:pPr>
        <w:jc w:val="both"/>
        <w:rPr>
          <w:rFonts w:ascii="Times New Roman" w:hAnsi="Times New Roman" w:cs="Times New Roman"/>
          <w:sz w:val="24"/>
          <w:szCs w:val="24"/>
        </w:rPr>
      </w:pPr>
      <w:r w:rsidRPr="00BF299F">
        <w:rPr>
          <w:rFonts w:ascii="Times New Roman" w:hAnsi="Times New Roman" w:cs="Times New Roman"/>
          <w:color w:val="000000"/>
          <w:sz w:val="24"/>
          <w:szCs w:val="24"/>
          <w:shd w:val="clear" w:color="auto" w:fill="FFFFFF"/>
        </w:rPr>
        <w:t>Esto nos revela</w:t>
      </w:r>
      <w:del w:id="55" w:author="Almondris Gonzalez" w:date="2015-05-13T13:58:00Z">
        <w:r w:rsidRPr="00BF299F" w:rsidDel="00C731F4">
          <w:rPr>
            <w:rFonts w:ascii="Times New Roman" w:hAnsi="Times New Roman" w:cs="Times New Roman"/>
            <w:color w:val="000000"/>
            <w:sz w:val="24"/>
            <w:szCs w:val="24"/>
            <w:shd w:val="clear" w:color="auto" w:fill="FFFFFF"/>
          </w:rPr>
          <w:delText xml:space="preserve"> a</w:delText>
        </w:r>
      </w:del>
      <w:r w:rsidRPr="00BF299F">
        <w:rPr>
          <w:rFonts w:ascii="Times New Roman" w:hAnsi="Times New Roman" w:cs="Times New Roman"/>
          <w:color w:val="000000"/>
          <w:sz w:val="24"/>
          <w:szCs w:val="24"/>
          <w:shd w:val="clear" w:color="auto" w:fill="FFFFFF"/>
        </w:rPr>
        <w:t xml:space="preserve"> que la mitad de la población en México tiene acceso a un Smartphone </w:t>
      </w:r>
      <w:del w:id="56" w:author="Almondris Gonzalez" w:date="2015-05-13T13:58:00Z">
        <w:r w:rsidRPr="00BF299F" w:rsidDel="00C731F4">
          <w:rPr>
            <w:rFonts w:ascii="Times New Roman" w:hAnsi="Times New Roman" w:cs="Times New Roman"/>
            <w:color w:val="000000"/>
            <w:sz w:val="24"/>
            <w:szCs w:val="24"/>
            <w:shd w:val="clear" w:color="auto" w:fill="FFFFFF"/>
          </w:rPr>
          <w:delText>nos hace pensar</w:delText>
        </w:r>
      </w:del>
      <w:ins w:id="57" w:author="Almondris Gonzalez" w:date="2015-05-13T13:58:00Z">
        <w:r w:rsidRPr="00BF299F">
          <w:rPr>
            <w:rFonts w:ascii="Times New Roman" w:hAnsi="Times New Roman" w:cs="Times New Roman"/>
            <w:color w:val="000000"/>
            <w:sz w:val="24"/>
            <w:szCs w:val="24"/>
            <w:shd w:val="clear" w:color="auto" w:fill="FFFFFF"/>
          </w:rPr>
          <w:t xml:space="preserve">por lo que </w:t>
        </w:r>
      </w:ins>
      <w:r w:rsidR="00D4701D" w:rsidRPr="00BF299F">
        <w:rPr>
          <w:rFonts w:ascii="Times New Roman" w:hAnsi="Times New Roman" w:cs="Times New Roman"/>
          <w:color w:val="000000"/>
          <w:sz w:val="24"/>
          <w:szCs w:val="24"/>
          <w:shd w:val="clear" w:color="auto" w:fill="FFFFFF"/>
        </w:rPr>
        <w:t>conclu</w:t>
      </w:r>
      <w:r w:rsidR="00D4701D">
        <w:rPr>
          <w:rFonts w:ascii="Times New Roman" w:hAnsi="Times New Roman" w:cs="Times New Roman"/>
          <w:color w:val="000000"/>
          <w:sz w:val="24"/>
          <w:szCs w:val="24"/>
          <w:shd w:val="clear" w:color="auto" w:fill="FFFFFF"/>
        </w:rPr>
        <w:t>i</w:t>
      </w:r>
      <w:r w:rsidR="00D4701D" w:rsidRPr="00BF299F">
        <w:rPr>
          <w:rFonts w:ascii="Times New Roman" w:hAnsi="Times New Roman" w:cs="Times New Roman"/>
          <w:color w:val="000000"/>
          <w:sz w:val="24"/>
          <w:szCs w:val="24"/>
          <w:shd w:val="clear" w:color="auto" w:fill="FFFFFF"/>
        </w:rPr>
        <w:t>mos</w:t>
      </w:r>
      <w:del w:id="58" w:author="Almondris Gonzalez" w:date="2015-05-13T13:58:00Z">
        <w:r w:rsidRPr="00BF299F" w:rsidDel="00C731F4">
          <w:rPr>
            <w:rFonts w:ascii="Times New Roman" w:hAnsi="Times New Roman" w:cs="Times New Roman"/>
            <w:color w:val="000000"/>
            <w:sz w:val="24"/>
            <w:szCs w:val="24"/>
            <w:shd w:val="clear" w:color="auto" w:fill="FFFFFF"/>
          </w:rPr>
          <w:delText xml:space="preserve"> en </w:delText>
        </w:r>
      </w:del>
      <w:ins w:id="59" w:author="Almondris Gonzalez" w:date="2015-05-13T13:58:00Z">
        <w:r w:rsidRPr="00BF299F">
          <w:rPr>
            <w:rFonts w:ascii="Times New Roman" w:hAnsi="Times New Roman" w:cs="Times New Roman"/>
            <w:color w:val="000000"/>
            <w:sz w:val="24"/>
            <w:szCs w:val="24"/>
            <w:shd w:val="clear" w:color="auto" w:fill="FFFFFF"/>
          </w:rPr>
          <w:t xml:space="preserve"> </w:t>
        </w:r>
      </w:ins>
      <w:r w:rsidRPr="00BF299F">
        <w:rPr>
          <w:rFonts w:ascii="Times New Roman" w:hAnsi="Times New Roman" w:cs="Times New Roman"/>
          <w:color w:val="000000"/>
          <w:sz w:val="24"/>
          <w:szCs w:val="24"/>
          <w:shd w:val="clear" w:color="auto" w:fill="FFFFFF"/>
        </w:rPr>
        <w:t>que tiene la posibilidad de descargar esta aplicación</w:t>
      </w:r>
      <w:ins w:id="60" w:author="Almondris Gonzalez" w:date="2015-05-13T13:59:00Z">
        <w:r w:rsidRPr="00BF299F">
          <w:rPr>
            <w:rFonts w:ascii="Times New Roman" w:hAnsi="Times New Roman" w:cs="Times New Roman"/>
            <w:color w:val="000000"/>
            <w:sz w:val="24"/>
            <w:szCs w:val="24"/>
            <w:shd w:val="clear" w:color="auto" w:fill="FFFFFF"/>
          </w:rPr>
          <w:t>,</w:t>
        </w:r>
      </w:ins>
      <w:r w:rsidRPr="00BF299F">
        <w:rPr>
          <w:rFonts w:ascii="Times New Roman" w:hAnsi="Times New Roman" w:cs="Times New Roman"/>
          <w:color w:val="000000"/>
          <w:sz w:val="24"/>
          <w:szCs w:val="24"/>
          <w:shd w:val="clear" w:color="auto" w:fill="FFFFFF"/>
        </w:rPr>
        <w:t xml:space="preserve"> ya que el sistema Operativo Android es más predominante en nuestro país</w:t>
      </w:r>
      <w:r w:rsidR="009857DC" w:rsidRPr="00BF299F">
        <w:rPr>
          <w:rFonts w:ascii="Times New Roman" w:hAnsi="Times New Roman" w:cs="Times New Roman"/>
          <w:color w:val="000000"/>
          <w:sz w:val="24"/>
          <w:szCs w:val="24"/>
          <w:shd w:val="clear" w:color="auto" w:fill="FFFFFF"/>
        </w:rPr>
        <w:t>.</w:t>
      </w:r>
      <w:ins w:id="61" w:author="Almondris Gonzalez" w:date="2015-05-13T13:59:00Z">
        <w:r w:rsidRPr="00BF299F">
          <w:rPr>
            <w:rFonts w:ascii="Times New Roman" w:hAnsi="Times New Roman" w:cs="Times New Roman"/>
            <w:color w:val="000000"/>
            <w:sz w:val="24"/>
            <w:szCs w:val="24"/>
            <w:shd w:val="clear" w:color="auto" w:fill="FFFFFF"/>
          </w:rPr>
          <w:t xml:space="preserve"> </w:t>
        </w:r>
      </w:ins>
      <w:del w:id="62" w:author="Almondris Gonzalez" w:date="2015-05-13T13:59:00Z">
        <w:r w:rsidRPr="00BF299F" w:rsidDel="00C731F4">
          <w:rPr>
            <w:rFonts w:ascii="Times New Roman" w:hAnsi="Times New Roman" w:cs="Times New Roman"/>
            <w:color w:val="000000"/>
            <w:sz w:val="24"/>
            <w:szCs w:val="24"/>
            <w:shd w:val="clear" w:color="auto" w:fill="FFFFFF"/>
          </w:rPr>
          <w:delText xml:space="preserve"> . </w:delText>
        </w:r>
      </w:del>
      <w:r w:rsidR="009857DC" w:rsidRPr="00BF299F">
        <w:rPr>
          <w:rFonts w:ascii="Times New Roman" w:hAnsi="Times New Roman" w:cs="Times New Roman"/>
          <w:color w:val="000000"/>
          <w:sz w:val="24"/>
          <w:szCs w:val="24"/>
          <w:shd w:val="clear" w:color="auto" w:fill="FFFFFF"/>
        </w:rPr>
        <w:t>[8]</w:t>
      </w:r>
      <w:ins w:id="63" w:author="Almondris Gonzalez" w:date="2015-05-13T13:59:00Z">
        <w:r w:rsidRPr="00BF299F">
          <w:rPr>
            <w:rFonts w:ascii="Times New Roman" w:hAnsi="Times New Roman" w:cs="Times New Roman"/>
            <w:color w:val="000000"/>
            <w:sz w:val="24"/>
            <w:szCs w:val="24"/>
            <w:shd w:val="clear" w:color="auto" w:fill="FFFFFF"/>
          </w:rPr>
          <w:t xml:space="preserve"> </w:t>
        </w:r>
      </w:ins>
      <w:r w:rsidRPr="00BF299F">
        <w:rPr>
          <w:rFonts w:ascii="Times New Roman" w:hAnsi="Times New Roman" w:cs="Times New Roman"/>
          <w:color w:val="000000"/>
          <w:sz w:val="24"/>
          <w:szCs w:val="24"/>
          <w:shd w:val="clear" w:color="auto" w:fill="FFFFFF"/>
        </w:rPr>
        <w:t xml:space="preserve">Como se muestra </w:t>
      </w:r>
      <w:ins w:id="64" w:author="Almondris Gonzalez" w:date="2015-05-13T22:27:00Z">
        <w:r w:rsidRPr="00BF299F">
          <w:rPr>
            <w:rFonts w:ascii="Times New Roman" w:hAnsi="Times New Roman" w:cs="Times New Roman"/>
            <w:color w:val="000000"/>
            <w:sz w:val="24"/>
            <w:szCs w:val="24"/>
            <w:shd w:val="clear" w:color="auto" w:fill="FFFFFF"/>
          </w:rPr>
          <w:t xml:space="preserve">en la </w:t>
        </w:r>
      </w:ins>
      <w:r w:rsidR="00070712">
        <w:rPr>
          <w:rFonts w:ascii="Times New Roman" w:hAnsi="Times New Roman" w:cs="Times New Roman"/>
          <w:color w:val="000000"/>
          <w:sz w:val="24"/>
          <w:szCs w:val="24"/>
          <w:shd w:val="clear" w:color="auto" w:fill="FFFFFF"/>
        </w:rPr>
        <w:t>I</w:t>
      </w:r>
      <w:ins w:id="65" w:author="Almondris Gonzalez" w:date="2015-05-13T22:27:00Z">
        <w:r w:rsidRPr="00BF299F">
          <w:rPr>
            <w:rFonts w:ascii="Times New Roman" w:hAnsi="Times New Roman" w:cs="Times New Roman"/>
            <w:color w:val="000000"/>
            <w:sz w:val="24"/>
            <w:szCs w:val="24"/>
            <w:shd w:val="clear" w:color="auto" w:fill="FFFFFF"/>
          </w:rPr>
          <w:t>magen</w:t>
        </w:r>
      </w:ins>
      <w:r w:rsidR="00070712">
        <w:rPr>
          <w:rFonts w:ascii="Times New Roman" w:hAnsi="Times New Roman" w:cs="Times New Roman"/>
          <w:color w:val="000000"/>
          <w:sz w:val="24"/>
          <w:szCs w:val="24"/>
          <w:shd w:val="clear" w:color="auto" w:fill="FFFFFF"/>
        </w:rPr>
        <w:t xml:space="preserve"> 3</w:t>
      </w:r>
      <w:r w:rsidR="009857DC" w:rsidRPr="00BF299F">
        <w:rPr>
          <w:rFonts w:ascii="Times New Roman" w:hAnsi="Times New Roman" w:cs="Times New Roman"/>
          <w:color w:val="000000"/>
          <w:sz w:val="24"/>
          <w:szCs w:val="24"/>
          <w:shd w:val="clear" w:color="auto" w:fill="FFFFFF"/>
        </w:rPr>
        <w:t xml:space="preserve">. </w:t>
      </w:r>
      <w:del w:id="66" w:author="Almondris Gonzalez" w:date="2015-05-13T22:27:00Z">
        <w:r w:rsidRPr="00BF299F" w:rsidDel="002C3238">
          <w:rPr>
            <w:rFonts w:ascii="Times New Roman" w:hAnsi="Times New Roman" w:cs="Times New Roman"/>
            <w:color w:val="000000"/>
            <w:sz w:val="24"/>
            <w:szCs w:val="24"/>
            <w:shd w:val="clear" w:color="auto" w:fill="FFFFFF"/>
          </w:rPr>
          <w:delText xml:space="preserve">en la </w:delText>
        </w:r>
      </w:del>
      <w:del w:id="67" w:author="Almondris Gonzalez" w:date="2015-05-13T22:26:00Z">
        <w:r w:rsidRPr="00BF299F" w:rsidDel="002C3238">
          <w:rPr>
            <w:rFonts w:ascii="Times New Roman" w:hAnsi="Times New Roman" w:cs="Times New Roman"/>
            <w:color w:val="000000"/>
            <w:sz w:val="24"/>
            <w:szCs w:val="24"/>
            <w:highlight w:val="yellow"/>
            <w:shd w:val="clear" w:color="auto" w:fill="FFFFFF"/>
            <w:rPrChange w:id="68" w:author="Almondris Gonzalez" w:date="2015-05-18T22:05:00Z">
              <w:rPr>
                <w:color w:val="000000"/>
                <w:shd w:val="clear" w:color="auto" w:fill="FFFFFF"/>
              </w:rPr>
            </w:rPrChange>
          </w:rPr>
          <w:delText>Siguiente I</w:delText>
        </w:r>
      </w:del>
      <w:r w:rsidRPr="00BF299F">
        <w:rPr>
          <w:rFonts w:ascii="Times New Roman" w:hAnsi="Times New Roman" w:cs="Times New Roman"/>
          <w:color w:val="000000"/>
          <w:sz w:val="24"/>
          <w:szCs w:val="24"/>
          <w:shd w:val="clear" w:color="auto" w:fill="FFFFFF"/>
        </w:rPr>
        <w:t xml:space="preserve"> </w:t>
      </w:r>
    </w:p>
    <w:p w:rsidR="005D5B9E" w:rsidRPr="00BF299F" w:rsidRDefault="005D5B9E" w:rsidP="005D5B9E">
      <w:pPr>
        <w:rPr>
          <w:rFonts w:ascii="Times New Roman" w:hAnsi="Times New Roman" w:cs="Times New Roman"/>
          <w:sz w:val="24"/>
          <w:szCs w:val="24"/>
        </w:rPr>
      </w:pPr>
    </w:p>
    <w:p w:rsidR="005D5B9E" w:rsidRPr="00BF299F" w:rsidRDefault="005D5B9E" w:rsidP="005D5B9E">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lastRenderedPageBreak/>
        <w:drawing>
          <wp:inline distT="0" distB="0" distL="0" distR="0" wp14:anchorId="67882953" wp14:editId="6DA6362F">
            <wp:extent cx="4807980" cy="19716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512" t="33625" r="10709" b="9983"/>
                    <a:stretch/>
                  </pic:blipFill>
                  <pic:spPr bwMode="auto">
                    <a:xfrm>
                      <a:off x="0" y="0"/>
                      <a:ext cx="4814226" cy="1974236"/>
                    </a:xfrm>
                    <a:prstGeom prst="rect">
                      <a:avLst/>
                    </a:prstGeom>
                    <a:ln>
                      <a:noFill/>
                    </a:ln>
                    <a:extLst>
                      <a:ext uri="{53640926-AAD7-44D8-BBD7-CCE9431645EC}">
                        <a14:shadowObscured xmlns:a14="http://schemas.microsoft.com/office/drawing/2010/main"/>
                      </a:ext>
                    </a:extLst>
                  </pic:spPr>
                </pic:pic>
              </a:graphicData>
            </a:graphic>
          </wp:inline>
        </w:drawing>
      </w:r>
    </w:p>
    <w:p w:rsidR="005D5B9E" w:rsidRPr="00070712" w:rsidRDefault="008E6F85" w:rsidP="008E6F85">
      <w:pPr>
        <w:pStyle w:val="Descripcin"/>
        <w:jc w:val="center"/>
        <w:rPr>
          <w:rFonts w:ascii="Times New Roman" w:hAnsi="Times New Roman" w:cs="Times New Roman"/>
          <w:sz w:val="20"/>
          <w:szCs w:val="24"/>
        </w:rPr>
      </w:pPr>
      <w:bookmarkStart w:id="69" w:name="_Toc421060049"/>
      <w:bookmarkStart w:id="70" w:name="_Toc421209253"/>
      <w:r>
        <w:t xml:space="preserve">Imagen </w:t>
      </w:r>
      <w:fldSimple w:instr=" SEQ Imagen \* ARABIC ">
        <w:r w:rsidR="00DC1A26">
          <w:rPr>
            <w:noProof/>
          </w:rPr>
          <w:t>3</w:t>
        </w:r>
      </w:fldSimple>
      <w:r>
        <w:t>:</w:t>
      </w:r>
      <w:r w:rsidRPr="00B85C39">
        <w:t xml:space="preserve"> Sistema Operativo predominante en México.</w:t>
      </w:r>
      <w:bookmarkEnd w:id="69"/>
      <w:bookmarkEnd w:id="70"/>
    </w:p>
    <w:p w:rsidR="00070712" w:rsidRPr="00BF299F" w:rsidRDefault="00070712" w:rsidP="005D5B9E">
      <w:pPr>
        <w:jc w:val="center"/>
        <w:rPr>
          <w:rFonts w:ascii="Times New Roman" w:hAnsi="Times New Roman" w:cs="Times New Roman"/>
          <w:sz w:val="24"/>
          <w:szCs w:val="24"/>
        </w:rPr>
      </w:pPr>
    </w:p>
    <w:p w:rsidR="005D5B9E" w:rsidRPr="00BF299F" w:rsidRDefault="005D5B9E" w:rsidP="005D5B9E">
      <w:pPr>
        <w:tabs>
          <w:tab w:val="left" w:pos="294"/>
        </w:tabs>
        <w:spacing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En la </w:t>
      </w:r>
      <w:del w:id="71" w:author="Almondris Gonzalez" w:date="2015-05-18T22:08:00Z">
        <w:r w:rsidRPr="00BF299F" w:rsidDel="00525FAC">
          <w:rPr>
            <w:rFonts w:ascii="Times New Roman" w:hAnsi="Times New Roman" w:cs="Times New Roman"/>
            <w:color w:val="000000" w:themeColor="text1"/>
            <w:sz w:val="24"/>
            <w:szCs w:val="24"/>
            <w:highlight w:val="yellow"/>
            <w:rPrChange w:id="72" w:author="Almondris Gonzalez" w:date="2015-05-18T22:05:00Z">
              <w:rPr>
                <w:rFonts w:cs="Arial"/>
                <w:color w:val="000000" w:themeColor="text1"/>
              </w:rPr>
            </w:rPrChange>
          </w:rPr>
          <w:delText>siguiente Imagen</w:delText>
        </w:r>
      </w:del>
      <w:r w:rsidRPr="00BF299F">
        <w:rPr>
          <w:rFonts w:ascii="Times New Roman" w:hAnsi="Times New Roman" w:cs="Times New Roman"/>
          <w:color w:val="000000" w:themeColor="text1"/>
          <w:sz w:val="24"/>
          <w:szCs w:val="24"/>
        </w:rPr>
        <w:t xml:space="preserve"> </w:t>
      </w:r>
      <w:ins w:id="73" w:author="Almondris Gonzalez" w:date="2015-05-18T22:08:00Z">
        <w:r w:rsidRPr="00BF299F">
          <w:rPr>
            <w:rFonts w:ascii="Times New Roman" w:hAnsi="Times New Roman" w:cs="Times New Roman"/>
            <w:color w:val="000000" w:themeColor="text1"/>
            <w:sz w:val="24"/>
            <w:szCs w:val="24"/>
          </w:rPr>
          <w:t>Imagen</w:t>
        </w:r>
      </w:ins>
      <w:r w:rsidR="001B4F7C" w:rsidRPr="00BF299F">
        <w:rPr>
          <w:rFonts w:ascii="Times New Roman" w:hAnsi="Times New Roman" w:cs="Times New Roman"/>
          <w:color w:val="000000" w:themeColor="text1"/>
          <w:sz w:val="24"/>
          <w:szCs w:val="24"/>
        </w:rPr>
        <w:t xml:space="preserve"> 4</w:t>
      </w:r>
      <w:r w:rsidRPr="00BF299F">
        <w:rPr>
          <w:rFonts w:ascii="Times New Roman" w:hAnsi="Times New Roman" w:cs="Times New Roman"/>
          <w:color w:val="000000" w:themeColor="text1"/>
          <w:sz w:val="24"/>
          <w:szCs w:val="24"/>
        </w:rPr>
        <w:t xml:space="preserve"> </w:t>
      </w:r>
      <w:ins w:id="74" w:author="Almondris Gonzalez" w:date="2015-05-18T22:08:00Z">
        <w:r w:rsidRPr="00BF299F">
          <w:rPr>
            <w:rFonts w:ascii="Times New Roman" w:hAnsi="Times New Roman" w:cs="Times New Roman"/>
            <w:color w:val="000000" w:themeColor="text1"/>
            <w:sz w:val="24"/>
            <w:szCs w:val="24"/>
          </w:rPr>
          <w:t xml:space="preserve"> </w:t>
        </w:r>
      </w:ins>
      <w:r w:rsidRPr="00BF299F">
        <w:rPr>
          <w:rFonts w:ascii="Times New Roman" w:hAnsi="Times New Roman" w:cs="Times New Roman"/>
          <w:color w:val="000000" w:themeColor="text1"/>
          <w:sz w:val="24"/>
          <w:szCs w:val="24"/>
        </w:rPr>
        <w:t xml:space="preserve"> se muestra un incremento en cuanto al número de población que cuenta con un disp</w:t>
      </w:r>
      <w:ins w:id="75" w:author="Almondris Gonzalez" w:date="2015-05-13T13:59:00Z">
        <w:r w:rsidRPr="00BF299F">
          <w:rPr>
            <w:rFonts w:ascii="Times New Roman" w:hAnsi="Times New Roman" w:cs="Times New Roman"/>
            <w:color w:val="000000" w:themeColor="text1"/>
            <w:sz w:val="24"/>
            <w:szCs w:val="24"/>
          </w:rPr>
          <w:t>o</w:t>
        </w:r>
      </w:ins>
      <w:del w:id="76" w:author="Almondris Gonzalez" w:date="2015-05-13T13:59:00Z">
        <w:r w:rsidRPr="00BF299F" w:rsidDel="00C731F4">
          <w:rPr>
            <w:rFonts w:ascii="Times New Roman" w:hAnsi="Times New Roman" w:cs="Times New Roman"/>
            <w:color w:val="000000" w:themeColor="text1"/>
            <w:sz w:val="24"/>
            <w:szCs w:val="24"/>
          </w:rPr>
          <w:delText>er</w:delText>
        </w:r>
      </w:del>
      <w:r w:rsidRPr="00BF299F">
        <w:rPr>
          <w:rFonts w:ascii="Times New Roman" w:hAnsi="Times New Roman" w:cs="Times New Roman"/>
          <w:color w:val="000000" w:themeColor="text1"/>
          <w:sz w:val="24"/>
          <w:szCs w:val="24"/>
        </w:rPr>
        <w:t>s</w:t>
      </w:r>
      <w:ins w:id="77" w:author="Almondris Gonzalez" w:date="2015-05-13T13:59:00Z">
        <w:r w:rsidRPr="00BF299F">
          <w:rPr>
            <w:rFonts w:ascii="Times New Roman" w:hAnsi="Times New Roman" w:cs="Times New Roman"/>
            <w:color w:val="000000" w:themeColor="text1"/>
            <w:sz w:val="24"/>
            <w:szCs w:val="24"/>
          </w:rPr>
          <w:t>it</w:t>
        </w:r>
      </w:ins>
      <w:r w:rsidRPr="00BF299F">
        <w:rPr>
          <w:rFonts w:ascii="Times New Roman" w:hAnsi="Times New Roman" w:cs="Times New Roman"/>
          <w:color w:val="000000" w:themeColor="text1"/>
          <w:sz w:val="24"/>
          <w:szCs w:val="24"/>
        </w:rPr>
        <w:t>ivo Móvil.</w:t>
      </w:r>
    </w:p>
    <w:p w:rsidR="005D5B9E" w:rsidRPr="00BF299F" w:rsidRDefault="005D5B9E" w:rsidP="005D5B9E">
      <w:pPr>
        <w:tabs>
          <w:tab w:val="left" w:pos="294"/>
        </w:tabs>
        <w:spacing w:line="240" w:lineRule="auto"/>
        <w:jc w:val="both"/>
        <w:rPr>
          <w:rFonts w:ascii="Times New Roman" w:hAnsi="Times New Roman" w:cs="Times New Roman"/>
          <w:color w:val="000000" w:themeColor="text1"/>
          <w:sz w:val="24"/>
          <w:szCs w:val="24"/>
        </w:rPr>
      </w:pPr>
      <w:r w:rsidRPr="00BF299F">
        <w:rPr>
          <w:rFonts w:ascii="Times New Roman" w:hAnsi="Times New Roman" w:cs="Times New Roman"/>
          <w:noProof/>
          <w:sz w:val="24"/>
          <w:szCs w:val="24"/>
          <w:lang w:eastAsia="es-MX"/>
        </w:rPr>
        <w:drawing>
          <wp:inline distT="0" distB="0" distL="0" distR="0" wp14:anchorId="1C798B88" wp14:editId="7DEAADF4">
            <wp:extent cx="5612130" cy="1079256"/>
            <wp:effectExtent l="0" t="0" r="0" b="6985"/>
            <wp:docPr id="6" name="Imagen 6"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nam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079256"/>
                    </a:xfrm>
                    <a:prstGeom prst="rect">
                      <a:avLst/>
                    </a:prstGeom>
                    <a:noFill/>
                    <a:ln>
                      <a:noFill/>
                    </a:ln>
                  </pic:spPr>
                </pic:pic>
              </a:graphicData>
            </a:graphic>
          </wp:inline>
        </w:drawing>
      </w:r>
    </w:p>
    <w:p w:rsidR="005D5B9E" w:rsidRPr="00070712" w:rsidRDefault="005D5B9E" w:rsidP="008E6F85">
      <w:pPr>
        <w:pStyle w:val="Descripcin"/>
        <w:jc w:val="center"/>
        <w:rPr>
          <w:rFonts w:ascii="Times New Roman" w:hAnsi="Times New Roman" w:cs="Times New Roman"/>
          <w:color w:val="000000" w:themeColor="text1"/>
          <w:sz w:val="20"/>
          <w:szCs w:val="24"/>
        </w:rPr>
      </w:pPr>
      <w:del w:id="78" w:author="Almondris Gonzalez" w:date="2015-05-18T22:09:00Z">
        <w:r w:rsidRPr="00070712" w:rsidDel="00525FAC">
          <w:rPr>
            <w:rFonts w:ascii="Times New Roman" w:hAnsi="Times New Roman" w:cs="Times New Roman"/>
            <w:color w:val="000000" w:themeColor="text1"/>
            <w:sz w:val="20"/>
            <w:szCs w:val="24"/>
          </w:rPr>
          <w:delText xml:space="preserve">: </w:delText>
        </w:r>
      </w:del>
      <w:bookmarkStart w:id="79" w:name="_Toc421060050"/>
      <w:bookmarkStart w:id="80" w:name="_Toc421209254"/>
      <w:r w:rsidR="008E6F85">
        <w:t xml:space="preserve">Imagen </w:t>
      </w:r>
      <w:fldSimple w:instr=" SEQ Imagen \* ARABIC ">
        <w:r w:rsidR="00DC1A26">
          <w:rPr>
            <w:noProof/>
          </w:rPr>
          <w:t>4</w:t>
        </w:r>
      </w:fldSimple>
      <w:r w:rsidR="00D4701D">
        <w:t xml:space="preserve">: </w:t>
      </w:r>
      <w:r w:rsidR="008E6F85" w:rsidRPr="00E71FC3">
        <w:t>Línea de incremento Móvil</w:t>
      </w:r>
      <w:bookmarkEnd w:id="79"/>
      <w:bookmarkEnd w:id="80"/>
    </w:p>
    <w:p w:rsidR="005D5B9E" w:rsidRPr="00BF299F" w:rsidRDefault="005D5B9E" w:rsidP="005D5B9E">
      <w:pPr>
        <w:rPr>
          <w:rFonts w:ascii="Times New Roman" w:hAnsi="Times New Roman" w:cs="Times New Roman"/>
          <w:sz w:val="24"/>
          <w:szCs w:val="24"/>
        </w:rPr>
      </w:pPr>
    </w:p>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De acuerdo con los estudios de</w:t>
      </w:r>
      <w:r w:rsidR="00070712">
        <w:rPr>
          <w:rFonts w:ascii="Times New Roman" w:hAnsi="Times New Roman" w:cs="Times New Roman"/>
          <w:sz w:val="24"/>
          <w:szCs w:val="24"/>
        </w:rPr>
        <w:t>l</w:t>
      </w:r>
      <w:r w:rsidRPr="00BF299F">
        <w:rPr>
          <w:rFonts w:ascii="Times New Roman" w:hAnsi="Times New Roman" w:cs="Times New Roman"/>
          <w:sz w:val="24"/>
          <w:szCs w:val="24"/>
        </w:rPr>
        <w:t xml:space="preserve"> INEGI encontramos una estadística en la cual podemos justificar el número de población que cuenta con internet.  En abril del 2014 el número de usuarios de internet en el país alcanzó los 47.4 millones.</w:t>
      </w:r>
      <w:r w:rsidR="00D4701D">
        <w:rPr>
          <w:rFonts w:ascii="Times New Roman" w:hAnsi="Times New Roman" w:cs="Times New Roman"/>
          <w:sz w:val="24"/>
          <w:szCs w:val="24"/>
        </w:rPr>
        <w:t xml:space="preserve"> En la Imagen 5</w:t>
      </w:r>
      <w:r w:rsidR="001B4F7C" w:rsidRPr="00BF299F">
        <w:rPr>
          <w:rFonts w:ascii="Times New Roman" w:hAnsi="Times New Roman" w:cs="Times New Roman"/>
          <w:sz w:val="24"/>
          <w:szCs w:val="24"/>
        </w:rPr>
        <w:t xml:space="preserve"> se muestran las estadísticas</w:t>
      </w:r>
      <w:r w:rsidR="00070712">
        <w:rPr>
          <w:rFonts w:ascii="Times New Roman" w:hAnsi="Times New Roman" w:cs="Times New Roman"/>
          <w:sz w:val="24"/>
          <w:szCs w:val="24"/>
        </w:rPr>
        <w:t>.</w:t>
      </w:r>
      <w:r w:rsidR="001B4F7C" w:rsidRPr="00BF299F">
        <w:rPr>
          <w:rFonts w:ascii="Times New Roman" w:hAnsi="Times New Roman" w:cs="Times New Roman"/>
          <w:sz w:val="24"/>
          <w:szCs w:val="24"/>
        </w:rPr>
        <w:t xml:space="preserve"> </w:t>
      </w:r>
    </w:p>
    <w:p w:rsidR="005D5B9E" w:rsidRPr="00BF299F" w:rsidRDefault="005D5B9E" w:rsidP="005D5B9E">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lastRenderedPageBreak/>
        <w:drawing>
          <wp:inline distT="0" distB="0" distL="0" distR="0" wp14:anchorId="2F2069C5" wp14:editId="0986756C">
            <wp:extent cx="5850519" cy="4676775"/>
            <wp:effectExtent l="0" t="0" r="0" b="0"/>
            <wp:docPr id="5" name="Imagen 5" descr="C:\Users\Almondris\Pictures\estadistica_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mondris\Pictures\estadistica_Interne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2082" cy="4694012"/>
                    </a:xfrm>
                    <a:prstGeom prst="rect">
                      <a:avLst/>
                    </a:prstGeom>
                    <a:noFill/>
                    <a:ln>
                      <a:noFill/>
                    </a:ln>
                  </pic:spPr>
                </pic:pic>
              </a:graphicData>
            </a:graphic>
          </wp:inline>
        </w:drawing>
      </w:r>
    </w:p>
    <w:p w:rsidR="005D5B9E" w:rsidRPr="00BF299F" w:rsidRDefault="008E6F85" w:rsidP="008E6F85">
      <w:pPr>
        <w:pStyle w:val="Descripcin"/>
        <w:jc w:val="center"/>
        <w:rPr>
          <w:rFonts w:ascii="Times New Roman" w:eastAsiaTheme="majorEastAsia" w:hAnsi="Times New Roman" w:cs="Times New Roman"/>
          <w:b/>
          <w:bCs/>
          <w:color w:val="2E74B5" w:themeColor="accent1" w:themeShade="BF"/>
          <w:sz w:val="24"/>
          <w:szCs w:val="24"/>
        </w:rPr>
      </w:pPr>
      <w:bookmarkStart w:id="81" w:name="_Toc421060051"/>
      <w:bookmarkStart w:id="82" w:name="_Toc421209255"/>
      <w:r>
        <w:t xml:space="preserve">Imagen </w:t>
      </w:r>
      <w:fldSimple w:instr=" SEQ Imagen \* ARABIC ">
        <w:r w:rsidR="00DC1A26">
          <w:rPr>
            <w:noProof/>
          </w:rPr>
          <w:t>5</w:t>
        </w:r>
      </w:fldSimple>
      <w:r>
        <w:t>:</w:t>
      </w:r>
      <w:r w:rsidRPr="00762F09">
        <w:t xml:space="preserve"> Disponibilidad de Internet.</w:t>
      </w:r>
      <w:bookmarkEnd w:id="81"/>
      <w:bookmarkEnd w:id="82"/>
      <w:r w:rsidR="005D5B9E" w:rsidRPr="00BF299F">
        <w:rPr>
          <w:rFonts w:ascii="Times New Roman" w:eastAsiaTheme="majorEastAsia" w:hAnsi="Times New Roman" w:cs="Times New Roman"/>
          <w:b/>
          <w:bCs/>
          <w:color w:val="2E74B5" w:themeColor="accent1" w:themeShade="BF"/>
          <w:sz w:val="24"/>
          <w:szCs w:val="24"/>
        </w:rPr>
        <w:br w:type="page"/>
      </w:r>
    </w:p>
    <w:p w:rsidR="003509DA" w:rsidRPr="00BF299F" w:rsidRDefault="003509DA" w:rsidP="00BF02A1">
      <w:pPr>
        <w:rPr>
          <w:rFonts w:ascii="Times New Roman" w:hAnsi="Times New Roman" w:cs="Times New Roman"/>
          <w:b/>
          <w:bCs/>
          <w:sz w:val="24"/>
          <w:szCs w:val="24"/>
        </w:rPr>
      </w:pPr>
    </w:p>
    <w:p w:rsidR="00662FEA" w:rsidRPr="00BF299F" w:rsidRDefault="00662FEA" w:rsidP="002B3084">
      <w:pPr>
        <w:pStyle w:val="Ttulo1"/>
        <w:rPr>
          <w:rFonts w:ascii="Times New Roman" w:hAnsi="Times New Roman" w:cs="Times New Roman"/>
          <w:b/>
          <w:bCs/>
          <w:sz w:val="24"/>
          <w:szCs w:val="24"/>
        </w:rPr>
      </w:pPr>
      <w:bookmarkStart w:id="83" w:name="_Toc421088207"/>
      <w:r w:rsidRPr="00BF299F">
        <w:rPr>
          <w:rFonts w:ascii="Times New Roman" w:hAnsi="Times New Roman" w:cs="Times New Roman"/>
          <w:b/>
          <w:bCs/>
          <w:sz w:val="24"/>
          <w:szCs w:val="24"/>
        </w:rPr>
        <w:t>Capítulo 1: Estado del Arte.</w:t>
      </w:r>
      <w:bookmarkEnd w:id="83"/>
    </w:p>
    <w:p w:rsidR="002359B9" w:rsidRPr="00BF299F" w:rsidRDefault="002359B9" w:rsidP="002359B9">
      <w:pPr>
        <w:rPr>
          <w:rFonts w:ascii="Times New Roman" w:hAnsi="Times New Roman" w:cs="Times New Roman"/>
          <w:sz w:val="24"/>
          <w:szCs w:val="24"/>
        </w:rPr>
      </w:pPr>
    </w:p>
    <w:p w:rsidR="00662FEA" w:rsidRPr="00BF299F" w:rsidRDefault="00662FEA" w:rsidP="002B3084">
      <w:pPr>
        <w:pStyle w:val="Ttulo2"/>
        <w:rPr>
          <w:rFonts w:ascii="Times New Roman" w:hAnsi="Times New Roman" w:cs="Times New Roman"/>
          <w:b/>
          <w:bCs/>
          <w:sz w:val="24"/>
          <w:szCs w:val="24"/>
        </w:rPr>
      </w:pPr>
      <w:bookmarkStart w:id="84" w:name="_Toc421088208"/>
      <w:r w:rsidRPr="00BF299F">
        <w:rPr>
          <w:rFonts w:ascii="Times New Roman" w:hAnsi="Times New Roman" w:cs="Times New Roman"/>
          <w:b/>
          <w:bCs/>
          <w:sz w:val="24"/>
          <w:szCs w:val="24"/>
        </w:rPr>
        <w:t>1. Antecedentes</w:t>
      </w:r>
      <w:bookmarkEnd w:id="84"/>
    </w:p>
    <w:p w:rsidR="00662FEA" w:rsidRPr="00BF299F" w:rsidRDefault="00662FEA" w:rsidP="00662FEA">
      <w:pPr>
        <w:spacing w:after="0"/>
        <w:jc w:val="both"/>
        <w:rPr>
          <w:rFonts w:ascii="Times New Roman" w:hAnsi="Times New Roman" w:cs="Times New Roman"/>
          <w:color w:val="000000" w:themeColor="text1"/>
          <w:sz w:val="24"/>
          <w:szCs w:val="24"/>
        </w:rPr>
      </w:pP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El ser humano desde su existencia ha intentado por diferentes vías conseguir más y mejores alimentos, su alimentación es omnívora, por lo que utiliza productos de origen vegetal, animal y mineral y los selecciona en función de distintos puntos de vista como puede ser físico, psíquico, social, religioso y económico.</w:t>
      </w: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Por alimentación entendemos la forma y manera de proporcionar al organismo los alimentos que le son indispensables. Este proceso es que es educable, consciente y voluntario. Desde el instante en que finaliza la alimentación comienza la nutrición.</w:t>
      </w: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 xml:space="preserve">La nutrición es el conjunto de procesos mediante </w:t>
      </w:r>
      <w:r w:rsidR="00070712">
        <w:rPr>
          <w:rFonts w:ascii="Times New Roman" w:eastAsiaTheme="minorEastAsia" w:hAnsi="Times New Roman" w:cs="Times New Roman"/>
          <w:sz w:val="24"/>
          <w:szCs w:val="24"/>
        </w:rPr>
        <w:t>los cuales el organismo vivo y en nuestro caso</w:t>
      </w:r>
      <w:r w:rsidRPr="00BF299F">
        <w:rPr>
          <w:rFonts w:ascii="Times New Roman" w:eastAsiaTheme="minorEastAsia" w:hAnsi="Times New Roman" w:cs="Times New Roman"/>
          <w:sz w:val="24"/>
          <w:szCs w:val="24"/>
        </w:rPr>
        <w:t xml:space="preserve"> el ser humano, utiliza, transforma e incorpora una serie de sustancias que reciben del mundo exterior y que forma parte de los alimentos con objeto de suministrar energía, construir y reparar estructuras orgánicas, así como regular los procesos biológicos.</w:t>
      </w: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La</w:t>
      </w:r>
      <w:r w:rsidR="009F4AE2">
        <w:rPr>
          <w:rFonts w:ascii="Times New Roman" w:eastAsiaTheme="minorEastAsia" w:hAnsi="Times New Roman" w:cs="Times New Roman"/>
          <w:sz w:val="24"/>
          <w:szCs w:val="24"/>
        </w:rPr>
        <w:t xml:space="preserve"> nutrición como ciencia, </w:t>
      </w:r>
      <w:r w:rsidRPr="00BF299F">
        <w:rPr>
          <w:rFonts w:ascii="Times New Roman" w:eastAsiaTheme="minorEastAsia" w:hAnsi="Times New Roman" w:cs="Times New Roman"/>
          <w:sz w:val="24"/>
          <w:szCs w:val="24"/>
        </w:rPr>
        <w:t>no está aislada, se apoya e interrelaciona con diversas ramas del conocimiento como química, bioquímica y fisiología entre otras.</w:t>
      </w: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Los nutrientes se clasifican en 3 grupos:</w:t>
      </w:r>
    </w:p>
    <w:p w:rsidR="000627CC" w:rsidRPr="00BF299F" w:rsidRDefault="009F4AE2" w:rsidP="000627CC">
      <w:pPr>
        <w:spacing w:after="0" w:line="240" w:lineRule="auto"/>
        <w:rPr>
          <w:rFonts w:ascii="Times New Roman" w:eastAsiaTheme="minorEastAsia" w:hAnsi="Times New Roman" w:cs="Times New Roman"/>
          <w:sz w:val="24"/>
          <w:szCs w:val="24"/>
          <w:lang w:eastAsia="es-MX"/>
        </w:rPr>
      </w:pPr>
      <w:r>
        <w:rPr>
          <w:rFonts w:ascii="Times New Roman" w:eastAsiaTheme="minorEastAsia" w:hAnsi="Times New Roman" w:cs="Times New Roman"/>
          <w:sz w:val="24"/>
          <w:szCs w:val="24"/>
          <w:lang w:eastAsia="es-MX"/>
        </w:rPr>
        <w:t>1) Macronutrientes: s</w:t>
      </w:r>
      <w:r w:rsidR="000627CC" w:rsidRPr="00BF299F">
        <w:rPr>
          <w:rFonts w:ascii="Times New Roman" w:eastAsiaTheme="minorEastAsia" w:hAnsi="Times New Roman" w:cs="Times New Roman"/>
          <w:sz w:val="24"/>
          <w:szCs w:val="24"/>
          <w:lang w:eastAsia="es-MX"/>
        </w:rPr>
        <w:t>on los hidratos de carbono, los lípidos y las proteínas.</w:t>
      </w:r>
    </w:p>
    <w:p w:rsidR="000627CC" w:rsidRPr="00BF299F" w:rsidRDefault="009F4AE2" w:rsidP="000627CC">
      <w:pPr>
        <w:spacing w:after="0" w:line="240" w:lineRule="auto"/>
        <w:rPr>
          <w:rFonts w:ascii="Times New Roman" w:eastAsiaTheme="minorEastAsia" w:hAnsi="Times New Roman" w:cs="Times New Roman"/>
          <w:sz w:val="24"/>
          <w:szCs w:val="24"/>
          <w:lang w:eastAsia="es-MX"/>
        </w:rPr>
      </w:pPr>
      <w:r>
        <w:rPr>
          <w:rFonts w:ascii="Times New Roman" w:eastAsiaTheme="minorEastAsia" w:hAnsi="Times New Roman" w:cs="Times New Roman"/>
          <w:sz w:val="24"/>
          <w:szCs w:val="24"/>
          <w:lang w:eastAsia="es-MX"/>
        </w:rPr>
        <w:t>2) Micronutrientes: s</w:t>
      </w:r>
      <w:r w:rsidR="000627CC" w:rsidRPr="00BF299F">
        <w:rPr>
          <w:rFonts w:ascii="Times New Roman" w:eastAsiaTheme="minorEastAsia" w:hAnsi="Times New Roman" w:cs="Times New Roman"/>
          <w:sz w:val="24"/>
          <w:szCs w:val="24"/>
          <w:lang w:eastAsia="es-MX"/>
        </w:rPr>
        <w:t>on las vitaminas y minerales.</w:t>
      </w:r>
    </w:p>
    <w:p w:rsidR="000627CC" w:rsidRPr="00BF299F" w:rsidRDefault="009F4AE2" w:rsidP="000627CC">
      <w:pPr>
        <w:spacing w:after="0" w:line="240" w:lineRule="auto"/>
        <w:rPr>
          <w:rFonts w:ascii="Times New Roman" w:eastAsiaTheme="minorEastAsia" w:hAnsi="Times New Roman" w:cs="Times New Roman"/>
          <w:sz w:val="24"/>
          <w:szCs w:val="24"/>
          <w:lang w:eastAsia="es-MX"/>
        </w:rPr>
      </w:pPr>
      <w:r>
        <w:rPr>
          <w:rFonts w:ascii="Times New Roman" w:eastAsiaTheme="minorEastAsia" w:hAnsi="Times New Roman" w:cs="Times New Roman"/>
          <w:sz w:val="24"/>
          <w:szCs w:val="24"/>
          <w:lang w:eastAsia="es-MX"/>
        </w:rPr>
        <w:t xml:space="preserve">3) Agua: </w:t>
      </w:r>
      <w:r w:rsidR="000627CC" w:rsidRPr="00BF299F">
        <w:rPr>
          <w:rFonts w:ascii="Times New Roman" w:eastAsiaTheme="minorEastAsia" w:hAnsi="Times New Roman" w:cs="Times New Roman"/>
          <w:sz w:val="24"/>
          <w:szCs w:val="24"/>
          <w:lang w:eastAsia="es-MX"/>
        </w:rPr>
        <w:t>entre ella los electrolitos sodio, potasio y cloro.</w:t>
      </w:r>
    </w:p>
    <w:p w:rsidR="000627CC" w:rsidRPr="00BF299F" w:rsidRDefault="000627CC" w:rsidP="000627CC">
      <w:pPr>
        <w:spacing w:after="0" w:line="240" w:lineRule="auto"/>
        <w:rPr>
          <w:rFonts w:ascii="Times New Roman" w:eastAsiaTheme="minorEastAsia" w:hAnsi="Times New Roman" w:cs="Times New Roman"/>
          <w:sz w:val="24"/>
          <w:szCs w:val="24"/>
          <w:lang w:eastAsia="es-MX"/>
        </w:rPr>
      </w:pP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Se entiende que los nutrientes son sustancias integrantes de los distintos aliment</w:t>
      </w:r>
      <w:r w:rsidR="00697E39">
        <w:rPr>
          <w:rFonts w:ascii="Times New Roman" w:eastAsiaTheme="minorEastAsia" w:hAnsi="Times New Roman" w:cs="Times New Roman"/>
          <w:sz w:val="24"/>
          <w:szCs w:val="24"/>
        </w:rPr>
        <w:t>os que contienen proteínas, ésta</w:t>
      </w:r>
      <w:r w:rsidRPr="00BF299F">
        <w:rPr>
          <w:rFonts w:ascii="Times New Roman" w:eastAsiaTheme="minorEastAsia" w:hAnsi="Times New Roman" w:cs="Times New Roman"/>
          <w:sz w:val="24"/>
          <w:szCs w:val="24"/>
        </w:rPr>
        <w:t>s se descomponen en moléculas más sencillas por la acción de las enzimas de la saliva, del jugo pancreático y de la mucosa intestinal, el alimento se digiere en dos etapas: primero, una enzima de la saliva y del jugo pancreático lo descompone en moléculas de maltosa; luego una enzima de la mucosa del intestino delgado divide la maltosa en moléculas de glucosa que pueden absorberse en la sangre. [2]</w:t>
      </w:r>
    </w:p>
    <w:p w:rsidR="000627CC" w:rsidRPr="00BF299F" w:rsidRDefault="000627CC" w:rsidP="000627CC">
      <w:pPr>
        <w:jc w:val="both"/>
        <w:rPr>
          <w:rFonts w:ascii="Times New Roman" w:hAnsi="Times New Roman" w:cs="Times New Roman"/>
          <w:sz w:val="24"/>
          <w:szCs w:val="24"/>
        </w:rPr>
      </w:pPr>
      <w:r w:rsidRPr="00BF299F">
        <w:rPr>
          <w:rFonts w:ascii="Times New Roman" w:eastAsiaTheme="minorEastAsia" w:hAnsi="Times New Roman" w:cs="Times New Roman"/>
          <w:sz w:val="24"/>
          <w:szCs w:val="24"/>
        </w:rPr>
        <w:t>Las proteínas son sustancias complejas, compuestas de aminoácidos. Contienen básicamente carbono(C), hidrógeno (H), oxígeno(O) y nitrógeno(N). En una sola célula pueden encontrarse centenares de proteínas diferentes que constituyen el 50% o más de</w:t>
      </w:r>
      <w:r w:rsidR="009857DC" w:rsidRPr="00BF299F">
        <w:rPr>
          <w:rFonts w:ascii="Times New Roman" w:eastAsiaTheme="minorEastAsia" w:hAnsi="Times New Roman" w:cs="Times New Roman"/>
          <w:sz w:val="24"/>
          <w:szCs w:val="24"/>
        </w:rPr>
        <w:t>l peso seco de la célula. [3, 4]</w:t>
      </w:r>
    </w:p>
    <w:p w:rsidR="0064794B" w:rsidRDefault="000627CC" w:rsidP="000627CC">
      <w:pPr>
        <w:jc w:val="both"/>
        <w:rPr>
          <w:rFonts w:ascii="Times New Roman" w:eastAsiaTheme="minorEastAsia" w:hAnsi="Times New Roman" w:cs="Times New Roman"/>
          <w:sz w:val="24"/>
          <w:szCs w:val="24"/>
        </w:rPr>
      </w:pPr>
      <w:r w:rsidRPr="00BF299F">
        <w:rPr>
          <w:rFonts w:ascii="Times New Roman" w:eastAsiaTheme="minorEastAsia" w:hAnsi="Times New Roman" w:cs="Times New Roman"/>
          <w:sz w:val="24"/>
          <w:szCs w:val="24"/>
        </w:rPr>
        <w:t xml:space="preserve">El término en que se sigue expresando la energía es la Caloría. Una caloría es una medida de calor. Una caloría en minúsculas representa la cantidad de calor que se necesita para elevar la temperatura de un gramo de agua un grado Celsius; a veces se denomina caloría gramo. </w:t>
      </w:r>
    </w:p>
    <w:p w:rsidR="0064794B" w:rsidRDefault="0064794B" w:rsidP="000627CC">
      <w:pPr>
        <w:jc w:val="both"/>
        <w:rPr>
          <w:rFonts w:ascii="Times New Roman" w:eastAsiaTheme="minorEastAsia" w:hAnsi="Times New Roman" w:cs="Times New Roman"/>
          <w:sz w:val="24"/>
          <w:szCs w:val="24"/>
        </w:rPr>
      </w:pPr>
    </w:p>
    <w:p w:rsidR="000627CC" w:rsidRPr="00BF299F" w:rsidRDefault="000627CC" w:rsidP="000627CC">
      <w:pPr>
        <w:jc w:val="both"/>
        <w:rPr>
          <w:rFonts w:ascii="Times New Roman" w:eastAsia="Times New Roman" w:hAnsi="Times New Roman" w:cs="Times New Roman"/>
          <w:sz w:val="24"/>
          <w:szCs w:val="24"/>
        </w:rPr>
      </w:pPr>
      <w:r w:rsidRPr="00BF299F">
        <w:rPr>
          <w:rFonts w:ascii="Times New Roman" w:eastAsiaTheme="minorEastAsia" w:hAnsi="Times New Roman" w:cs="Times New Roman"/>
          <w:sz w:val="24"/>
          <w:szCs w:val="24"/>
        </w:rPr>
        <w:t>Una Caloría en mayúscul</w:t>
      </w:r>
      <w:r w:rsidR="000A0C6F">
        <w:rPr>
          <w:rFonts w:ascii="Times New Roman" w:eastAsiaTheme="minorEastAsia" w:hAnsi="Times New Roman" w:cs="Times New Roman"/>
          <w:sz w:val="24"/>
          <w:szCs w:val="24"/>
        </w:rPr>
        <w:t>as, o kilocaloría, es igual a 1,</w:t>
      </w:r>
      <w:r w:rsidRPr="00BF299F">
        <w:rPr>
          <w:rFonts w:ascii="Times New Roman" w:eastAsiaTheme="minorEastAsia" w:hAnsi="Times New Roman" w:cs="Times New Roman"/>
          <w:sz w:val="24"/>
          <w:szCs w:val="24"/>
        </w:rPr>
        <w:t>000 calorías en minúsculas, es decir, la cantidad de calor que se necesita para elevar la temperatura de 1kg de agua un grado Celsius [5]</w:t>
      </w:r>
    </w:p>
    <w:p w:rsidR="000627CC" w:rsidRDefault="000627CC" w:rsidP="000627CC">
      <w:pPr>
        <w:spacing w:after="0" w:line="240" w:lineRule="auto"/>
        <w:jc w:val="both"/>
        <w:rPr>
          <w:rFonts w:ascii="Times New Roman" w:eastAsiaTheme="minorEastAsia" w:hAnsi="Times New Roman" w:cs="Times New Roman"/>
          <w:sz w:val="24"/>
          <w:szCs w:val="24"/>
          <w:lang w:eastAsia="es-MX"/>
        </w:rPr>
      </w:pPr>
      <w:r w:rsidRPr="00BF299F">
        <w:rPr>
          <w:rFonts w:ascii="Times New Roman" w:eastAsiaTheme="minorEastAsia" w:hAnsi="Times New Roman" w:cs="Times New Roman"/>
          <w:sz w:val="24"/>
          <w:szCs w:val="24"/>
          <w:lang w:eastAsia="es-MX"/>
        </w:rPr>
        <w:t>Un Plan de Alimentación es una guía de cómo combinar los alimentos en las comidas principales y colaciones a lo largo de un tiempo determinado. Debe aportar las calorías y nutrimentos necesarios de acuerdo a tu sexo, edad, actividad física y objetivo. Un plan de alimentación debe ser acorde a tus gustos y hábitos</w:t>
      </w:r>
      <w:r w:rsidR="000A0C6F">
        <w:rPr>
          <w:rFonts w:ascii="Times New Roman" w:eastAsiaTheme="minorEastAsia" w:hAnsi="Times New Roman" w:cs="Times New Roman"/>
          <w:sz w:val="24"/>
          <w:szCs w:val="24"/>
          <w:lang w:eastAsia="es-MX"/>
        </w:rPr>
        <w:t>.</w:t>
      </w:r>
    </w:p>
    <w:p w:rsidR="000A0C6F" w:rsidRPr="00BF299F" w:rsidRDefault="000A0C6F" w:rsidP="000627CC">
      <w:pPr>
        <w:spacing w:after="0" w:line="240" w:lineRule="auto"/>
        <w:jc w:val="both"/>
        <w:rPr>
          <w:rFonts w:ascii="Times New Roman" w:eastAsiaTheme="minorEastAsia" w:hAnsi="Times New Roman" w:cs="Times New Roman"/>
          <w:sz w:val="24"/>
          <w:szCs w:val="24"/>
          <w:lang w:eastAsia="es-MX"/>
        </w:rPr>
      </w:pPr>
    </w:p>
    <w:p w:rsidR="000627CC" w:rsidRDefault="000627CC" w:rsidP="000627CC">
      <w:pPr>
        <w:spacing w:after="0" w:line="240" w:lineRule="auto"/>
        <w:jc w:val="both"/>
        <w:rPr>
          <w:rFonts w:ascii="Times New Roman" w:eastAsiaTheme="minorEastAsia" w:hAnsi="Times New Roman" w:cs="Times New Roman"/>
          <w:sz w:val="24"/>
          <w:szCs w:val="24"/>
          <w:lang w:eastAsia="es-MX"/>
        </w:rPr>
      </w:pPr>
      <w:r w:rsidRPr="00BF299F">
        <w:rPr>
          <w:rFonts w:ascii="Times New Roman" w:eastAsiaTheme="minorEastAsia" w:hAnsi="Times New Roman" w:cs="Times New Roman"/>
          <w:sz w:val="24"/>
          <w:szCs w:val="24"/>
          <w:lang w:eastAsia="es-MX"/>
        </w:rPr>
        <w:t>La cantidad total de hidratos de carbono del plan de alimentación se debe calcular y repartirlos a lo largo del día en desayuno, almuerzo, merienda y cena, de acuerdo a la actividad física que realice y al esquema de insulinoterapia que utiliza. Muchas veces es necesario agregar entre comidas alguna colación.</w:t>
      </w:r>
    </w:p>
    <w:p w:rsidR="000A0C6F" w:rsidRPr="00BF299F" w:rsidRDefault="000A0C6F" w:rsidP="000627CC">
      <w:pPr>
        <w:spacing w:after="0" w:line="240" w:lineRule="auto"/>
        <w:jc w:val="both"/>
        <w:rPr>
          <w:rFonts w:ascii="Times New Roman" w:eastAsiaTheme="minorEastAsia" w:hAnsi="Times New Roman" w:cs="Times New Roman"/>
          <w:sz w:val="24"/>
          <w:szCs w:val="24"/>
          <w:lang w:eastAsia="es-MX"/>
        </w:rPr>
      </w:pPr>
    </w:p>
    <w:p w:rsidR="000627CC" w:rsidRPr="00BF299F" w:rsidRDefault="000627CC" w:rsidP="000627CC">
      <w:pPr>
        <w:spacing w:after="0" w:line="240" w:lineRule="auto"/>
        <w:jc w:val="both"/>
        <w:rPr>
          <w:rFonts w:ascii="Times New Roman" w:eastAsiaTheme="minorEastAsia" w:hAnsi="Times New Roman" w:cs="Times New Roman"/>
          <w:sz w:val="24"/>
          <w:szCs w:val="24"/>
          <w:lang w:eastAsia="es-MX"/>
        </w:rPr>
      </w:pPr>
      <w:r w:rsidRPr="00BF299F">
        <w:rPr>
          <w:rFonts w:ascii="Times New Roman" w:eastAsiaTheme="minorEastAsia" w:hAnsi="Times New Roman" w:cs="Times New Roman"/>
          <w:sz w:val="24"/>
          <w:szCs w:val="24"/>
          <w:lang w:eastAsia="es-MX"/>
        </w:rPr>
        <w:t>Una colación es una comida de pequeño volumen que se ingiere fuera de las comidas habituales. Esta se usa para evitar hipoglucemias, y los alimentos más frecuentemente utilizados son</w:t>
      </w:r>
      <w:r w:rsidR="009857DC" w:rsidRPr="00BF299F">
        <w:rPr>
          <w:rFonts w:ascii="Times New Roman" w:eastAsiaTheme="minorEastAsia" w:hAnsi="Times New Roman" w:cs="Times New Roman"/>
          <w:sz w:val="24"/>
          <w:szCs w:val="24"/>
          <w:lang w:eastAsia="es-MX"/>
        </w:rPr>
        <w:t>: galletitas, pan yogurt, fruta. [6,</w:t>
      </w:r>
      <w:r w:rsidRPr="00BF299F">
        <w:rPr>
          <w:rFonts w:ascii="Times New Roman" w:eastAsiaTheme="minorEastAsia" w:hAnsi="Times New Roman" w:cs="Times New Roman"/>
          <w:sz w:val="24"/>
          <w:szCs w:val="24"/>
          <w:lang w:eastAsia="es-MX"/>
        </w:rPr>
        <w:t xml:space="preserve"> 7]</w:t>
      </w:r>
    </w:p>
    <w:p w:rsidR="00662FEA" w:rsidRPr="00BF299F" w:rsidRDefault="00662FEA" w:rsidP="00662FEA">
      <w:pPr>
        <w:jc w:val="both"/>
        <w:rPr>
          <w:rFonts w:ascii="Times New Roman" w:eastAsia="Times New Roman" w:hAnsi="Times New Roman" w:cs="Times New Roman"/>
          <w:sz w:val="24"/>
          <w:szCs w:val="24"/>
        </w:rPr>
      </w:pPr>
    </w:p>
    <w:p w:rsidR="00662FEA" w:rsidRPr="00BF299F" w:rsidRDefault="00662FEA" w:rsidP="00D60CE6">
      <w:pPr>
        <w:pStyle w:val="Ttulo2"/>
        <w:numPr>
          <w:ilvl w:val="1"/>
          <w:numId w:val="28"/>
        </w:numPr>
        <w:rPr>
          <w:rFonts w:ascii="Times New Roman" w:eastAsia="Times New Roman" w:hAnsi="Times New Roman" w:cs="Times New Roman"/>
          <w:b/>
          <w:bCs/>
          <w:sz w:val="24"/>
          <w:szCs w:val="24"/>
        </w:rPr>
      </w:pPr>
      <w:bookmarkStart w:id="85" w:name="_Toc421088209"/>
      <w:r w:rsidRPr="00BF299F">
        <w:rPr>
          <w:rFonts w:ascii="Times New Roman" w:eastAsia="Times New Roman" w:hAnsi="Times New Roman" w:cs="Times New Roman"/>
          <w:b/>
          <w:bCs/>
          <w:sz w:val="24"/>
          <w:szCs w:val="24"/>
        </w:rPr>
        <w:t>Evolución histórica de la nutrición</w:t>
      </w:r>
      <w:bookmarkEnd w:id="85"/>
    </w:p>
    <w:p w:rsidR="00D60CE6" w:rsidRPr="00BF299F" w:rsidRDefault="00A94BDA" w:rsidP="00D60CE6">
      <w:pPr>
        <w:rPr>
          <w:rFonts w:ascii="Times New Roman" w:hAnsi="Times New Roman" w:cs="Times New Roman"/>
          <w:sz w:val="24"/>
          <w:szCs w:val="24"/>
        </w:rPr>
      </w:pPr>
      <w:r w:rsidRPr="00BF299F">
        <w:rPr>
          <w:rFonts w:ascii="Times New Roman" w:hAnsi="Times New Roman" w:cs="Times New Roman"/>
          <w:sz w:val="24"/>
          <w:szCs w:val="24"/>
        </w:rPr>
        <w:t>A continuación se describirá una breve historia sobre la evolución de la nutrición.</w:t>
      </w:r>
    </w:p>
    <w:p w:rsidR="00662FEA" w:rsidRDefault="00662FEA" w:rsidP="00D60CE6">
      <w:pPr>
        <w:pStyle w:val="Ttulo3"/>
        <w:numPr>
          <w:ilvl w:val="2"/>
          <w:numId w:val="29"/>
        </w:numPr>
        <w:rPr>
          <w:rFonts w:ascii="Times New Roman" w:eastAsia="Times New Roman" w:hAnsi="Times New Roman" w:cs="Times New Roman"/>
          <w:b/>
          <w:bCs/>
          <w:color w:val="2E74B5" w:themeColor="accent1" w:themeShade="BF"/>
        </w:rPr>
      </w:pPr>
      <w:bookmarkStart w:id="86" w:name="_Toc421088210"/>
      <w:r w:rsidRPr="00BF299F">
        <w:rPr>
          <w:rFonts w:ascii="Times New Roman" w:eastAsia="Times New Roman" w:hAnsi="Times New Roman" w:cs="Times New Roman"/>
          <w:b/>
          <w:bCs/>
          <w:color w:val="2E74B5" w:themeColor="accent1" w:themeShade="BF"/>
        </w:rPr>
        <w:t>Etapa naturalista</w:t>
      </w:r>
      <w:bookmarkEnd w:id="86"/>
    </w:p>
    <w:p w:rsidR="000627CC" w:rsidRPr="00BF299F" w:rsidRDefault="000627CC" w:rsidP="000627CC">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Los primeros indicios que tenemos acerca de la nutrición como ciencia vienen de los griegos. Dentro de esta etapa se destaca un periodo que abarca desde la Grecia antigua hasta el S.XVII y algunos representantes son:</w:t>
      </w:r>
    </w:p>
    <w:p w:rsidR="000627CC" w:rsidRPr="00BF299F" w:rsidRDefault="000627CC" w:rsidP="000627CC">
      <w:pPr>
        <w:pStyle w:val="Prrafodelista"/>
        <w:numPr>
          <w:ilvl w:val="0"/>
          <w:numId w:val="31"/>
        </w:numPr>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Hipócrates (460-377 a.C.) Estableció las reglas de la medicina en sus tratados sobre la dieta, el alimento y la naturaleza del hombre. Describió unas prácticas dietéticas en donde se encuentran consideraciones sobre las propiedades de los alimentos. Consideró que en todo alimento solo hay un nutriente universal.</w:t>
      </w:r>
    </w:p>
    <w:p w:rsidR="000627CC" w:rsidRPr="00BF299F" w:rsidRDefault="000627CC" w:rsidP="000627CC">
      <w:pPr>
        <w:pStyle w:val="Prrafodelista"/>
        <w:numPr>
          <w:ilvl w:val="0"/>
          <w:numId w:val="30"/>
        </w:numPr>
        <w:jc w:val="both"/>
        <w:rPr>
          <w:rFonts w:ascii="Times New Roman" w:eastAsiaTheme="minorEastAsia" w:hAnsi="Times New Roman" w:cs="Times New Roman"/>
          <w:sz w:val="24"/>
          <w:szCs w:val="24"/>
        </w:rPr>
      </w:pPr>
      <w:r w:rsidRPr="00EA6FD1">
        <w:rPr>
          <w:rFonts w:ascii="Times New Roman" w:eastAsia="Times New Roman" w:hAnsi="Times New Roman" w:cs="Times New Roman"/>
          <w:sz w:val="24"/>
          <w:szCs w:val="24"/>
          <w:lang w:val="pt-BR"/>
        </w:rPr>
        <w:t xml:space="preserve">Empédocles de </w:t>
      </w:r>
      <w:proofErr w:type="spellStart"/>
      <w:r w:rsidRPr="00EA6FD1">
        <w:rPr>
          <w:rFonts w:ascii="Times New Roman" w:eastAsia="Times New Roman" w:hAnsi="Times New Roman" w:cs="Times New Roman"/>
          <w:sz w:val="24"/>
          <w:szCs w:val="24"/>
          <w:lang w:val="pt-BR"/>
        </w:rPr>
        <w:t>Agrigento</w:t>
      </w:r>
      <w:proofErr w:type="spellEnd"/>
      <w:r w:rsidRPr="00EA6FD1">
        <w:rPr>
          <w:rFonts w:ascii="Times New Roman" w:eastAsia="Times New Roman" w:hAnsi="Times New Roman" w:cs="Times New Roman"/>
          <w:sz w:val="24"/>
          <w:szCs w:val="24"/>
          <w:lang w:val="pt-BR"/>
        </w:rPr>
        <w:t xml:space="preserve"> (484-424 a.C.) </w:t>
      </w:r>
      <w:r w:rsidRPr="00BF299F">
        <w:rPr>
          <w:rFonts w:ascii="Times New Roman" w:eastAsia="Times New Roman" w:hAnsi="Times New Roman" w:cs="Times New Roman"/>
          <w:sz w:val="24"/>
          <w:szCs w:val="24"/>
        </w:rPr>
        <w:t>Desarrolla la teoría de los cuatro humores. Los conceptos de la fisiología de la digestión y de la nutrición de esta teoría, comportan ya las nociones de necesidades nutricionales y de sus relaciones con el modo de vida de las personas.</w:t>
      </w:r>
    </w:p>
    <w:p w:rsidR="000627CC" w:rsidRPr="00BF299F" w:rsidRDefault="000627CC" w:rsidP="000627CC">
      <w:pPr>
        <w:pStyle w:val="Prrafodelista"/>
        <w:numPr>
          <w:ilvl w:val="0"/>
          <w:numId w:val="30"/>
        </w:numPr>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Galeno (129-216 d.C.) Escribió sobre las propiedades de los alimentos, de los que ofrece una relación numerosa: cereales, frutas, vegetales, etc.</w:t>
      </w:r>
    </w:p>
    <w:p w:rsidR="000627CC" w:rsidRPr="00BF299F" w:rsidRDefault="000627CC" w:rsidP="000627CC">
      <w:pPr>
        <w:pStyle w:val="Prrafodelista"/>
        <w:numPr>
          <w:ilvl w:val="0"/>
          <w:numId w:val="30"/>
        </w:numPr>
        <w:jc w:val="both"/>
        <w:rPr>
          <w:rFonts w:ascii="Times New Roman" w:eastAsiaTheme="minorEastAsia" w:hAnsi="Times New Roman" w:cs="Times New Roman"/>
          <w:sz w:val="24"/>
          <w:szCs w:val="24"/>
        </w:rPr>
      </w:pPr>
      <w:proofErr w:type="spellStart"/>
      <w:r w:rsidRPr="00BF299F">
        <w:rPr>
          <w:rFonts w:ascii="Times New Roman" w:eastAsia="Times New Roman" w:hAnsi="Times New Roman" w:cs="Times New Roman"/>
          <w:sz w:val="24"/>
          <w:szCs w:val="24"/>
        </w:rPr>
        <w:t>Philippus</w:t>
      </w:r>
      <w:proofErr w:type="spellEnd"/>
      <w:r w:rsidRPr="00BF299F">
        <w:rPr>
          <w:rFonts w:ascii="Times New Roman" w:eastAsia="Times New Roman" w:hAnsi="Times New Roman" w:cs="Times New Roman"/>
          <w:sz w:val="24"/>
          <w:szCs w:val="24"/>
        </w:rPr>
        <w:t xml:space="preserve"> </w:t>
      </w:r>
      <w:proofErr w:type="spellStart"/>
      <w:r w:rsidRPr="00BF299F">
        <w:rPr>
          <w:rFonts w:ascii="Times New Roman" w:eastAsia="Times New Roman" w:hAnsi="Times New Roman" w:cs="Times New Roman"/>
          <w:sz w:val="24"/>
          <w:szCs w:val="24"/>
        </w:rPr>
        <w:t>Aureolus</w:t>
      </w:r>
      <w:proofErr w:type="spellEnd"/>
      <w:r w:rsidRPr="00BF299F">
        <w:rPr>
          <w:rFonts w:ascii="Times New Roman" w:eastAsia="Times New Roman" w:hAnsi="Times New Roman" w:cs="Times New Roman"/>
          <w:sz w:val="24"/>
          <w:szCs w:val="24"/>
        </w:rPr>
        <w:t xml:space="preserve"> </w:t>
      </w:r>
      <w:proofErr w:type="spellStart"/>
      <w:r w:rsidRPr="00BF299F">
        <w:rPr>
          <w:rFonts w:ascii="Times New Roman" w:eastAsia="Times New Roman" w:hAnsi="Times New Roman" w:cs="Times New Roman"/>
          <w:sz w:val="24"/>
          <w:szCs w:val="24"/>
        </w:rPr>
        <w:t>Paracelsus</w:t>
      </w:r>
      <w:proofErr w:type="spellEnd"/>
      <w:r w:rsidRPr="00BF299F">
        <w:rPr>
          <w:rFonts w:ascii="Times New Roman" w:eastAsia="Times New Roman" w:hAnsi="Times New Roman" w:cs="Times New Roman"/>
          <w:sz w:val="24"/>
          <w:szCs w:val="24"/>
        </w:rPr>
        <w:t xml:space="preserve">, más conocido como </w:t>
      </w:r>
      <w:proofErr w:type="spellStart"/>
      <w:r w:rsidRPr="00BF299F">
        <w:rPr>
          <w:rFonts w:ascii="Times New Roman" w:eastAsia="Times New Roman" w:hAnsi="Times New Roman" w:cs="Times New Roman"/>
          <w:sz w:val="24"/>
          <w:szCs w:val="24"/>
        </w:rPr>
        <w:t>Paracels</w:t>
      </w:r>
      <w:proofErr w:type="spellEnd"/>
      <w:r w:rsidRPr="00BF299F">
        <w:rPr>
          <w:rFonts w:ascii="Times New Roman" w:eastAsia="Times New Roman" w:hAnsi="Times New Roman" w:cs="Times New Roman"/>
          <w:sz w:val="24"/>
          <w:szCs w:val="24"/>
        </w:rPr>
        <w:t xml:space="preserve"> (1493-1636), en el siglo XV considera que todo alimento contiene a la vez nutriente y veneno, el primero es usado por el organismo, y el segundo se elimina por las excretas.</w:t>
      </w:r>
    </w:p>
    <w:p w:rsidR="000627CC" w:rsidRPr="00BF299F" w:rsidRDefault="000627CC" w:rsidP="000627CC">
      <w:pPr>
        <w:pStyle w:val="Prrafodelista"/>
        <w:numPr>
          <w:ilvl w:val="0"/>
          <w:numId w:val="30"/>
        </w:numPr>
        <w:jc w:val="both"/>
        <w:rPr>
          <w:rFonts w:ascii="Times New Roman" w:eastAsiaTheme="minorEastAsia" w:hAnsi="Times New Roman" w:cs="Times New Roman"/>
          <w:sz w:val="24"/>
          <w:szCs w:val="24"/>
        </w:rPr>
      </w:pPr>
      <w:proofErr w:type="spellStart"/>
      <w:r w:rsidRPr="00BF299F">
        <w:rPr>
          <w:rFonts w:ascii="Times New Roman" w:eastAsia="Times New Roman" w:hAnsi="Times New Roman" w:cs="Times New Roman"/>
          <w:sz w:val="24"/>
          <w:szCs w:val="24"/>
        </w:rPr>
        <w:t>Santorio</w:t>
      </w:r>
      <w:proofErr w:type="spellEnd"/>
      <w:r w:rsidRPr="00BF299F">
        <w:rPr>
          <w:rFonts w:ascii="Times New Roman" w:eastAsia="Times New Roman" w:hAnsi="Times New Roman" w:cs="Times New Roman"/>
          <w:sz w:val="24"/>
          <w:szCs w:val="24"/>
        </w:rPr>
        <w:t xml:space="preserve"> </w:t>
      </w:r>
      <w:proofErr w:type="spellStart"/>
      <w:r w:rsidRPr="00BF299F">
        <w:rPr>
          <w:rFonts w:ascii="Times New Roman" w:eastAsia="Times New Roman" w:hAnsi="Times New Roman" w:cs="Times New Roman"/>
          <w:sz w:val="24"/>
          <w:szCs w:val="24"/>
        </w:rPr>
        <w:t>Sanctorius</w:t>
      </w:r>
      <w:proofErr w:type="spellEnd"/>
      <w:r w:rsidRPr="00BF299F">
        <w:rPr>
          <w:rFonts w:ascii="Times New Roman" w:eastAsia="Times New Roman" w:hAnsi="Times New Roman" w:cs="Times New Roman"/>
          <w:sz w:val="24"/>
          <w:szCs w:val="24"/>
        </w:rPr>
        <w:t xml:space="preserve"> (1561-1636) Considerado como el único precursor de la </w:t>
      </w:r>
      <w:r w:rsidR="000A0C6F">
        <w:rPr>
          <w:rFonts w:ascii="Times New Roman" w:eastAsia="Times New Roman" w:hAnsi="Times New Roman" w:cs="Times New Roman"/>
          <w:sz w:val="24"/>
          <w:szCs w:val="24"/>
        </w:rPr>
        <w:t>ciencia de la nutrición. Publicó</w:t>
      </w:r>
      <w:r w:rsidRPr="00BF299F">
        <w:rPr>
          <w:rFonts w:ascii="Times New Roman" w:eastAsia="Times New Roman" w:hAnsi="Times New Roman" w:cs="Times New Roman"/>
          <w:sz w:val="24"/>
          <w:szCs w:val="24"/>
        </w:rPr>
        <w:t xml:space="preserve"> su libro que trata del estudio de los alimentos, llamado De Medicina </w:t>
      </w:r>
      <w:proofErr w:type="spellStart"/>
      <w:r w:rsidRPr="00BF299F">
        <w:rPr>
          <w:rFonts w:ascii="Times New Roman" w:eastAsia="Times New Roman" w:hAnsi="Times New Roman" w:cs="Times New Roman"/>
          <w:sz w:val="24"/>
          <w:szCs w:val="24"/>
        </w:rPr>
        <w:t>Statica</w:t>
      </w:r>
      <w:proofErr w:type="spellEnd"/>
      <w:r w:rsidRPr="00BF299F">
        <w:rPr>
          <w:rFonts w:ascii="Times New Roman" w:eastAsia="Times New Roman" w:hAnsi="Times New Roman" w:cs="Times New Roman"/>
          <w:sz w:val="24"/>
          <w:szCs w:val="24"/>
        </w:rPr>
        <w:t xml:space="preserve"> </w:t>
      </w:r>
      <w:proofErr w:type="spellStart"/>
      <w:r w:rsidRPr="00BF299F">
        <w:rPr>
          <w:rFonts w:ascii="Times New Roman" w:eastAsia="Times New Roman" w:hAnsi="Times New Roman" w:cs="Times New Roman"/>
          <w:sz w:val="24"/>
          <w:szCs w:val="24"/>
        </w:rPr>
        <w:t>Aphorismi</w:t>
      </w:r>
      <w:proofErr w:type="spellEnd"/>
      <w:r w:rsidRPr="00BF299F">
        <w:rPr>
          <w:rFonts w:ascii="Times New Roman" w:eastAsia="Times New Roman" w:hAnsi="Times New Roman" w:cs="Times New Roman"/>
          <w:sz w:val="24"/>
          <w:szCs w:val="24"/>
        </w:rPr>
        <w:t>.</w:t>
      </w:r>
    </w:p>
    <w:p w:rsidR="000A0C6F" w:rsidRDefault="000A0C6F" w:rsidP="000627CC">
      <w:pPr>
        <w:jc w:val="both"/>
        <w:rPr>
          <w:rFonts w:ascii="Times New Roman" w:eastAsia="Times New Roman" w:hAnsi="Times New Roman" w:cs="Times New Roman"/>
          <w:sz w:val="24"/>
          <w:szCs w:val="24"/>
        </w:rPr>
      </w:pPr>
    </w:p>
    <w:p w:rsidR="000627CC" w:rsidRPr="00BF299F" w:rsidRDefault="000627CC" w:rsidP="000627CC">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Esta etapa tiene como base la idea del nutriente único en todo alimento, originada con Hipócrates y aceptada en toda esta era naturalista. De tal modo que ni el descubrimiento de </w:t>
      </w:r>
      <w:proofErr w:type="spellStart"/>
      <w:r w:rsidRPr="00BF299F">
        <w:rPr>
          <w:rFonts w:ascii="Times New Roman" w:eastAsia="Times New Roman" w:hAnsi="Times New Roman" w:cs="Times New Roman"/>
          <w:sz w:val="24"/>
          <w:szCs w:val="24"/>
        </w:rPr>
        <w:t>Lind</w:t>
      </w:r>
      <w:proofErr w:type="spellEnd"/>
      <w:r w:rsidRPr="00BF299F">
        <w:rPr>
          <w:rFonts w:ascii="Times New Roman" w:eastAsia="Times New Roman" w:hAnsi="Times New Roman" w:cs="Times New Roman"/>
          <w:sz w:val="24"/>
          <w:szCs w:val="24"/>
        </w:rPr>
        <w:t xml:space="preserve"> sobre la capacidad de los frutos críticos para curar el escorbuto, enfermedad carencial, hace abandonas esta teoría.</w:t>
      </w:r>
    </w:p>
    <w:p w:rsidR="00662FEA" w:rsidRPr="00BF299F" w:rsidRDefault="00F80C0A" w:rsidP="000627CC">
      <w:pPr>
        <w:pStyle w:val="Ttulo3"/>
        <w:numPr>
          <w:ilvl w:val="2"/>
          <w:numId w:val="29"/>
        </w:numPr>
        <w:rPr>
          <w:rFonts w:ascii="Times New Roman" w:eastAsia="Times New Roman" w:hAnsi="Times New Roman" w:cs="Times New Roman"/>
          <w:b/>
          <w:bCs/>
          <w:color w:val="2E74B5" w:themeColor="accent1" w:themeShade="BF"/>
        </w:rPr>
      </w:pPr>
      <w:bookmarkStart w:id="87" w:name="_Toc421088211"/>
      <w:r>
        <w:rPr>
          <w:rFonts w:ascii="Times New Roman" w:eastAsia="Times New Roman" w:hAnsi="Times New Roman" w:cs="Times New Roman"/>
          <w:b/>
          <w:bCs/>
          <w:color w:val="2E74B5" w:themeColor="accent1" w:themeShade="BF"/>
        </w:rPr>
        <w:t>Etapa químico-analí</w:t>
      </w:r>
      <w:r w:rsidR="00662FEA" w:rsidRPr="00BF299F">
        <w:rPr>
          <w:rFonts w:ascii="Times New Roman" w:eastAsia="Times New Roman" w:hAnsi="Times New Roman" w:cs="Times New Roman"/>
          <w:b/>
          <w:bCs/>
          <w:color w:val="2E74B5" w:themeColor="accent1" w:themeShade="BF"/>
        </w:rPr>
        <w:t>tica</w:t>
      </w:r>
      <w:bookmarkEnd w:id="87"/>
    </w:p>
    <w:p w:rsidR="000627CC" w:rsidRPr="00BF299F" w:rsidRDefault="000627CC" w:rsidP="000627CC">
      <w:pPr>
        <w:rPr>
          <w:rFonts w:ascii="Times New Roman" w:hAnsi="Times New Roman" w:cs="Times New Roman"/>
          <w:sz w:val="24"/>
          <w:szCs w:val="24"/>
        </w:rPr>
      </w:pPr>
    </w:p>
    <w:p w:rsidR="00D60CE6" w:rsidRPr="00BF299F" w:rsidRDefault="000627CC" w:rsidP="009857DC">
      <w:pPr>
        <w:jc w:val="both"/>
        <w:rPr>
          <w:rFonts w:ascii="Times New Roman" w:eastAsia="Times New Roman" w:hAnsi="Times New Roman" w:cs="Times New Roman"/>
          <w:sz w:val="24"/>
          <w:szCs w:val="24"/>
        </w:rPr>
      </w:pPr>
      <w:r w:rsidRPr="00BF299F">
        <w:rPr>
          <w:rFonts w:ascii="Times New Roman" w:eastAsia="Times New Roman" w:hAnsi="Times New Roman" w:cs="Times New Roman"/>
          <w:sz w:val="24"/>
          <w:szCs w:val="24"/>
        </w:rPr>
        <w:t>Abarca más de un siglo y se dieron dos períodos diferenciados en el tiempo y sus objetivos. En el primer período la ciencia de los alimentos se preocupa del aspecto cuantitativo, especialmente desde el punto de vista energético. En el segundo período el interés se acerca en descubrir las numerosas especies químicas que integran la composición de un alimento y que poseen valor nutritivo.</w:t>
      </w:r>
    </w:p>
    <w:p w:rsidR="002359B9" w:rsidRPr="00BF299F" w:rsidRDefault="002359B9">
      <w:pPr>
        <w:rPr>
          <w:rFonts w:ascii="Times New Roman" w:eastAsia="Times New Roman" w:hAnsi="Times New Roman" w:cs="Times New Roman"/>
          <w:b/>
          <w:bCs/>
          <w:color w:val="2E74B5" w:themeColor="accent1" w:themeShade="BF"/>
          <w:sz w:val="24"/>
          <w:szCs w:val="24"/>
        </w:rPr>
      </w:pPr>
    </w:p>
    <w:p w:rsidR="00662FEA" w:rsidRPr="00BF299F" w:rsidRDefault="00662FEA" w:rsidP="002B3084">
      <w:pPr>
        <w:pStyle w:val="Ttulo3"/>
        <w:rPr>
          <w:rFonts w:ascii="Times New Roman" w:hAnsi="Times New Roman" w:cs="Times New Roman"/>
          <w:b/>
          <w:bCs/>
          <w:color w:val="2E74B5" w:themeColor="accent1" w:themeShade="BF"/>
        </w:rPr>
      </w:pPr>
      <w:bookmarkStart w:id="88" w:name="_Toc421088212"/>
      <w:r w:rsidRPr="00BF299F">
        <w:rPr>
          <w:rFonts w:ascii="Times New Roman" w:eastAsia="Times New Roman" w:hAnsi="Times New Roman" w:cs="Times New Roman"/>
          <w:b/>
          <w:bCs/>
          <w:color w:val="2E74B5" w:themeColor="accent1" w:themeShade="BF"/>
        </w:rPr>
        <w:t>1.1.3. Etapa actual</w:t>
      </w:r>
      <w:bookmarkEnd w:id="88"/>
    </w:p>
    <w:p w:rsidR="000627CC" w:rsidRPr="00BF299F" w:rsidRDefault="000627CC" w:rsidP="000627CC">
      <w:pPr>
        <w:jc w:val="both"/>
        <w:rPr>
          <w:rFonts w:ascii="Times New Roman" w:hAnsi="Times New Roman" w:cs="Times New Roman"/>
          <w:sz w:val="24"/>
          <w:szCs w:val="24"/>
        </w:rPr>
      </w:pPr>
      <w:proofErr w:type="spellStart"/>
      <w:r w:rsidRPr="00BF299F">
        <w:rPr>
          <w:rFonts w:ascii="Times New Roman" w:eastAsia="Times New Roman" w:hAnsi="Times New Roman" w:cs="Times New Roman"/>
          <w:sz w:val="24"/>
          <w:szCs w:val="24"/>
        </w:rPr>
        <w:t>Luin</w:t>
      </w:r>
      <w:proofErr w:type="spellEnd"/>
      <w:r w:rsidRPr="00BF299F">
        <w:rPr>
          <w:rFonts w:ascii="Times New Roman" w:eastAsia="Times New Roman" w:hAnsi="Times New Roman" w:cs="Times New Roman"/>
          <w:sz w:val="24"/>
          <w:szCs w:val="24"/>
        </w:rPr>
        <w:t xml:space="preserve"> en 1881 y </w:t>
      </w:r>
      <w:proofErr w:type="spellStart"/>
      <w:r w:rsidRPr="00BF299F">
        <w:rPr>
          <w:rFonts w:ascii="Times New Roman" w:eastAsia="Times New Roman" w:hAnsi="Times New Roman" w:cs="Times New Roman"/>
          <w:sz w:val="24"/>
          <w:szCs w:val="24"/>
        </w:rPr>
        <w:t>Socin</w:t>
      </w:r>
      <w:proofErr w:type="spellEnd"/>
      <w:r w:rsidRPr="00BF299F">
        <w:rPr>
          <w:rFonts w:ascii="Times New Roman" w:eastAsia="Times New Roman" w:hAnsi="Times New Roman" w:cs="Times New Roman"/>
          <w:sz w:val="24"/>
          <w:szCs w:val="24"/>
        </w:rPr>
        <w:t xml:space="preserve"> en 1891 estudiando los elementos minerales de los alimentos esbozaron </w:t>
      </w:r>
      <w:r w:rsidR="009857DC" w:rsidRPr="00BF299F">
        <w:rPr>
          <w:rFonts w:ascii="Times New Roman" w:eastAsia="Times New Roman" w:hAnsi="Times New Roman" w:cs="Times New Roman"/>
          <w:sz w:val="24"/>
          <w:szCs w:val="24"/>
        </w:rPr>
        <w:t>que</w:t>
      </w:r>
      <w:r w:rsidRPr="00BF299F">
        <w:rPr>
          <w:rFonts w:ascii="Times New Roman" w:eastAsia="Times New Roman" w:hAnsi="Times New Roman" w:cs="Times New Roman"/>
          <w:sz w:val="24"/>
          <w:szCs w:val="24"/>
        </w:rPr>
        <w:t xml:space="preserve"> debían existir otras sustancias indispensables para la vida, especialmente en la leche y en los huevos.</w:t>
      </w:r>
    </w:p>
    <w:p w:rsidR="000627CC" w:rsidRPr="00BF299F" w:rsidRDefault="000627CC" w:rsidP="000627CC">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Se realizaron diversas investigaciones en los alimentos debido a que en diversas ocasiones se presentaban enfermedades raras, ya sea en animales o en personas. Como por ejemplo </w:t>
      </w:r>
      <w:proofErr w:type="spellStart"/>
      <w:r w:rsidRPr="00BF299F">
        <w:rPr>
          <w:rFonts w:ascii="Times New Roman" w:eastAsia="Times New Roman" w:hAnsi="Times New Roman" w:cs="Times New Roman"/>
          <w:sz w:val="24"/>
          <w:szCs w:val="24"/>
        </w:rPr>
        <w:t>Eijkman</w:t>
      </w:r>
      <w:proofErr w:type="spellEnd"/>
      <w:r w:rsidRPr="00BF299F">
        <w:rPr>
          <w:rFonts w:ascii="Times New Roman" w:eastAsia="Times New Roman" w:hAnsi="Times New Roman" w:cs="Times New Roman"/>
          <w:sz w:val="24"/>
          <w:szCs w:val="24"/>
        </w:rPr>
        <w:t xml:space="preserve"> (1890-1900) observó que, en la misma prisión donde los presos sufrían de beriberi, las gallinas q</w:t>
      </w:r>
      <w:r w:rsidR="000A0C6F">
        <w:rPr>
          <w:rFonts w:ascii="Times New Roman" w:eastAsia="Times New Roman" w:hAnsi="Times New Roman" w:cs="Times New Roman"/>
          <w:sz w:val="24"/>
          <w:szCs w:val="24"/>
        </w:rPr>
        <w:t>uedaban paraliticas, y relacionó</w:t>
      </w:r>
      <w:r w:rsidRPr="00BF299F">
        <w:rPr>
          <w:rFonts w:ascii="Times New Roman" w:eastAsia="Times New Roman" w:hAnsi="Times New Roman" w:cs="Times New Roman"/>
          <w:sz w:val="24"/>
          <w:szCs w:val="24"/>
        </w:rPr>
        <w:t xml:space="preserve"> ambos hechos con </w:t>
      </w:r>
      <w:r w:rsidR="000A0C6F">
        <w:rPr>
          <w:rFonts w:ascii="Times New Roman" w:eastAsia="Times New Roman" w:hAnsi="Times New Roman" w:cs="Times New Roman"/>
          <w:sz w:val="24"/>
          <w:szCs w:val="24"/>
        </w:rPr>
        <w:t>l</w:t>
      </w:r>
      <w:r w:rsidRPr="00BF299F">
        <w:rPr>
          <w:rFonts w:ascii="Times New Roman" w:eastAsia="Times New Roman" w:hAnsi="Times New Roman" w:cs="Times New Roman"/>
          <w:sz w:val="24"/>
          <w:szCs w:val="24"/>
        </w:rPr>
        <w:t>a ingestión y definió que el beriberi se debía a la carencia en el arroz descarrilado de una sustancia especial.</w:t>
      </w:r>
    </w:p>
    <w:p w:rsidR="000627CC" w:rsidRPr="00BF299F" w:rsidRDefault="000627CC" w:rsidP="000627CC">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Entre los años 1909 y 1912, </w:t>
      </w:r>
      <w:proofErr w:type="spellStart"/>
      <w:r w:rsidRPr="00BF299F">
        <w:rPr>
          <w:rFonts w:ascii="Times New Roman" w:eastAsia="Times New Roman" w:hAnsi="Times New Roman" w:cs="Times New Roman"/>
          <w:sz w:val="24"/>
          <w:szCs w:val="24"/>
        </w:rPr>
        <w:t>Stepp</w:t>
      </w:r>
      <w:proofErr w:type="spellEnd"/>
      <w:r w:rsidRPr="00BF299F">
        <w:rPr>
          <w:rFonts w:ascii="Times New Roman" w:eastAsia="Times New Roman" w:hAnsi="Times New Roman" w:cs="Times New Roman"/>
          <w:sz w:val="24"/>
          <w:szCs w:val="24"/>
        </w:rPr>
        <w:t xml:space="preserve"> en Alemania y Hopkins en Inglaterra demostraron que todos los animales necesitaban para su crecimiento unos &lt;&lt;factores alimenticios accesorios&gt;&gt; que más tarde Funk llamó vitaminas.</w:t>
      </w:r>
    </w:p>
    <w:p w:rsidR="000627CC" w:rsidRPr="00BF299F" w:rsidRDefault="000627CC" w:rsidP="000627CC">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En 1915 </w:t>
      </w:r>
      <w:proofErr w:type="spellStart"/>
      <w:r w:rsidRPr="00BF299F">
        <w:rPr>
          <w:rFonts w:ascii="Times New Roman" w:eastAsia="Times New Roman" w:hAnsi="Times New Roman" w:cs="Times New Roman"/>
          <w:i/>
          <w:sz w:val="24"/>
          <w:szCs w:val="24"/>
        </w:rPr>
        <w:t>Osborne</w:t>
      </w:r>
      <w:proofErr w:type="spellEnd"/>
      <w:r w:rsidRPr="00BF299F">
        <w:rPr>
          <w:rFonts w:ascii="Times New Roman" w:eastAsia="Times New Roman" w:hAnsi="Times New Roman" w:cs="Times New Roman"/>
          <w:sz w:val="24"/>
          <w:szCs w:val="24"/>
        </w:rPr>
        <w:t xml:space="preserve">, </w:t>
      </w:r>
      <w:r w:rsidRPr="00BF299F">
        <w:rPr>
          <w:rFonts w:ascii="Times New Roman" w:eastAsia="Times New Roman" w:hAnsi="Times New Roman" w:cs="Times New Roman"/>
          <w:i/>
          <w:sz w:val="24"/>
          <w:szCs w:val="24"/>
        </w:rPr>
        <w:t>Mendel</w:t>
      </w:r>
      <w:r w:rsidRPr="00BF299F">
        <w:rPr>
          <w:rFonts w:ascii="Times New Roman" w:eastAsia="Times New Roman" w:hAnsi="Times New Roman" w:cs="Times New Roman"/>
          <w:sz w:val="24"/>
          <w:szCs w:val="24"/>
        </w:rPr>
        <w:t xml:space="preserve">, </w:t>
      </w:r>
      <w:proofErr w:type="spellStart"/>
      <w:r w:rsidRPr="00BF299F">
        <w:rPr>
          <w:rFonts w:ascii="Times New Roman" w:eastAsia="Times New Roman" w:hAnsi="Times New Roman" w:cs="Times New Roman"/>
          <w:i/>
          <w:sz w:val="24"/>
          <w:szCs w:val="24"/>
        </w:rPr>
        <w:t>McCollum</w:t>
      </w:r>
      <w:proofErr w:type="spellEnd"/>
      <w:r w:rsidRPr="00BF299F">
        <w:rPr>
          <w:rFonts w:ascii="Times New Roman" w:eastAsia="Times New Roman" w:hAnsi="Times New Roman" w:cs="Times New Roman"/>
          <w:sz w:val="24"/>
          <w:szCs w:val="24"/>
        </w:rPr>
        <w:t xml:space="preserve"> y Davis descubren y dan nombre a las vitaminas A, B y C, y se señala a diferencia entre las vitaminas solubles en agua (hidrosolubles) B y C, y la liposoluble A. En 1918 </w:t>
      </w:r>
      <w:proofErr w:type="spellStart"/>
      <w:r w:rsidRPr="00BF299F">
        <w:rPr>
          <w:rFonts w:ascii="Times New Roman" w:eastAsia="Times New Roman" w:hAnsi="Times New Roman" w:cs="Times New Roman"/>
          <w:i/>
          <w:sz w:val="24"/>
          <w:szCs w:val="24"/>
        </w:rPr>
        <w:t>Mellanby</w:t>
      </w:r>
      <w:proofErr w:type="spellEnd"/>
      <w:r w:rsidRPr="00BF299F">
        <w:rPr>
          <w:rFonts w:ascii="Times New Roman" w:eastAsia="Times New Roman" w:hAnsi="Times New Roman" w:cs="Times New Roman"/>
          <w:sz w:val="24"/>
          <w:szCs w:val="24"/>
        </w:rPr>
        <w:t xml:space="preserve"> descubre otro factor liposoluble que llama la vitamina D, que cura el raquitismo. Continúan descubriendo las diferentes vitaminas entre 1920 y 1930 teniendo aisladas 10 vitaminas, se empiezan a numerar por subíndices los múltiples factores del complejo vitamínico.</w:t>
      </w:r>
    </w:p>
    <w:p w:rsidR="000627CC" w:rsidRPr="00BF299F" w:rsidRDefault="000627CC" w:rsidP="000627CC">
      <w:pPr>
        <w:jc w:val="both"/>
        <w:rPr>
          <w:rFonts w:ascii="Times New Roman" w:eastAsia="Times New Roman" w:hAnsi="Times New Roman" w:cs="Times New Roman"/>
          <w:sz w:val="24"/>
          <w:szCs w:val="24"/>
        </w:rPr>
      </w:pPr>
      <w:r w:rsidRPr="00BF299F">
        <w:rPr>
          <w:rFonts w:ascii="Times New Roman" w:eastAsia="Times New Roman" w:hAnsi="Times New Roman" w:cs="Times New Roman"/>
          <w:sz w:val="24"/>
          <w:szCs w:val="24"/>
        </w:rPr>
        <w:t>En total se demostraron la existencia de más de 40 sustancias químicas, tanto orgánicas como inorgánicas, que toman parte en la composición de los alimentos y que</w:t>
      </w:r>
      <w:r w:rsidR="009857DC" w:rsidRPr="00BF299F">
        <w:rPr>
          <w:rFonts w:ascii="Times New Roman" w:eastAsia="Times New Roman" w:hAnsi="Times New Roman" w:cs="Times New Roman"/>
          <w:sz w:val="24"/>
          <w:szCs w:val="24"/>
        </w:rPr>
        <w:t xml:space="preserve"> son indispensables en la dieta</w:t>
      </w:r>
      <w:r w:rsidR="00A94BDA" w:rsidRPr="00BF299F">
        <w:rPr>
          <w:rFonts w:ascii="Times New Roman" w:eastAsia="Times New Roman" w:hAnsi="Times New Roman" w:cs="Times New Roman"/>
          <w:sz w:val="24"/>
          <w:szCs w:val="24"/>
        </w:rPr>
        <w:t>.</w:t>
      </w:r>
      <w:r w:rsidRPr="00BF299F">
        <w:rPr>
          <w:rFonts w:ascii="Times New Roman" w:eastAsia="Times New Roman" w:hAnsi="Times New Roman" w:cs="Times New Roman"/>
          <w:sz w:val="24"/>
          <w:szCs w:val="24"/>
        </w:rPr>
        <w:t xml:space="preserve"> [2]</w:t>
      </w:r>
    </w:p>
    <w:p w:rsidR="00BA5C25" w:rsidRPr="00BF299F" w:rsidRDefault="00BA5C25" w:rsidP="00BF02A1">
      <w:pPr>
        <w:rPr>
          <w:rFonts w:ascii="Times New Roman" w:hAnsi="Times New Roman" w:cs="Times New Roman"/>
          <w:b/>
          <w:bCs/>
          <w:sz w:val="24"/>
          <w:szCs w:val="24"/>
        </w:rPr>
      </w:pPr>
    </w:p>
    <w:p w:rsidR="00662FEA" w:rsidRDefault="00662FEA" w:rsidP="00D60CE6">
      <w:pPr>
        <w:pStyle w:val="Ttulo2"/>
        <w:numPr>
          <w:ilvl w:val="1"/>
          <w:numId w:val="28"/>
        </w:numPr>
        <w:rPr>
          <w:rFonts w:ascii="Times New Roman" w:hAnsi="Times New Roman" w:cs="Times New Roman"/>
          <w:b/>
          <w:bCs/>
          <w:sz w:val="24"/>
          <w:szCs w:val="24"/>
        </w:rPr>
      </w:pPr>
      <w:bookmarkStart w:id="89" w:name="_Toc421088213"/>
      <w:r w:rsidRPr="00BF299F">
        <w:rPr>
          <w:rFonts w:ascii="Times New Roman" w:hAnsi="Times New Roman" w:cs="Times New Roman"/>
          <w:b/>
          <w:bCs/>
          <w:sz w:val="24"/>
          <w:szCs w:val="24"/>
        </w:rPr>
        <w:lastRenderedPageBreak/>
        <w:t>Estado del Arte</w:t>
      </w:r>
      <w:bookmarkEnd w:id="89"/>
      <w:r w:rsidRPr="00BF299F">
        <w:rPr>
          <w:rFonts w:ascii="Times New Roman" w:hAnsi="Times New Roman" w:cs="Times New Roman"/>
          <w:b/>
          <w:bCs/>
          <w:sz w:val="24"/>
          <w:szCs w:val="24"/>
        </w:rPr>
        <w:t> </w:t>
      </w:r>
    </w:p>
    <w:p w:rsidR="00083F0B" w:rsidRDefault="00083F0B" w:rsidP="000627CC">
      <w:pPr>
        <w:spacing w:after="0"/>
        <w:jc w:val="both"/>
        <w:rPr>
          <w:rFonts w:ascii="Times New Roman" w:eastAsia="Arial" w:hAnsi="Times New Roman" w:cs="Times New Roman"/>
          <w:color w:val="000000" w:themeColor="text1"/>
          <w:sz w:val="24"/>
          <w:szCs w:val="24"/>
        </w:rPr>
      </w:pPr>
    </w:p>
    <w:p w:rsidR="000627CC" w:rsidRPr="00BF299F" w:rsidRDefault="000627CC" w:rsidP="000627CC">
      <w:pPr>
        <w:spacing w:after="0"/>
        <w:jc w:val="both"/>
        <w:rPr>
          <w:ins w:id="90" w:author="Almondris Gonzalez" w:date="2015-05-13T20:35:00Z"/>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Se han investigado al paso del tiempo una serie de trabajos parecidos al proyecto que se propone; algunos de los proyectos que tienen más similitud son los siguientes</w:t>
      </w:r>
      <w:ins w:id="91" w:author="Almondris Gonzalez" w:date="2015-05-13T20:35:00Z">
        <w:r w:rsidRPr="00BF299F">
          <w:rPr>
            <w:rFonts w:ascii="Times New Roman" w:eastAsia="Arial" w:hAnsi="Times New Roman" w:cs="Times New Roman"/>
            <w:color w:val="000000" w:themeColor="text1"/>
            <w:sz w:val="24"/>
            <w:szCs w:val="24"/>
          </w:rPr>
          <w:t xml:space="preserve"> (</w:t>
        </w:r>
      </w:ins>
      <w:ins w:id="92" w:author="Almondris Gonzalez" w:date="2015-05-13T20:36:00Z">
        <w:r w:rsidRPr="00BF299F">
          <w:rPr>
            <w:rFonts w:ascii="Times New Roman" w:eastAsia="Arial" w:hAnsi="Times New Roman" w:cs="Times New Roman"/>
            <w:color w:val="000000" w:themeColor="text1"/>
            <w:sz w:val="24"/>
            <w:szCs w:val="24"/>
          </w:rPr>
          <w:t>Tabla</w:t>
        </w:r>
      </w:ins>
      <w:ins w:id="93" w:author="Almondris Gonzalez" w:date="2015-05-13T20:37:00Z">
        <w:r w:rsidRPr="00BF299F">
          <w:rPr>
            <w:rFonts w:ascii="Times New Roman" w:eastAsia="Arial" w:hAnsi="Times New Roman" w:cs="Times New Roman"/>
            <w:color w:val="000000" w:themeColor="text1"/>
            <w:sz w:val="24"/>
            <w:szCs w:val="24"/>
          </w:rPr>
          <w:t xml:space="preserve"> </w:t>
        </w:r>
      </w:ins>
      <w:r w:rsidR="00420D99">
        <w:rPr>
          <w:rFonts w:ascii="Times New Roman" w:eastAsia="Arial" w:hAnsi="Times New Roman" w:cs="Times New Roman"/>
          <w:color w:val="000000" w:themeColor="text1"/>
          <w:sz w:val="24"/>
          <w:szCs w:val="24"/>
        </w:rPr>
        <w:t>1</w:t>
      </w:r>
      <w:r w:rsidRPr="00BF299F">
        <w:rPr>
          <w:rFonts w:ascii="Times New Roman" w:eastAsia="Arial" w:hAnsi="Times New Roman" w:cs="Times New Roman"/>
          <w:color w:val="000000" w:themeColor="text1"/>
          <w:sz w:val="24"/>
          <w:szCs w:val="24"/>
        </w:rPr>
        <w:t>):</w:t>
      </w:r>
    </w:p>
    <w:p w:rsidR="000627CC" w:rsidRPr="00BF299F" w:rsidRDefault="000627CC" w:rsidP="000627CC">
      <w:pPr>
        <w:spacing w:after="0"/>
        <w:jc w:val="both"/>
        <w:rPr>
          <w:ins w:id="94" w:author="Almondris Gonzalez" w:date="2015-05-13T20:35:00Z"/>
          <w:rFonts w:ascii="Times New Roman" w:eastAsia="Arial" w:hAnsi="Times New Roman" w:cs="Times New Roman"/>
          <w:color w:val="000000" w:themeColor="text1"/>
          <w:sz w:val="24"/>
          <w:szCs w:val="24"/>
        </w:rPr>
      </w:pPr>
    </w:p>
    <w:tbl>
      <w:tblPr>
        <w:tblStyle w:val="Tabladecuadrcula4-nfasis11"/>
        <w:tblW w:w="0" w:type="auto"/>
        <w:tblLook w:val="04A0" w:firstRow="1" w:lastRow="0" w:firstColumn="1" w:lastColumn="0" w:noHBand="0" w:noVBand="1"/>
        <w:tblPrChange w:id="95" w:author="Almondris Gonzalez" w:date="2015-05-13T20:59:00Z">
          <w:tblPr>
            <w:tblW w:w="0" w:type="auto"/>
            <w:tblLook w:val="04A0" w:firstRow="1" w:lastRow="0" w:firstColumn="1" w:lastColumn="0" w:noHBand="0" w:noVBand="1"/>
          </w:tblPr>
        </w:tblPrChange>
      </w:tblPr>
      <w:tblGrid>
        <w:gridCol w:w="3114"/>
        <w:gridCol w:w="1701"/>
        <w:gridCol w:w="4013"/>
        <w:tblGridChange w:id="96">
          <w:tblGrid>
            <w:gridCol w:w="4414"/>
            <w:gridCol w:w="4414"/>
            <w:gridCol w:w="4414"/>
          </w:tblGrid>
        </w:tblGridChange>
      </w:tblGrid>
      <w:tr w:rsidR="000627CC" w:rsidRPr="00BF299F" w:rsidTr="00BA5C25">
        <w:trPr>
          <w:cnfStyle w:val="100000000000" w:firstRow="1" w:lastRow="0" w:firstColumn="0" w:lastColumn="0" w:oddVBand="0" w:evenVBand="0" w:oddHBand="0" w:evenHBand="0" w:firstRowFirstColumn="0" w:firstRowLastColumn="0" w:lastRowFirstColumn="0" w:lastRowLastColumn="0"/>
          <w:ins w:id="97"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98" w:author="Almondris Gonzalez" w:date="2015-05-13T20:59:00Z">
              <w:tcPr>
                <w:tcW w:w="4414" w:type="dxa"/>
              </w:tcPr>
            </w:tcPrChange>
          </w:tcPr>
          <w:p w:rsidR="000627CC" w:rsidRPr="00BF299F" w:rsidRDefault="000627CC">
            <w:pPr>
              <w:jc w:val="center"/>
              <w:cnfStyle w:val="101000000000" w:firstRow="1" w:lastRow="0" w:firstColumn="1" w:lastColumn="0" w:oddVBand="0" w:evenVBand="0" w:oddHBand="0" w:evenHBand="0" w:firstRowFirstColumn="0" w:firstRowLastColumn="0" w:lastRowFirstColumn="0" w:lastRowLastColumn="0"/>
              <w:rPr>
                <w:ins w:id="99" w:author="Almondris Gonzalez" w:date="2015-05-13T20:35:00Z"/>
                <w:rFonts w:ascii="Times New Roman" w:eastAsia="Arial" w:hAnsi="Times New Roman" w:cs="Times New Roman"/>
                <w:color w:val="000000" w:themeColor="text1"/>
                <w:sz w:val="24"/>
                <w:szCs w:val="24"/>
              </w:rPr>
              <w:pPrChange w:id="100" w:author="Almondris Gonzalez" w:date="2015-05-13T21:20:00Z">
                <w:pPr>
                  <w:jc w:val="both"/>
                  <w:cnfStyle w:val="101000000000" w:firstRow="1" w:lastRow="0" w:firstColumn="1" w:lastColumn="0" w:oddVBand="0" w:evenVBand="0" w:oddHBand="0" w:evenHBand="0" w:firstRowFirstColumn="0" w:firstRowLastColumn="0" w:lastRowFirstColumn="0" w:lastRowLastColumn="0"/>
                </w:pPr>
              </w:pPrChange>
            </w:pPr>
            <w:ins w:id="101" w:author="Almondris Gonzalez" w:date="2015-05-13T20:36:00Z">
              <w:r w:rsidRPr="00BF299F">
                <w:rPr>
                  <w:rFonts w:ascii="Times New Roman" w:eastAsia="Arial" w:hAnsi="Times New Roman" w:cs="Times New Roman"/>
                  <w:color w:val="000000" w:themeColor="text1"/>
                  <w:sz w:val="24"/>
                  <w:szCs w:val="24"/>
                </w:rPr>
                <w:t>Nombre del trabajo</w:t>
              </w:r>
            </w:ins>
          </w:p>
        </w:tc>
        <w:tc>
          <w:tcPr>
            <w:tcW w:w="1701" w:type="dxa"/>
            <w:tcPrChange w:id="102" w:author="Almondris Gonzalez" w:date="2015-05-13T20:59:00Z">
              <w:tcPr>
                <w:tcW w:w="4414" w:type="dxa"/>
              </w:tcPr>
            </w:tcPrChange>
          </w:tcPr>
          <w:p w:rsidR="000627CC" w:rsidRPr="00BF299F" w:rsidRDefault="000627CC">
            <w:pPr>
              <w:jc w:val="center"/>
              <w:cnfStyle w:val="100000000000" w:firstRow="1" w:lastRow="0" w:firstColumn="0" w:lastColumn="0" w:oddVBand="0" w:evenVBand="0" w:oddHBand="0" w:evenHBand="0" w:firstRowFirstColumn="0" w:firstRowLastColumn="0" w:lastRowFirstColumn="0" w:lastRowLastColumn="0"/>
              <w:rPr>
                <w:ins w:id="103" w:author="Almondris Gonzalez" w:date="2015-05-13T20:36:00Z"/>
                <w:rFonts w:ascii="Times New Roman" w:eastAsia="Arial" w:hAnsi="Times New Roman" w:cs="Times New Roman"/>
                <w:color w:val="000000" w:themeColor="text1"/>
                <w:sz w:val="24"/>
                <w:szCs w:val="24"/>
              </w:rPr>
              <w:pPrChange w:id="104" w:author="Almondris Gonzalez" w:date="2015-05-13T21:20:00Z">
                <w:pPr>
                  <w:jc w:val="both"/>
                  <w:cnfStyle w:val="100000000000" w:firstRow="1" w:lastRow="0" w:firstColumn="0" w:lastColumn="0" w:oddVBand="0" w:evenVBand="0" w:oddHBand="0" w:evenHBand="0" w:firstRowFirstColumn="0" w:firstRowLastColumn="0" w:lastRowFirstColumn="0" w:lastRowLastColumn="0"/>
                </w:pPr>
              </w:pPrChange>
            </w:pPr>
            <w:ins w:id="105" w:author="Almondris Gonzalez" w:date="2015-05-13T20:36:00Z">
              <w:r w:rsidRPr="00BF299F">
                <w:rPr>
                  <w:rFonts w:ascii="Times New Roman" w:eastAsia="Arial" w:hAnsi="Times New Roman" w:cs="Times New Roman"/>
                  <w:color w:val="000000" w:themeColor="text1"/>
                  <w:sz w:val="24"/>
                  <w:szCs w:val="24"/>
                </w:rPr>
                <w:t>Tipo</w:t>
              </w:r>
            </w:ins>
          </w:p>
        </w:tc>
        <w:tc>
          <w:tcPr>
            <w:tcW w:w="4013" w:type="dxa"/>
            <w:tcPrChange w:id="106" w:author="Almondris Gonzalez" w:date="2015-05-13T20:59:00Z">
              <w:tcPr>
                <w:tcW w:w="4414" w:type="dxa"/>
              </w:tcPr>
            </w:tcPrChange>
          </w:tcPr>
          <w:p w:rsidR="000627CC" w:rsidRPr="00BF299F" w:rsidRDefault="000627CC">
            <w:pPr>
              <w:jc w:val="center"/>
              <w:cnfStyle w:val="100000000000" w:firstRow="1" w:lastRow="0" w:firstColumn="0" w:lastColumn="0" w:oddVBand="0" w:evenVBand="0" w:oddHBand="0" w:evenHBand="0" w:firstRowFirstColumn="0" w:firstRowLastColumn="0" w:lastRowFirstColumn="0" w:lastRowLastColumn="0"/>
              <w:rPr>
                <w:ins w:id="107" w:author="Almondris Gonzalez" w:date="2015-05-13T20:35:00Z"/>
                <w:rFonts w:ascii="Times New Roman" w:eastAsia="Arial" w:hAnsi="Times New Roman" w:cs="Times New Roman"/>
                <w:color w:val="000000" w:themeColor="text1"/>
                <w:sz w:val="24"/>
                <w:szCs w:val="24"/>
              </w:rPr>
              <w:pPrChange w:id="108" w:author="Almondris Gonzalez" w:date="2015-05-13T21:20:00Z">
                <w:pPr>
                  <w:jc w:val="both"/>
                  <w:cnfStyle w:val="100000000000" w:firstRow="1" w:lastRow="0" w:firstColumn="0" w:lastColumn="0" w:oddVBand="0" w:evenVBand="0" w:oddHBand="0" w:evenHBand="0" w:firstRowFirstColumn="0" w:firstRowLastColumn="0" w:lastRowFirstColumn="0" w:lastRowLastColumn="0"/>
                </w:pPr>
              </w:pPrChange>
            </w:pPr>
            <w:r w:rsidRPr="00BF299F">
              <w:rPr>
                <w:rFonts w:ascii="Times New Roman" w:eastAsia="Arial" w:hAnsi="Times New Roman" w:cs="Times New Roman"/>
                <w:color w:val="000000" w:themeColor="text1"/>
                <w:sz w:val="24"/>
                <w:szCs w:val="24"/>
              </w:rPr>
              <w:t>Descripción</w:t>
            </w:r>
          </w:p>
        </w:tc>
      </w:tr>
      <w:tr w:rsidR="000627CC" w:rsidRPr="00BF299F" w:rsidTr="00BA5C25">
        <w:trPr>
          <w:cnfStyle w:val="000000100000" w:firstRow="0" w:lastRow="0" w:firstColumn="0" w:lastColumn="0" w:oddVBand="0" w:evenVBand="0" w:oddHBand="1" w:evenHBand="0" w:firstRowFirstColumn="0" w:firstRowLastColumn="0" w:lastRowFirstColumn="0" w:lastRowLastColumn="0"/>
          <w:ins w:id="109"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110" w:author="Almondris Gonzalez" w:date="2015-05-13T20:59:00Z">
              <w:tcPr>
                <w:tcW w:w="4414" w:type="dxa"/>
              </w:tcPr>
            </w:tcPrChange>
          </w:tcPr>
          <w:p w:rsidR="000627CC" w:rsidRPr="00BF299F" w:rsidRDefault="000627CC">
            <w:pPr>
              <w:jc w:val="center"/>
              <w:cnfStyle w:val="001000100000" w:firstRow="0" w:lastRow="0" w:firstColumn="1" w:lastColumn="0" w:oddVBand="0" w:evenVBand="0" w:oddHBand="1" w:evenHBand="0" w:firstRowFirstColumn="0" w:firstRowLastColumn="0" w:lastRowFirstColumn="0" w:lastRowLastColumn="0"/>
              <w:rPr>
                <w:ins w:id="111" w:author="Almondris Gonzalez" w:date="2015-05-13T20:35:00Z"/>
                <w:rFonts w:ascii="Times New Roman" w:eastAsia="Arial" w:hAnsi="Times New Roman" w:cs="Times New Roman"/>
                <w:color w:val="000000" w:themeColor="text1"/>
                <w:sz w:val="24"/>
                <w:szCs w:val="24"/>
              </w:rPr>
              <w:pPrChange w:id="112" w:author="Almondris Gonzalez" w:date="2015-05-13T20:38:00Z">
                <w:pPr>
                  <w:jc w:val="both"/>
                  <w:cnfStyle w:val="001000100000" w:firstRow="0" w:lastRow="0" w:firstColumn="1" w:lastColumn="0" w:oddVBand="0" w:evenVBand="0" w:oddHBand="1" w:evenHBand="0" w:firstRowFirstColumn="0" w:firstRowLastColumn="0" w:lastRowFirstColumn="0" w:lastRowLastColumn="0"/>
                </w:pPr>
              </w:pPrChange>
            </w:pPr>
            <w:ins w:id="113" w:author="Almondris Gonzalez" w:date="2015-05-13T20:37:00Z">
              <w:r w:rsidRPr="00BF299F">
                <w:rPr>
                  <w:rFonts w:ascii="Times New Roman" w:eastAsia="Arial" w:hAnsi="Times New Roman" w:cs="Times New Roman"/>
                  <w:b w:val="0"/>
                  <w:color w:val="000000" w:themeColor="text1"/>
                  <w:sz w:val="24"/>
                  <w:szCs w:val="24"/>
                </w:rPr>
                <w:t>Diario de los alimentos</w:t>
              </w:r>
            </w:ins>
          </w:p>
        </w:tc>
        <w:tc>
          <w:tcPr>
            <w:tcW w:w="1701" w:type="dxa"/>
            <w:tcPrChange w:id="114" w:author="Almondris Gonzalez" w:date="2015-05-13T20:59:00Z">
              <w:tcPr>
                <w:tcW w:w="4414" w:type="dxa"/>
              </w:tcPr>
            </w:tcPrChange>
          </w:tcPr>
          <w:p w:rsidR="000627CC" w:rsidRPr="00BF299F" w:rsidRDefault="000627CC">
            <w:pPr>
              <w:jc w:val="center"/>
              <w:cnfStyle w:val="000000100000" w:firstRow="0" w:lastRow="0" w:firstColumn="0" w:lastColumn="0" w:oddVBand="0" w:evenVBand="0" w:oddHBand="1" w:evenHBand="0" w:firstRowFirstColumn="0" w:firstRowLastColumn="0" w:lastRowFirstColumn="0" w:lastRowLastColumn="0"/>
              <w:rPr>
                <w:ins w:id="115" w:author="Almondris Gonzalez" w:date="2015-05-13T20:36:00Z"/>
                <w:rFonts w:ascii="Times New Roman" w:eastAsia="Arial" w:hAnsi="Times New Roman" w:cs="Times New Roman"/>
                <w:color w:val="000000" w:themeColor="text1"/>
                <w:sz w:val="24"/>
                <w:szCs w:val="24"/>
              </w:rPr>
              <w:pPrChange w:id="116" w:author="Almondris Gonzalez" w:date="2015-05-13T21:20:00Z">
                <w:pPr>
                  <w:jc w:val="both"/>
                  <w:cnfStyle w:val="000000100000" w:firstRow="0" w:lastRow="0" w:firstColumn="0" w:lastColumn="0" w:oddVBand="0" w:evenVBand="0" w:oddHBand="1" w:evenHBand="0" w:firstRowFirstColumn="0" w:firstRowLastColumn="0" w:lastRowFirstColumn="0" w:lastRowLastColumn="0"/>
                </w:pPr>
              </w:pPrChange>
            </w:pPr>
            <w:ins w:id="117" w:author="Almondris Gonzalez" w:date="2015-05-13T20:37:00Z">
              <w:r w:rsidRPr="00BF299F">
                <w:rPr>
                  <w:rFonts w:ascii="Times New Roman" w:eastAsia="Arial" w:hAnsi="Times New Roman" w:cs="Times New Roman"/>
                  <w:color w:val="000000" w:themeColor="text1"/>
                  <w:sz w:val="24"/>
                  <w:szCs w:val="24"/>
                </w:rPr>
                <w:t>Comercial</w:t>
              </w:r>
            </w:ins>
          </w:p>
        </w:tc>
        <w:tc>
          <w:tcPr>
            <w:tcW w:w="4013" w:type="dxa"/>
            <w:tcPrChange w:id="118" w:author="Almondris Gonzalez" w:date="2015-05-13T20:59:00Z">
              <w:tcPr>
                <w:tcW w:w="4414" w:type="dxa"/>
              </w:tcPr>
            </w:tcPrChange>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ins w:id="119" w:author="Almondris Gonzalez" w:date="2015-05-13T20:35:00Z"/>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Aplicación que ayuda a tener un seguimiento de lo que se come todos los días. Cuenta con una base de datos de alimentos con información nutricional y pueden añadirse demás alimentos que la aplicación no conozca. [8]</w:t>
            </w:r>
          </w:p>
        </w:tc>
      </w:tr>
      <w:tr w:rsidR="000627CC" w:rsidRPr="00BF299F" w:rsidTr="00BA5C25">
        <w:trPr>
          <w:ins w:id="120"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121" w:author="Almondris Gonzalez" w:date="2015-05-13T20:59:00Z">
              <w:tcPr>
                <w:tcW w:w="4414" w:type="dxa"/>
              </w:tcPr>
            </w:tcPrChange>
          </w:tcPr>
          <w:p w:rsidR="000627CC" w:rsidRPr="00BF299F" w:rsidRDefault="000627CC">
            <w:pPr>
              <w:pStyle w:val="Prrafodelista"/>
              <w:shd w:val="clear" w:color="auto" w:fill="FFFFFF"/>
              <w:spacing w:before="300" w:line="360" w:lineRule="atLeast"/>
              <w:rPr>
                <w:ins w:id="122" w:author="Almondris Gonzalez" w:date="2015-05-13T20:35:00Z"/>
                <w:rFonts w:ascii="Times New Roman" w:eastAsia="Arial" w:hAnsi="Times New Roman" w:cs="Times New Roman"/>
                <w:color w:val="000000" w:themeColor="text1"/>
                <w:sz w:val="24"/>
                <w:szCs w:val="24"/>
              </w:rPr>
              <w:pPrChange w:id="123" w:author="Almondris Gonzalez" w:date="2015-05-13T20:59:00Z">
                <w:pPr>
                  <w:jc w:val="both"/>
                </w:pPr>
              </w:pPrChange>
            </w:pPr>
            <w:ins w:id="124" w:author="Almondris Gonzalez" w:date="2015-05-13T20:57:00Z">
              <w:r w:rsidRPr="00BA5C25">
                <w:rPr>
                  <w:rFonts w:ascii="Times New Roman" w:hAnsi="Times New Roman" w:cs="Times New Roman"/>
                  <w:color w:val="333333"/>
                  <w:sz w:val="24"/>
                  <w:szCs w:val="24"/>
                  <w:rPrChange w:id="125" w:author="Almondris Gonzalez" w:date="2015-05-18T22:05:00Z">
                    <w:rPr>
                      <w:rFonts w:ascii="Arial" w:hAnsi="Arial" w:cs="Arial"/>
                      <w:color w:val="333333"/>
                    </w:rPr>
                  </w:rPrChange>
                </w:rPr>
                <w:t>El</w:t>
              </w:r>
              <w:r w:rsidRPr="00BF299F">
                <w:rPr>
                  <w:rStyle w:val="apple-converted-space"/>
                  <w:rFonts w:ascii="Times New Roman" w:hAnsi="Times New Roman" w:cs="Times New Roman"/>
                  <w:color w:val="333333"/>
                  <w:sz w:val="24"/>
                  <w:szCs w:val="24"/>
                  <w:rPrChange w:id="126" w:author="Almondris Gonzalez" w:date="2015-05-18T22:05:00Z">
                    <w:rPr>
                      <w:rStyle w:val="apple-converted-space"/>
                      <w:rFonts w:ascii="Arial" w:hAnsi="Arial" w:cs="Arial"/>
                      <w:color w:val="333333"/>
                    </w:rPr>
                  </w:rPrChange>
                </w:rPr>
                <w:t> </w:t>
              </w:r>
              <w:r w:rsidRPr="00BF299F">
                <w:rPr>
                  <w:rStyle w:val="Textoennegrita"/>
                  <w:rFonts w:ascii="Times New Roman" w:hAnsi="Times New Roman" w:cs="Times New Roman"/>
                  <w:i/>
                  <w:color w:val="333333"/>
                  <w:sz w:val="24"/>
                  <w:szCs w:val="24"/>
                  <w:rPrChange w:id="127" w:author="Almondris Gonzalez" w:date="2015-05-18T22:05:00Z">
                    <w:rPr>
                      <w:rStyle w:val="Textoennegrita"/>
                      <w:color w:val="333333"/>
                    </w:rPr>
                  </w:rPrChange>
                </w:rPr>
                <w:t>Contador de Calorías de</w:t>
              </w:r>
              <w:r w:rsidRPr="00BF299F">
                <w:rPr>
                  <w:rStyle w:val="Textoennegrita"/>
                  <w:rFonts w:ascii="Times New Roman" w:hAnsi="Times New Roman" w:cs="Times New Roman"/>
                  <w:color w:val="333333"/>
                  <w:sz w:val="24"/>
                  <w:szCs w:val="24"/>
                </w:rPr>
                <w:t xml:space="preserve"> </w:t>
              </w:r>
              <w:proofErr w:type="spellStart"/>
              <w:r w:rsidRPr="00BF299F">
                <w:rPr>
                  <w:rStyle w:val="Textoennegrita"/>
                  <w:rFonts w:ascii="Times New Roman" w:hAnsi="Times New Roman" w:cs="Times New Roman"/>
                  <w:i/>
                  <w:color w:val="333333"/>
                  <w:sz w:val="24"/>
                  <w:szCs w:val="24"/>
                  <w:rPrChange w:id="128" w:author="Almondris Gonzalez" w:date="2015-05-18T22:05:00Z">
                    <w:rPr>
                      <w:rStyle w:val="Textoennegrita"/>
                      <w:color w:val="333333"/>
                    </w:rPr>
                  </w:rPrChange>
                </w:rPr>
                <w:t>MyFitnessPal</w:t>
              </w:r>
            </w:ins>
            <w:proofErr w:type="spellEnd"/>
          </w:p>
        </w:tc>
        <w:tc>
          <w:tcPr>
            <w:tcW w:w="1701" w:type="dxa"/>
            <w:tcPrChange w:id="129" w:author="Almondris Gonzalez" w:date="2015-05-13T20:59:00Z">
              <w:tcPr>
                <w:tcW w:w="4414" w:type="dxa"/>
              </w:tcPr>
            </w:tcPrChange>
          </w:tcPr>
          <w:p w:rsidR="000627CC" w:rsidRPr="00BF299F" w:rsidRDefault="000627CC">
            <w:pPr>
              <w:jc w:val="center"/>
              <w:cnfStyle w:val="000000000000" w:firstRow="0" w:lastRow="0" w:firstColumn="0" w:lastColumn="0" w:oddVBand="0" w:evenVBand="0" w:oddHBand="0" w:evenHBand="0" w:firstRowFirstColumn="0" w:firstRowLastColumn="0" w:lastRowFirstColumn="0" w:lastRowLastColumn="0"/>
              <w:rPr>
                <w:ins w:id="130" w:author="Almondris Gonzalez" w:date="2015-05-13T20:36:00Z"/>
                <w:rFonts w:ascii="Times New Roman" w:eastAsia="Arial" w:hAnsi="Times New Roman" w:cs="Times New Roman"/>
                <w:color w:val="000000" w:themeColor="text1"/>
                <w:sz w:val="24"/>
                <w:szCs w:val="24"/>
              </w:rPr>
              <w:pPrChange w:id="131" w:author="Almondris Gonzalez" w:date="2015-05-13T21:20:00Z">
                <w:pPr>
                  <w:jc w:val="both"/>
                  <w:cnfStyle w:val="000000000000" w:firstRow="0" w:lastRow="0" w:firstColumn="0" w:lastColumn="0" w:oddVBand="0" w:evenVBand="0" w:oddHBand="0" w:evenHBand="0" w:firstRowFirstColumn="0" w:firstRowLastColumn="0" w:lastRowFirstColumn="0" w:lastRowLastColumn="0"/>
                </w:pPr>
              </w:pPrChange>
            </w:pPr>
            <w:ins w:id="132" w:author="Almondris Gonzalez" w:date="2015-05-13T20:59:00Z">
              <w:r w:rsidRPr="00BF299F">
                <w:rPr>
                  <w:rFonts w:ascii="Times New Roman" w:eastAsia="Arial" w:hAnsi="Times New Roman" w:cs="Times New Roman"/>
                  <w:color w:val="000000" w:themeColor="text1"/>
                  <w:sz w:val="24"/>
                  <w:szCs w:val="24"/>
                </w:rPr>
                <w:t>Comercial</w:t>
              </w:r>
            </w:ins>
          </w:p>
        </w:tc>
        <w:tc>
          <w:tcPr>
            <w:tcW w:w="4013" w:type="dxa"/>
            <w:tcPrChange w:id="133" w:author="Almondris Gonzalez" w:date="2015-05-13T20:59:00Z">
              <w:tcPr>
                <w:tcW w:w="4414" w:type="dxa"/>
              </w:tcPr>
            </w:tcPrChange>
          </w:tcPr>
          <w:p w:rsidR="000627CC" w:rsidRPr="00BF299F" w:rsidRDefault="000627CC">
            <w:pPr>
              <w:shd w:val="clear" w:color="auto" w:fill="FFFFFF" w:themeFill="background1"/>
              <w:spacing w:before="300" w:line="360" w:lineRule="atLeast"/>
              <w:jc w:val="both"/>
              <w:cnfStyle w:val="000000000000" w:firstRow="0" w:lastRow="0" w:firstColumn="0" w:lastColumn="0" w:oddVBand="0" w:evenVBand="0" w:oddHBand="0" w:evenHBand="0" w:firstRowFirstColumn="0" w:firstRowLastColumn="0" w:lastRowFirstColumn="0" w:lastRowLastColumn="0"/>
              <w:rPr>
                <w:ins w:id="134" w:author="Almondris Gonzalez" w:date="2015-05-13T20:35:00Z"/>
                <w:rFonts w:ascii="Times New Roman" w:eastAsia="Arial" w:hAnsi="Times New Roman" w:cs="Times New Roman"/>
                <w:color w:val="000000" w:themeColor="text1"/>
                <w:sz w:val="24"/>
                <w:szCs w:val="24"/>
              </w:rPr>
              <w:pPrChange w:id="135" w:author="Almondris Gonzalez" w:date="2015-05-13T20:59:00Z">
                <w:pPr>
                  <w:jc w:val="both"/>
                  <w:cnfStyle w:val="000000000000" w:firstRow="0" w:lastRow="0" w:firstColumn="0" w:lastColumn="0" w:oddVBand="0" w:evenVBand="0" w:oddHBand="0" w:evenHBand="0" w:firstRowFirstColumn="0" w:firstRowLastColumn="0" w:lastRowFirstColumn="0" w:lastRowLastColumn="0"/>
                </w:pPr>
              </w:pPrChange>
            </w:pPr>
            <w:ins w:id="136" w:author="Almondris Gonzalez" w:date="2015-05-13T20:58:00Z">
              <w:r w:rsidRPr="00BF299F">
                <w:rPr>
                  <w:rStyle w:val="apple-converted-space"/>
                  <w:rFonts w:ascii="Times New Roman" w:eastAsia="Arial" w:hAnsi="Times New Roman" w:cs="Times New Roman"/>
                  <w:color w:val="333333"/>
                  <w:sz w:val="24"/>
                  <w:szCs w:val="24"/>
                  <w:rPrChange w:id="137" w:author="Almondris Gonzalez" w:date="2015-05-18T22:05:00Z">
                    <w:rPr>
                      <w:rStyle w:val="apple-converted-space"/>
                      <w:rFonts w:ascii="Arial" w:hAnsi="Arial" w:cs="Arial"/>
                      <w:color w:val="333333"/>
                    </w:rPr>
                  </w:rPrChange>
                </w:rPr>
                <w:t xml:space="preserve">Esta aplicación </w:t>
              </w:r>
            </w:ins>
            <w:r w:rsidRPr="00BF299F">
              <w:rPr>
                <w:rStyle w:val="apple-converted-space"/>
                <w:rFonts w:ascii="Times New Roman" w:eastAsia="Arial" w:hAnsi="Times New Roman" w:cs="Times New Roman"/>
                <w:color w:val="333333"/>
                <w:sz w:val="24"/>
                <w:szCs w:val="24"/>
              </w:rPr>
              <w:t>Móvil</w:t>
            </w:r>
            <w:ins w:id="138" w:author="Almondris Gonzalez" w:date="2015-05-13T20:58:00Z">
              <w:r w:rsidRPr="00BF299F">
                <w:rPr>
                  <w:rStyle w:val="apple-converted-space"/>
                  <w:rFonts w:ascii="Times New Roman" w:eastAsia="Arial" w:hAnsi="Times New Roman" w:cs="Times New Roman"/>
                  <w:color w:val="333333"/>
                  <w:sz w:val="24"/>
                  <w:szCs w:val="24"/>
                  <w:rPrChange w:id="139" w:author="Almondris Gonzalez" w:date="2015-05-18T22:05:00Z">
                    <w:rPr>
                      <w:rStyle w:val="apple-converted-space"/>
                      <w:rFonts w:ascii="Arial" w:hAnsi="Arial" w:cs="Arial"/>
                      <w:color w:val="333333"/>
                    </w:rPr>
                  </w:rPrChange>
                </w:rPr>
                <w:t xml:space="preserve"> p</w:t>
              </w:r>
              <w:r w:rsidRPr="00BF299F">
                <w:rPr>
                  <w:rFonts w:ascii="Times New Roman" w:eastAsia="Arial" w:hAnsi="Times New Roman" w:cs="Times New Roman"/>
                  <w:color w:val="333333"/>
                  <w:sz w:val="24"/>
                  <w:szCs w:val="24"/>
                  <w:rPrChange w:id="140" w:author="Almondris Gonzalez" w:date="2015-05-18T22:05:00Z">
                    <w:rPr>
                      <w:rFonts w:ascii="Arial" w:hAnsi="Arial" w:cs="Arial"/>
                      <w:color w:val="333333"/>
                    </w:rPr>
                  </w:rPrChange>
                </w:rPr>
                <w:t>ermite llevar un seguimiento de las calorías que consumimos diariamente. La aplicación es gratuita y está disponible para</w:t>
              </w:r>
              <w:r w:rsidRPr="00BF299F">
                <w:rPr>
                  <w:rStyle w:val="apple-converted-space"/>
                  <w:rFonts w:ascii="Times New Roman" w:eastAsia="Arial" w:hAnsi="Times New Roman" w:cs="Times New Roman"/>
                  <w:color w:val="333333"/>
                  <w:sz w:val="24"/>
                  <w:szCs w:val="24"/>
                  <w:rPrChange w:id="141" w:author="Almondris Gonzalez" w:date="2015-05-18T22:05:00Z">
                    <w:rPr>
                      <w:rStyle w:val="apple-converted-space"/>
                      <w:rFonts w:ascii="Arial" w:hAnsi="Arial" w:cs="Arial"/>
                      <w:color w:val="333333"/>
                    </w:rPr>
                  </w:rPrChange>
                </w:rPr>
                <w:t> </w:t>
              </w:r>
              <w:r w:rsidRPr="00BF299F">
                <w:rPr>
                  <w:rStyle w:val="Textoennegrita"/>
                  <w:rFonts w:ascii="Times New Roman" w:hAnsi="Times New Roman" w:cs="Times New Roman"/>
                  <w:i/>
                  <w:iCs/>
                  <w:color w:val="333333"/>
                  <w:sz w:val="24"/>
                  <w:szCs w:val="24"/>
                  <w:rPrChange w:id="142" w:author="Almondris Gonzalez" w:date="2015-05-18T22:05:00Z">
                    <w:rPr>
                      <w:rStyle w:val="Textoennegrita"/>
                      <w:color w:val="333333"/>
                    </w:rPr>
                  </w:rPrChange>
                </w:rPr>
                <w:t xml:space="preserve">iOS, Android, </w:t>
              </w:r>
              <w:proofErr w:type="spellStart"/>
              <w:r w:rsidRPr="00BF299F">
                <w:rPr>
                  <w:rStyle w:val="Textoennegrita"/>
                  <w:rFonts w:ascii="Times New Roman" w:hAnsi="Times New Roman" w:cs="Times New Roman"/>
                  <w:i/>
                  <w:iCs/>
                  <w:color w:val="333333"/>
                  <w:sz w:val="24"/>
                  <w:szCs w:val="24"/>
                  <w:rPrChange w:id="143" w:author="Almondris Gonzalez" w:date="2015-05-18T22:05:00Z">
                    <w:rPr>
                      <w:rStyle w:val="Textoennegrita"/>
                      <w:color w:val="333333"/>
                    </w:rPr>
                  </w:rPrChange>
                </w:rPr>
                <w:t>Blackberry</w:t>
              </w:r>
              <w:proofErr w:type="spellEnd"/>
              <w:r w:rsidRPr="00BF299F">
                <w:rPr>
                  <w:rStyle w:val="Textoennegrita"/>
                  <w:rFonts w:ascii="Times New Roman" w:hAnsi="Times New Roman" w:cs="Times New Roman"/>
                  <w:i/>
                  <w:iCs/>
                  <w:color w:val="333333"/>
                  <w:sz w:val="24"/>
                  <w:szCs w:val="24"/>
                  <w:rPrChange w:id="144" w:author="Almondris Gonzalez" w:date="2015-05-18T22:05:00Z">
                    <w:rPr>
                      <w:rStyle w:val="Textoennegrita"/>
                      <w:color w:val="333333"/>
                    </w:rPr>
                  </w:rPrChange>
                </w:rPr>
                <w:t xml:space="preserve"> y Windows</w:t>
              </w:r>
              <w:r w:rsidRPr="00BF299F">
                <w:rPr>
                  <w:rStyle w:val="Textoennegrita"/>
                  <w:rFonts w:ascii="Times New Roman" w:hAnsi="Times New Roman" w:cs="Times New Roman"/>
                  <w:color w:val="333333"/>
                  <w:sz w:val="24"/>
                  <w:szCs w:val="24"/>
                </w:rPr>
                <w:t xml:space="preserve"> </w:t>
              </w:r>
              <w:proofErr w:type="spellStart"/>
              <w:r w:rsidRPr="00BF299F">
                <w:rPr>
                  <w:rStyle w:val="Textoennegrita"/>
                  <w:rFonts w:ascii="Times New Roman" w:hAnsi="Times New Roman" w:cs="Times New Roman"/>
                  <w:i/>
                  <w:iCs/>
                  <w:color w:val="333333"/>
                  <w:sz w:val="24"/>
                  <w:szCs w:val="24"/>
                  <w:rPrChange w:id="145" w:author="Almondris Gonzalez" w:date="2015-05-18T22:05:00Z">
                    <w:rPr>
                      <w:rStyle w:val="Textoennegrita"/>
                      <w:color w:val="333333"/>
                    </w:rPr>
                  </w:rPrChange>
                </w:rPr>
                <w:t>Phone</w:t>
              </w:r>
            </w:ins>
            <w:proofErr w:type="spellEnd"/>
            <w:ins w:id="146" w:author="Almondris Gonzalez" w:date="2015-05-13T20:59:00Z">
              <w:r w:rsidRPr="00BF299F">
                <w:rPr>
                  <w:rStyle w:val="Textoennegrita"/>
                  <w:rFonts w:ascii="Times New Roman" w:hAnsi="Times New Roman" w:cs="Times New Roman"/>
                  <w:color w:val="333333"/>
                  <w:sz w:val="24"/>
                  <w:szCs w:val="24"/>
                </w:rPr>
                <w:t>[9]</w:t>
              </w:r>
            </w:ins>
          </w:p>
        </w:tc>
      </w:tr>
      <w:tr w:rsidR="000627CC" w:rsidRPr="00BF299F" w:rsidTr="00BA5C25">
        <w:trPr>
          <w:cnfStyle w:val="000000100000" w:firstRow="0" w:lastRow="0" w:firstColumn="0" w:lastColumn="0" w:oddVBand="0" w:evenVBand="0" w:oddHBand="1" w:evenHBand="0" w:firstRowFirstColumn="0" w:firstRowLastColumn="0" w:lastRowFirstColumn="0" w:lastRowLastColumn="0"/>
          <w:ins w:id="147"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148" w:author="Almondris Gonzalez" w:date="2015-05-13T20:59:00Z">
              <w:tcPr>
                <w:tcW w:w="4414" w:type="dxa"/>
              </w:tcPr>
            </w:tcPrChange>
          </w:tcPr>
          <w:p w:rsidR="000627CC" w:rsidRPr="00BF299F" w:rsidRDefault="000627CC">
            <w:pPr>
              <w:jc w:val="center"/>
              <w:cnfStyle w:val="001000100000" w:firstRow="0" w:lastRow="0" w:firstColumn="1" w:lastColumn="0" w:oddVBand="0" w:evenVBand="0" w:oddHBand="1" w:evenHBand="0" w:firstRowFirstColumn="0" w:firstRowLastColumn="0" w:lastRowFirstColumn="0" w:lastRowLastColumn="0"/>
              <w:rPr>
                <w:ins w:id="149" w:author="Almondris Gonzalez" w:date="2015-05-13T20:35:00Z"/>
                <w:rFonts w:ascii="Times New Roman" w:eastAsia="Arial" w:hAnsi="Times New Roman" w:cs="Times New Roman"/>
                <w:i/>
                <w:color w:val="000000" w:themeColor="text1"/>
                <w:sz w:val="24"/>
                <w:szCs w:val="24"/>
              </w:rPr>
              <w:pPrChange w:id="150" w:author="Almondris Gonzalez" w:date="2015-05-13T21:19:00Z">
                <w:pPr>
                  <w:jc w:val="both"/>
                  <w:cnfStyle w:val="001000100000" w:firstRow="0" w:lastRow="0" w:firstColumn="1" w:lastColumn="0" w:oddVBand="0" w:evenVBand="0" w:oddHBand="1" w:evenHBand="0" w:firstRowFirstColumn="0" w:firstRowLastColumn="0" w:lastRowFirstColumn="0" w:lastRowLastColumn="0"/>
                </w:pPr>
              </w:pPrChange>
            </w:pPr>
            <w:proofErr w:type="spellStart"/>
            <w:ins w:id="151" w:author="Almondris Gonzalez" w:date="2015-05-13T21:04:00Z">
              <w:r w:rsidRPr="00BF299F">
                <w:rPr>
                  <w:rFonts w:ascii="Times New Roman" w:eastAsia="Arial" w:hAnsi="Times New Roman" w:cs="Times New Roman"/>
                  <w:i/>
                  <w:color w:val="000000" w:themeColor="text1"/>
                  <w:sz w:val="24"/>
                  <w:szCs w:val="24"/>
                </w:rPr>
                <w:t>Fat</w:t>
              </w:r>
              <w:proofErr w:type="spellEnd"/>
              <w:r w:rsidRPr="00BF299F">
                <w:rPr>
                  <w:rFonts w:ascii="Times New Roman" w:eastAsia="Arial" w:hAnsi="Times New Roman" w:cs="Times New Roman"/>
                  <w:i/>
                  <w:color w:val="000000" w:themeColor="text1"/>
                  <w:sz w:val="24"/>
                  <w:szCs w:val="24"/>
                </w:rPr>
                <w:t xml:space="preserve"> </w:t>
              </w:r>
              <w:proofErr w:type="spellStart"/>
              <w:r w:rsidRPr="00BF299F">
                <w:rPr>
                  <w:rFonts w:ascii="Times New Roman" w:eastAsia="Arial" w:hAnsi="Times New Roman" w:cs="Times New Roman"/>
                  <w:i/>
                  <w:color w:val="000000" w:themeColor="text1"/>
                  <w:sz w:val="24"/>
                  <w:szCs w:val="24"/>
                </w:rPr>
                <w:t>Secret</w:t>
              </w:r>
            </w:ins>
            <w:proofErr w:type="spellEnd"/>
          </w:p>
        </w:tc>
        <w:tc>
          <w:tcPr>
            <w:tcW w:w="1701" w:type="dxa"/>
            <w:tcPrChange w:id="152" w:author="Almondris Gonzalez" w:date="2015-05-13T20:59:00Z">
              <w:tcPr>
                <w:tcW w:w="4414" w:type="dxa"/>
              </w:tcPr>
            </w:tcPrChange>
          </w:tcPr>
          <w:p w:rsidR="000627CC" w:rsidRPr="00BF299F" w:rsidRDefault="000627CC">
            <w:pPr>
              <w:jc w:val="center"/>
              <w:cnfStyle w:val="000000100000" w:firstRow="0" w:lastRow="0" w:firstColumn="0" w:lastColumn="0" w:oddVBand="0" w:evenVBand="0" w:oddHBand="1" w:evenHBand="0" w:firstRowFirstColumn="0" w:firstRowLastColumn="0" w:lastRowFirstColumn="0" w:lastRowLastColumn="0"/>
              <w:rPr>
                <w:ins w:id="153" w:author="Almondris Gonzalez" w:date="2015-05-13T20:36:00Z"/>
                <w:rFonts w:ascii="Times New Roman" w:eastAsia="Arial" w:hAnsi="Times New Roman" w:cs="Times New Roman"/>
                <w:color w:val="000000" w:themeColor="text1"/>
                <w:sz w:val="24"/>
                <w:szCs w:val="24"/>
              </w:rPr>
              <w:pPrChange w:id="154" w:author="Almondris Gonzalez" w:date="2015-05-13T21:20:00Z">
                <w:pPr>
                  <w:jc w:val="both"/>
                  <w:cnfStyle w:val="000000100000" w:firstRow="0" w:lastRow="0" w:firstColumn="0" w:lastColumn="0" w:oddVBand="0" w:evenVBand="0" w:oddHBand="1" w:evenHBand="0" w:firstRowFirstColumn="0" w:firstRowLastColumn="0" w:lastRowFirstColumn="0" w:lastRowLastColumn="0"/>
                </w:pPr>
              </w:pPrChange>
            </w:pPr>
            <w:ins w:id="155" w:author="Almondris Gonzalez" w:date="2015-05-13T21:05:00Z">
              <w:r w:rsidRPr="00BF299F">
                <w:rPr>
                  <w:rFonts w:ascii="Times New Roman" w:eastAsia="Arial" w:hAnsi="Times New Roman" w:cs="Times New Roman"/>
                  <w:color w:val="000000" w:themeColor="text1"/>
                  <w:sz w:val="24"/>
                  <w:szCs w:val="24"/>
                </w:rPr>
                <w:t>Comercial</w:t>
              </w:r>
            </w:ins>
          </w:p>
        </w:tc>
        <w:tc>
          <w:tcPr>
            <w:tcW w:w="4013" w:type="dxa"/>
            <w:tcPrChange w:id="156" w:author="Almondris Gonzalez" w:date="2015-05-13T20:59:00Z">
              <w:tcPr>
                <w:tcW w:w="4414" w:type="dxa"/>
              </w:tcPr>
            </w:tcPrChange>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ins w:id="157" w:author="Almondris Gonzalez" w:date="2015-05-13T20:35:00Z"/>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Permite la búsqueda de alimentos por código de barras y llevar un registro diario de tus comidas. Su base de datos de alimentos es bastante amplia, y a mi parecer más certera y más orientada al país de origen del usuario [9].</w:t>
            </w:r>
          </w:p>
        </w:tc>
      </w:tr>
      <w:tr w:rsidR="000627CC" w:rsidRPr="00BF299F" w:rsidTr="00BA5C25">
        <w:trPr>
          <w:ins w:id="158"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159" w:author="Almondris Gonzalez" w:date="2015-05-13T20:59:00Z">
              <w:tcPr>
                <w:tcW w:w="4414" w:type="dxa"/>
              </w:tcPr>
            </w:tcPrChange>
          </w:tcPr>
          <w:p w:rsidR="000627CC" w:rsidRPr="00BF299F" w:rsidRDefault="000627CC">
            <w:pPr>
              <w:jc w:val="center"/>
              <w:rPr>
                <w:ins w:id="160" w:author="Almondris Gonzalez" w:date="2015-05-13T20:35:00Z"/>
                <w:rFonts w:ascii="Times New Roman" w:eastAsia="Arial" w:hAnsi="Times New Roman" w:cs="Times New Roman"/>
                <w:i/>
                <w:color w:val="000000" w:themeColor="text1"/>
                <w:sz w:val="24"/>
                <w:szCs w:val="24"/>
              </w:rPr>
              <w:pPrChange w:id="161" w:author="Almondris Gonzalez" w:date="2015-05-13T21:19:00Z">
                <w:pPr>
                  <w:jc w:val="both"/>
                </w:pPr>
              </w:pPrChange>
            </w:pPr>
            <w:proofErr w:type="spellStart"/>
            <w:ins w:id="162" w:author="Almondris Gonzalez" w:date="2015-05-13T21:19:00Z">
              <w:r w:rsidRPr="00BF299F">
                <w:rPr>
                  <w:rFonts w:ascii="Times New Roman" w:eastAsia="Arial" w:hAnsi="Times New Roman" w:cs="Times New Roman"/>
                  <w:i/>
                  <w:color w:val="000000" w:themeColor="text1"/>
                  <w:sz w:val="24"/>
                  <w:szCs w:val="24"/>
                </w:rPr>
                <w:t>Livestrong</w:t>
              </w:r>
            </w:ins>
            <w:proofErr w:type="spellEnd"/>
          </w:p>
        </w:tc>
        <w:tc>
          <w:tcPr>
            <w:tcW w:w="1701" w:type="dxa"/>
            <w:tcPrChange w:id="163" w:author="Almondris Gonzalez" w:date="2015-05-13T20:59:00Z">
              <w:tcPr>
                <w:tcW w:w="4414" w:type="dxa"/>
              </w:tcPr>
            </w:tcPrChange>
          </w:tcPr>
          <w:p w:rsidR="000627CC" w:rsidRPr="00BF299F" w:rsidRDefault="000627CC">
            <w:pPr>
              <w:jc w:val="center"/>
              <w:cnfStyle w:val="000000000000" w:firstRow="0" w:lastRow="0" w:firstColumn="0" w:lastColumn="0" w:oddVBand="0" w:evenVBand="0" w:oddHBand="0" w:evenHBand="0" w:firstRowFirstColumn="0" w:firstRowLastColumn="0" w:lastRowFirstColumn="0" w:lastRowLastColumn="0"/>
              <w:rPr>
                <w:ins w:id="164" w:author="Almondris Gonzalez" w:date="2015-05-13T20:36:00Z"/>
                <w:rFonts w:ascii="Times New Roman" w:eastAsia="Arial" w:hAnsi="Times New Roman" w:cs="Times New Roman"/>
                <w:color w:val="000000" w:themeColor="text1"/>
                <w:sz w:val="24"/>
                <w:szCs w:val="24"/>
              </w:rPr>
              <w:pPrChange w:id="165" w:author="Almondris Gonzalez" w:date="2015-05-13T21:20:00Z">
                <w:pPr>
                  <w:jc w:val="both"/>
                  <w:cnfStyle w:val="000000000000" w:firstRow="0" w:lastRow="0" w:firstColumn="0" w:lastColumn="0" w:oddVBand="0" w:evenVBand="0" w:oddHBand="0" w:evenHBand="0" w:firstRowFirstColumn="0" w:firstRowLastColumn="0" w:lastRowFirstColumn="0" w:lastRowLastColumn="0"/>
                </w:pPr>
              </w:pPrChange>
            </w:pPr>
            <w:ins w:id="166" w:author="Almondris Gonzalez" w:date="2015-05-13T21:19:00Z">
              <w:r w:rsidRPr="00BF299F">
                <w:rPr>
                  <w:rFonts w:ascii="Times New Roman" w:eastAsia="Arial" w:hAnsi="Times New Roman" w:cs="Times New Roman"/>
                  <w:color w:val="000000" w:themeColor="text1"/>
                  <w:sz w:val="24"/>
                  <w:szCs w:val="24"/>
                </w:rPr>
                <w:t>Comercial</w:t>
              </w:r>
            </w:ins>
          </w:p>
        </w:tc>
        <w:tc>
          <w:tcPr>
            <w:tcW w:w="4013" w:type="dxa"/>
            <w:tcPrChange w:id="167" w:author="Almondris Gonzalez" w:date="2015-05-13T20:59:00Z">
              <w:tcPr>
                <w:tcW w:w="4414" w:type="dxa"/>
              </w:tcPr>
            </w:tcPrChange>
          </w:tcPr>
          <w:p w:rsidR="000627CC" w:rsidRPr="00BF299F" w:rsidRDefault="000627CC" w:rsidP="00645E85">
            <w:pPr>
              <w:jc w:val="both"/>
              <w:cnfStyle w:val="000000000000" w:firstRow="0" w:lastRow="0" w:firstColumn="0" w:lastColumn="0" w:oddVBand="0" w:evenVBand="0" w:oddHBand="0" w:evenHBand="0" w:firstRowFirstColumn="0" w:firstRowLastColumn="0" w:lastRowFirstColumn="0" w:lastRowLastColumn="0"/>
              <w:rPr>
                <w:ins w:id="168" w:author="Almondris Gonzalez" w:date="2015-05-13T20:35:00Z"/>
                <w:rFonts w:ascii="Times New Roman" w:eastAsia="Arial" w:hAnsi="Times New Roman" w:cs="Times New Roman"/>
                <w:color w:val="000000" w:themeColor="text1"/>
                <w:sz w:val="24"/>
                <w:szCs w:val="24"/>
              </w:rPr>
            </w:pPr>
            <w:proofErr w:type="spellStart"/>
            <w:ins w:id="169" w:author="Almondris Gonzalez" w:date="2015-05-13T21:18:00Z">
              <w:r w:rsidRPr="00BF299F">
                <w:rPr>
                  <w:rStyle w:val="Textoennegrita"/>
                  <w:rFonts w:ascii="Times New Roman" w:eastAsia="Arial" w:hAnsi="Times New Roman" w:cs="Times New Roman"/>
                  <w:i/>
                  <w:iCs/>
                  <w:color w:val="333333"/>
                  <w:sz w:val="24"/>
                  <w:szCs w:val="24"/>
                  <w:shd w:val="clear" w:color="auto" w:fill="FFFFFF"/>
                  <w:rPrChange w:id="170" w:author="Almondris Gonzalez" w:date="2015-05-18T22:05:00Z">
                    <w:rPr>
                      <w:rStyle w:val="Textoennegrita"/>
                      <w:rFonts w:ascii="Arial" w:hAnsi="Arial" w:cs="Arial"/>
                      <w:color w:val="333333"/>
                      <w:shd w:val="clear" w:color="auto" w:fill="FFFFFF"/>
                    </w:rPr>
                  </w:rPrChange>
                </w:rPr>
                <w:t>My</w:t>
              </w:r>
              <w:proofErr w:type="spellEnd"/>
              <w:r w:rsidRPr="00BF299F">
                <w:rPr>
                  <w:rStyle w:val="Textoennegrita"/>
                  <w:rFonts w:ascii="Times New Roman" w:eastAsia="Arial" w:hAnsi="Times New Roman" w:cs="Times New Roman"/>
                  <w:i/>
                  <w:iCs/>
                  <w:color w:val="333333"/>
                  <w:sz w:val="24"/>
                  <w:szCs w:val="24"/>
                  <w:shd w:val="clear" w:color="auto" w:fill="FFFFFF"/>
                  <w:rPrChange w:id="171" w:author="Almondris Gonzalez" w:date="2015-05-18T22:05:00Z">
                    <w:rPr>
                      <w:rStyle w:val="Textoennegrita"/>
                      <w:rFonts w:ascii="Arial" w:hAnsi="Arial" w:cs="Arial"/>
                      <w:color w:val="333333"/>
                      <w:shd w:val="clear" w:color="auto" w:fill="FFFFFF"/>
                    </w:rPr>
                  </w:rPrChange>
                </w:rPr>
                <w:t xml:space="preserve"> </w:t>
              </w:r>
              <w:proofErr w:type="spellStart"/>
              <w:r w:rsidRPr="00BF299F">
                <w:rPr>
                  <w:rStyle w:val="Textoennegrita"/>
                  <w:rFonts w:ascii="Times New Roman" w:eastAsia="Arial" w:hAnsi="Times New Roman" w:cs="Times New Roman"/>
                  <w:i/>
                  <w:iCs/>
                  <w:color w:val="333333"/>
                  <w:sz w:val="24"/>
                  <w:szCs w:val="24"/>
                  <w:shd w:val="clear" w:color="auto" w:fill="FFFFFF"/>
                  <w:rPrChange w:id="172" w:author="Almondris Gonzalez" w:date="2015-05-18T22:05:00Z">
                    <w:rPr>
                      <w:rStyle w:val="Textoennegrita"/>
                      <w:rFonts w:ascii="Arial" w:hAnsi="Arial" w:cs="Arial"/>
                      <w:color w:val="333333"/>
                      <w:shd w:val="clear" w:color="auto" w:fill="FFFFFF"/>
                    </w:rPr>
                  </w:rPrChange>
                </w:rPr>
                <w:t>Plate</w:t>
              </w:r>
              <w:proofErr w:type="spellEnd"/>
              <w:r w:rsidRPr="00BF299F">
                <w:rPr>
                  <w:rStyle w:val="Textoennegrita"/>
                  <w:rFonts w:ascii="Times New Roman" w:eastAsia="Arial" w:hAnsi="Times New Roman" w:cs="Times New Roman"/>
                  <w:i/>
                  <w:iCs/>
                  <w:color w:val="333333"/>
                  <w:sz w:val="24"/>
                  <w:szCs w:val="24"/>
                  <w:shd w:val="clear" w:color="auto" w:fill="FFFFFF"/>
                  <w:rPrChange w:id="173" w:author="Almondris Gonzalez" w:date="2015-05-18T22:05:00Z">
                    <w:rPr>
                      <w:rStyle w:val="Textoennegrita"/>
                      <w:rFonts w:ascii="Arial" w:hAnsi="Arial" w:cs="Arial"/>
                      <w:color w:val="333333"/>
                      <w:shd w:val="clear" w:color="auto" w:fill="FFFFFF"/>
                    </w:rPr>
                  </w:rPrChange>
                </w:rPr>
                <w:t xml:space="preserve"> </w:t>
              </w:r>
              <w:proofErr w:type="spellStart"/>
              <w:r w:rsidRPr="00BF299F">
                <w:rPr>
                  <w:rStyle w:val="Textoennegrita"/>
                  <w:rFonts w:ascii="Times New Roman" w:eastAsia="Arial" w:hAnsi="Times New Roman" w:cs="Times New Roman"/>
                  <w:i/>
                  <w:iCs/>
                  <w:color w:val="333333"/>
                  <w:sz w:val="24"/>
                  <w:szCs w:val="24"/>
                  <w:shd w:val="clear" w:color="auto" w:fill="FFFFFF"/>
                  <w:rPrChange w:id="174" w:author="Almondris Gonzalez" w:date="2015-05-18T22:05:00Z">
                    <w:rPr>
                      <w:rStyle w:val="Textoennegrita"/>
                      <w:rFonts w:ascii="Arial" w:hAnsi="Arial" w:cs="Arial"/>
                      <w:color w:val="333333"/>
                      <w:shd w:val="clear" w:color="auto" w:fill="FFFFFF"/>
                    </w:rPr>
                  </w:rPrChange>
                </w:rPr>
                <w:t>Calorie</w:t>
              </w:r>
              <w:proofErr w:type="spellEnd"/>
              <w:r w:rsidRPr="00BF299F">
                <w:rPr>
                  <w:rStyle w:val="Textoennegrita"/>
                  <w:rFonts w:ascii="Times New Roman" w:eastAsia="Arial" w:hAnsi="Times New Roman" w:cs="Times New Roman"/>
                  <w:i/>
                  <w:iCs/>
                  <w:color w:val="333333"/>
                  <w:sz w:val="24"/>
                  <w:szCs w:val="24"/>
                  <w:shd w:val="clear" w:color="auto" w:fill="FFFFFF"/>
                  <w:rPrChange w:id="175" w:author="Almondris Gonzalez" w:date="2015-05-18T22:05:00Z">
                    <w:rPr>
                      <w:rStyle w:val="Textoennegrita"/>
                      <w:rFonts w:ascii="Arial" w:hAnsi="Arial" w:cs="Arial"/>
                      <w:color w:val="333333"/>
                      <w:shd w:val="clear" w:color="auto" w:fill="FFFFFF"/>
                    </w:rPr>
                  </w:rPrChange>
                </w:rPr>
                <w:t xml:space="preserve"> </w:t>
              </w:r>
              <w:proofErr w:type="spellStart"/>
              <w:r w:rsidRPr="00BF299F">
                <w:rPr>
                  <w:rStyle w:val="Textoennegrita"/>
                  <w:rFonts w:ascii="Times New Roman" w:eastAsia="Arial" w:hAnsi="Times New Roman" w:cs="Times New Roman"/>
                  <w:i/>
                  <w:iCs/>
                  <w:color w:val="333333"/>
                  <w:sz w:val="24"/>
                  <w:szCs w:val="24"/>
                  <w:shd w:val="clear" w:color="auto" w:fill="FFFFFF"/>
                  <w:rPrChange w:id="176" w:author="Almondris Gonzalez" w:date="2015-05-18T22:05:00Z">
                    <w:rPr>
                      <w:rStyle w:val="Textoennegrita"/>
                      <w:rFonts w:ascii="Arial" w:hAnsi="Arial" w:cs="Arial"/>
                      <w:color w:val="333333"/>
                      <w:shd w:val="clear" w:color="auto" w:fill="FFFFFF"/>
                    </w:rPr>
                  </w:rPrChange>
                </w:rPr>
                <w:t>Tracker</w:t>
              </w:r>
              <w:proofErr w:type="spellEnd"/>
              <w:r w:rsidRPr="00BF299F">
                <w:rPr>
                  <w:rStyle w:val="Textoennegrita"/>
                  <w:rFonts w:ascii="Times New Roman" w:eastAsia="Arial" w:hAnsi="Times New Roman" w:cs="Times New Roman"/>
                  <w:i/>
                  <w:iCs/>
                  <w:color w:val="333333"/>
                  <w:sz w:val="24"/>
                  <w:szCs w:val="24"/>
                  <w:shd w:val="clear" w:color="auto" w:fill="FFFFFF"/>
                  <w:rPrChange w:id="177" w:author="Almondris Gonzalez" w:date="2015-05-18T22:05:00Z">
                    <w:rPr>
                      <w:rStyle w:val="Textoennegrita"/>
                      <w:rFonts w:ascii="Arial" w:hAnsi="Arial" w:cs="Arial"/>
                      <w:color w:val="333333"/>
                      <w:shd w:val="clear" w:color="auto" w:fill="FFFFFF"/>
                    </w:rPr>
                  </w:rPrChange>
                </w:rPr>
                <w:t xml:space="preserve"> de </w:t>
              </w:r>
              <w:proofErr w:type="spellStart"/>
              <w:r w:rsidRPr="00BF299F">
                <w:rPr>
                  <w:rStyle w:val="Textoennegrita"/>
                  <w:rFonts w:ascii="Times New Roman" w:eastAsia="Arial" w:hAnsi="Times New Roman" w:cs="Times New Roman"/>
                  <w:i/>
                  <w:iCs/>
                  <w:color w:val="333333"/>
                  <w:sz w:val="24"/>
                  <w:szCs w:val="24"/>
                  <w:shd w:val="clear" w:color="auto" w:fill="FFFFFF"/>
                  <w:rPrChange w:id="178" w:author="Almondris Gonzalez" w:date="2015-05-18T22:05:00Z">
                    <w:rPr>
                      <w:rStyle w:val="Textoennegrita"/>
                      <w:rFonts w:ascii="Arial" w:hAnsi="Arial" w:cs="Arial"/>
                      <w:color w:val="333333"/>
                      <w:shd w:val="clear" w:color="auto" w:fill="FFFFFF"/>
                    </w:rPr>
                  </w:rPrChange>
                </w:rPr>
                <w:t>Livestrong</w:t>
              </w:r>
              <w:proofErr w:type="spellEnd"/>
              <w:r w:rsidRPr="00BF299F">
                <w:rPr>
                  <w:rStyle w:val="apple-converted-space"/>
                  <w:rFonts w:ascii="Times New Roman" w:eastAsia="Arial" w:hAnsi="Times New Roman" w:cs="Times New Roman"/>
                  <w:color w:val="333333"/>
                  <w:sz w:val="24"/>
                  <w:szCs w:val="24"/>
                  <w:shd w:val="clear" w:color="auto" w:fill="FFFFFF"/>
                  <w:rPrChange w:id="179" w:author="Almondris Gonzalez" w:date="2015-05-18T22:05:00Z">
                    <w:rPr>
                      <w:rStyle w:val="apple-converted-space"/>
                      <w:rFonts w:ascii="Arial" w:hAnsi="Arial" w:cs="Arial"/>
                      <w:color w:val="333333"/>
                      <w:shd w:val="clear" w:color="auto" w:fill="FFFFFF"/>
                    </w:rPr>
                  </w:rPrChange>
                </w:rPr>
                <w:t> </w:t>
              </w:r>
              <w:r w:rsidRPr="00BF299F">
                <w:rPr>
                  <w:rFonts w:ascii="Times New Roman" w:eastAsia="Arial" w:hAnsi="Times New Roman" w:cs="Times New Roman"/>
                  <w:color w:val="333333"/>
                  <w:sz w:val="24"/>
                  <w:szCs w:val="24"/>
                  <w:shd w:val="clear" w:color="auto" w:fill="FFFFFF"/>
                  <w:rPrChange w:id="180" w:author="Almondris Gonzalez" w:date="2015-05-18T22:05:00Z">
                    <w:rPr>
                      <w:rFonts w:ascii="Arial" w:hAnsi="Arial" w:cs="Arial"/>
                      <w:color w:val="333333"/>
                      <w:shd w:val="clear" w:color="auto" w:fill="FFFFFF"/>
                    </w:rPr>
                  </w:rPrChange>
                </w:rPr>
                <w:t>es una aplicación que está disponible vía web y también para dispositivos</w:t>
              </w:r>
              <w:r w:rsidRPr="00BF299F">
                <w:rPr>
                  <w:rStyle w:val="apple-converted-space"/>
                  <w:rFonts w:ascii="Times New Roman" w:eastAsia="Arial" w:hAnsi="Times New Roman" w:cs="Times New Roman"/>
                  <w:color w:val="333333"/>
                  <w:sz w:val="24"/>
                  <w:szCs w:val="24"/>
                  <w:shd w:val="clear" w:color="auto" w:fill="FFFFFF"/>
                  <w:rPrChange w:id="181" w:author="Almondris Gonzalez" w:date="2015-05-18T22:05:00Z">
                    <w:rPr>
                      <w:rStyle w:val="apple-converted-space"/>
                      <w:rFonts w:ascii="Arial" w:hAnsi="Arial" w:cs="Arial"/>
                      <w:color w:val="333333"/>
                      <w:shd w:val="clear" w:color="auto" w:fill="FFFFFF"/>
                    </w:rPr>
                  </w:rPrChange>
                </w:rPr>
                <w:t> </w:t>
              </w:r>
              <w:r w:rsidRPr="00BF299F">
                <w:rPr>
                  <w:rStyle w:val="Textoennegrita"/>
                  <w:rFonts w:ascii="Times New Roman" w:eastAsia="Arial" w:hAnsi="Times New Roman" w:cs="Times New Roman"/>
                  <w:color w:val="333333"/>
                  <w:sz w:val="24"/>
                  <w:szCs w:val="24"/>
                  <w:shd w:val="clear" w:color="auto" w:fill="FFFFFF"/>
                  <w:rPrChange w:id="182" w:author="Almondris Gonzalez" w:date="2015-05-18T22:05:00Z">
                    <w:rPr>
                      <w:rStyle w:val="Textoennegrita"/>
                      <w:rFonts w:ascii="Arial" w:hAnsi="Arial" w:cs="Arial"/>
                      <w:color w:val="333333"/>
                      <w:shd w:val="clear" w:color="auto" w:fill="FFFFFF"/>
                    </w:rPr>
                  </w:rPrChange>
                </w:rPr>
                <w:t xml:space="preserve">iOS, </w:t>
              </w:r>
              <w:r w:rsidRPr="00BF299F">
                <w:rPr>
                  <w:rStyle w:val="Textoennegrita"/>
                  <w:rFonts w:ascii="Times New Roman" w:eastAsia="Arial" w:hAnsi="Times New Roman" w:cs="Times New Roman"/>
                  <w:i/>
                  <w:iCs/>
                  <w:color w:val="333333"/>
                  <w:sz w:val="24"/>
                  <w:szCs w:val="24"/>
                  <w:shd w:val="clear" w:color="auto" w:fill="FFFFFF"/>
                  <w:rPrChange w:id="183" w:author="Almondris Gonzalez" w:date="2015-05-18T22:05:00Z">
                    <w:rPr>
                      <w:rStyle w:val="Textoennegrita"/>
                      <w:rFonts w:ascii="Arial" w:hAnsi="Arial" w:cs="Arial"/>
                      <w:color w:val="333333"/>
                      <w:shd w:val="clear" w:color="auto" w:fill="FFFFFF"/>
                    </w:rPr>
                  </w:rPrChange>
                </w:rPr>
                <w:t xml:space="preserve">BlackBerry, Windows </w:t>
              </w:r>
              <w:proofErr w:type="spellStart"/>
              <w:r w:rsidRPr="00BF299F">
                <w:rPr>
                  <w:rStyle w:val="Textoennegrita"/>
                  <w:rFonts w:ascii="Times New Roman" w:eastAsia="Arial" w:hAnsi="Times New Roman" w:cs="Times New Roman"/>
                  <w:i/>
                  <w:iCs/>
                  <w:color w:val="333333"/>
                  <w:sz w:val="24"/>
                  <w:szCs w:val="24"/>
                  <w:shd w:val="clear" w:color="auto" w:fill="FFFFFF"/>
                  <w:rPrChange w:id="184" w:author="Almondris Gonzalez" w:date="2015-05-18T22:05:00Z">
                    <w:rPr>
                      <w:rStyle w:val="Textoennegrita"/>
                      <w:rFonts w:ascii="Arial" w:hAnsi="Arial" w:cs="Arial"/>
                      <w:color w:val="333333"/>
                      <w:shd w:val="clear" w:color="auto" w:fill="FFFFFF"/>
                    </w:rPr>
                  </w:rPrChange>
                </w:rPr>
                <w:t>Phone</w:t>
              </w:r>
              <w:proofErr w:type="spellEnd"/>
              <w:r w:rsidRPr="00BF299F">
                <w:rPr>
                  <w:rStyle w:val="Textoennegrita"/>
                  <w:rFonts w:ascii="Times New Roman" w:eastAsia="Arial" w:hAnsi="Times New Roman" w:cs="Times New Roman"/>
                  <w:i/>
                  <w:iCs/>
                  <w:color w:val="333333"/>
                  <w:sz w:val="24"/>
                  <w:szCs w:val="24"/>
                  <w:shd w:val="clear" w:color="auto" w:fill="FFFFFF"/>
                  <w:rPrChange w:id="185" w:author="Almondris Gonzalez" w:date="2015-05-18T22:05:00Z">
                    <w:rPr>
                      <w:rStyle w:val="Textoennegrita"/>
                      <w:rFonts w:ascii="Arial" w:hAnsi="Arial" w:cs="Arial"/>
                      <w:color w:val="333333"/>
                      <w:shd w:val="clear" w:color="auto" w:fill="FFFFFF"/>
                    </w:rPr>
                  </w:rPrChange>
                </w:rPr>
                <w:t xml:space="preserve"> y Android</w:t>
              </w:r>
              <w:r w:rsidRPr="00BF299F">
                <w:rPr>
                  <w:rFonts w:ascii="Times New Roman" w:eastAsia="Arial" w:hAnsi="Times New Roman" w:cs="Times New Roman"/>
                  <w:color w:val="333333"/>
                  <w:sz w:val="24"/>
                  <w:szCs w:val="24"/>
                  <w:shd w:val="clear" w:color="auto" w:fill="FFFFFF"/>
                  <w:rPrChange w:id="186" w:author="Almondris Gonzalez" w:date="2015-05-18T22:05:00Z">
                    <w:rPr>
                      <w:rFonts w:ascii="Arial" w:hAnsi="Arial" w:cs="Arial"/>
                      <w:color w:val="333333"/>
                      <w:shd w:val="clear" w:color="auto" w:fill="FFFFFF"/>
                    </w:rPr>
                  </w:rPrChange>
                </w:rPr>
                <w:t>. Al igual que en la mayoría de este tipo de aplicaciones, para empezar, hay que introducir datos básicos, como peso, estatura y nivel de actividad</w:t>
              </w:r>
            </w:ins>
            <w:ins w:id="187" w:author="Almondris Gonzalez" w:date="2015-05-13T21:20:00Z">
              <w:r w:rsidRPr="00BF299F">
                <w:rPr>
                  <w:rFonts w:ascii="Times New Roman" w:eastAsia="Arial" w:hAnsi="Times New Roman" w:cs="Times New Roman"/>
                  <w:color w:val="333333"/>
                  <w:sz w:val="24"/>
                  <w:szCs w:val="24"/>
                  <w:shd w:val="clear" w:color="auto" w:fill="FFFFFF"/>
                </w:rPr>
                <w:t xml:space="preserve"> [9].</w:t>
              </w:r>
            </w:ins>
          </w:p>
        </w:tc>
      </w:tr>
      <w:tr w:rsidR="000627CC" w:rsidRPr="00BF299F" w:rsidTr="00BA5C25">
        <w:trPr>
          <w:cnfStyle w:val="000000100000" w:firstRow="0" w:lastRow="0" w:firstColumn="0" w:lastColumn="0" w:oddVBand="0" w:evenVBand="0" w:oddHBand="1" w:evenHBand="0" w:firstRowFirstColumn="0" w:firstRowLastColumn="0" w:lastRowFirstColumn="0" w:lastRowLastColumn="0"/>
          <w:ins w:id="188" w:author="Almondris Gonzalez" w:date="2015-05-13T20:35:00Z"/>
        </w:trPr>
        <w:tc>
          <w:tcPr>
            <w:cnfStyle w:val="001000000000" w:firstRow="0" w:lastRow="0" w:firstColumn="1" w:lastColumn="0" w:oddVBand="0" w:evenVBand="0" w:oddHBand="0" w:evenHBand="0" w:firstRowFirstColumn="0" w:firstRowLastColumn="0" w:lastRowFirstColumn="0" w:lastRowLastColumn="0"/>
            <w:tcW w:w="3114" w:type="dxa"/>
            <w:tcPrChange w:id="189" w:author="Almondris Gonzalez" w:date="2015-05-13T20:59:00Z">
              <w:tcPr>
                <w:tcW w:w="4414" w:type="dxa"/>
              </w:tcPr>
            </w:tcPrChange>
          </w:tcPr>
          <w:p w:rsidR="000627CC" w:rsidRPr="00BF299F" w:rsidRDefault="000627CC">
            <w:pPr>
              <w:jc w:val="center"/>
              <w:cnfStyle w:val="001000100000" w:firstRow="0" w:lastRow="0" w:firstColumn="1" w:lastColumn="0" w:oddVBand="0" w:evenVBand="0" w:oddHBand="1" w:evenHBand="0" w:firstRowFirstColumn="0" w:firstRowLastColumn="0" w:lastRowFirstColumn="0" w:lastRowLastColumn="0"/>
              <w:rPr>
                <w:ins w:id="190" w:author="Almondris Gonzalez" w:date="2015-05-13T20:35:00Z"/>
                <w:rFonts w:ascii="Times New Roman" w:eastAsia="Arial" w:hAnsi="Times New Roman" w:cs="Times New Roman"/>
                <w:color w:val="000000" w:themeColor="text1"/>
                <w:sz w:val="24"/>
                <w:szCs w:val="24"/>
              </w:rPr>
              <w:pPrChange w:id="191" w:author="Almondris Gonzalez" w:date="2015-05-13T21:20:00Z">
                <w:pPr>
                  <w:jc w:val="both"/>
                  <w:cnfStyle w:val="001000100000" w:firstRow="0" w:lastRow="0" w:firstColumn="1" w:lastColumn="0" w:oddVBand="0" w:evenVBand="0" w:oddHBand="1" w:evenHBand="0" w:firstRowFirstColumn="0" w:firstRowLastColumn="0" w:lastRowFirstColumn="0" w:lastRowLastColumn="0"/>
                </w:pPr>
              </w:pPrChange>
            </w:pPr>
            <w:ins w:id="192" w:author="Almondris Gonzalez" w:date="2015-05-13T20:49:00Z">
              <w:r w:rsidRPr="00BF299F">
                <w:rPr>
                  <w:rFonts w:ascii="Times New Roman" w:eastAsia="Arial" w:hAnsi="Times New Roman" w:cs="Times New Roman"/>
                  <w:color w:val="000000" w:themeColor="text1"/>
                  <w:sz w:val="24"/>
                  <w:szCs w:val="24"/>
                </w:rPr>
                <w:t>Sigan</w:t>
              </w:r>
            </w:ins>
          </w:p>
        </w:tc>
        <w:tc>
          <w:tcPr>
            <w:tcW w:w="1701" w:type="dxa"/>
            <w:tcPrChange w:id="193" w:author="Almondris Gonzalez" w:date="2015-05-13T20:59:00Z">
              <w:tcPr>
                <w:tcW w:w="4414" w:type="dxa"/>
              </w:tcPr>
            </w:tcPrChange>
          </w:tcPr>
          <w:p w:rsidR="000627CC" w:rsidRPr="00BF299F" w:rsidRDefault="000627CC">
            <w:pPr>
              <w:jc w:val="center"/>
              <w:cnfStyle w:val="000000100000" w:firstRow="0" w:lastRow="0" w:firstColumn="0" w:lastColumn="0" w:oddVBand="0" w:evenVBand="0" w:oddHBand="1" w:evenHBand="0" w:firstRowFirstColumn="0" w:firstRowLastColumn="0" w:lastRowFirstColumn="0" w:lastRowLastColumn="0"/>
              <w:rPr>
                <w:ins w:id="194" w:author="Almondris Gonzalez" w:date="2015-05-13T20:36:00Z"/>
                <w:rFonts w:ascii="Times New Roman" w:eastAsia="Arial" w:hAnsi="Times New Roman" w:cs="Times New Roman"/>
                <w:color w:val="000000" w:themeColor="text1"/>
                <w:sz w:val="24"/>
                <w:szCs w:val="24"/>
              </w:rPr>
              <w:pPrChange w:id="195" w:author="Almondris Gonzalez" w:date="2015-05-13T21:20:00Z">
                <w:pPr>
                  <w:jc w:val="both"/>
                  <w:cnfStyle w:val="000000100000" w:firstRow="0" w:lastRow="0" w:firstColumn="0" w:lastColumn="0" w:oddVBand="0" w:evenVBand="0" w:oddHBand="1" w:evenHBand="0" w:firstRowFirstColumn="0" w:firstRowLastColumn="0" w:lastRowFirstColumn="0" w:lastRowLastColumn="0"/>
                </w:pPr>
              </w:pPrChange>
            </w:pPr>
            <w:ins w:id="196" w:author="Almondris Gonzalez" w:date="2015-05-13T20:49:00Z">
              <w:r w:rsidRPr="00BF299F">
                <w:rPr>
                  <w:rFonts w:ascii="Times New Roman" w:eastAsia="Arial" w:hAnsi="Times New Roman" w:cs="Times New Roman"/>
                  <w:color w:val="000000" w:themeColor="text1"/>
                  <w:sz w:val="24"/>
                  <w:szCs w:val="24"/>
                </w:rPr>
                <w:t>Desarrollado en ESCOM</w:t>
              </w:r>
            </w:ins>
          </w:p>
        </w:tc>
        <w:tc>
          <w:tcPr>
            <w:tcW w:w="4013" w:type="dxa"/>
            <w:tcPrChange w:id="197" w:author="Almondris Gonzalez" w:date="2015-05-13T20:59:00Z">
              <w:tcPr>
                <w:tcW w:w="4414" w:type="dxa"/>
              </w:tcPr>
            </w:tcPrChange>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ins w:id="198" w:author="Almondris Gonzalez" w:date="2015-05-13T20:35:00Z"/>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Sistema de apoyo a los especialistas de nutrición para generar y/o modificar un tipo de dieta a base a las kilocalorías requeridas por el paciente [10].</w:t>
            </w:r>
          </w:p>
        </w:tc>
      </w:tr>
    </w:tbl>
    <w:p w:rsidR="000627CC" w:rsidRDefault="00420D99">
      <w:pPr>
        <w:pStyle w:val="Descripcin"/>
        <w:jc w:val="center"/>
        <w:rPr>
          <w:rFonts w:ascii="Times New Roman" w:eastAsia="Arial" w:hAnsi="Times New Roman" w:cs="Times New Roman"/>
          <w:color w:val="000000" w:themeColor="text1"/>
          <w:sz w:val="20"/>
          <w:szCs w:val="24"/>
        </w:rPr>
        <w:pPrChange w:id="199" w:author="Almondris Gonzalez" w:date="2015-05-18T22:01:00Z">
          <w:pPr>
            <w:spacing w:after="0"/>
            <w:jc w:val="both"/>
          </w:pPr>
        </w:pPrChange>
      </w:pPr>
      <w:bookmarkStart w:id="200" w:name="_Toc421062281"/>
      <w:r>
        <w:t xml:space="preserve">Tabla </w:t>
      </w:r>
      <w:fldSimple w:instr=" SEQ Tabla \* ARABIC ">
        <w:r w:rsidR="00DC1A26">
          <w:rPr>
            <w:noProof/>
          </w:rPr>
          <w:t>1</w:t>
        </w:r>
      </w:fldSimple>
      <w:r>
        <w:t xml:space="preserve"> Estado del Arte</w:t>
      </w:r>
      <w:r>
        <w:rPr>
          <w:rFonts w:ascii="Times New Roman" w:eastAsia="Arial" w:hAnsi="Times New Roman" w:cs="Times New Roman"/>
          <w:color w:val="000000" w:themeColor="text1"/>
          <w:sz w:val="20"/>
          <w:szCs w:val="24"/>
        </w:rPr>
        <w:t>.</w:t>
      </w:r>
      <w:bookmarkEnd w:id="200"/>
      <w:r w:rsidR="00EF37CC">
        <w:rPr>
          <w:rFonts w:ascii="Times New Roman" w:eastAsia="Arial" w:hAnsi="Times New Roman" w:cs="Times New Roman"/>
          <w:color w:val="000000" w:themeColor="text1"/>
          <w:sz w:val="20"/>
          <w:szCs w:val="24"/>
        </w:rPr>
        <w:fldChar w:fldCharType="begin"/>
      </w:r>
      <w:r w:rsidR="00EF37CC">
        <w:instrText xml:space="preserve"> XE "</w:instrText>
      </w:r>
      <w:ins w:id="201" w:author="Almondris Gonzalez" w:date="2015-05-18T22:00:00Z">
        <w:r w:rsidR="00EF37CC" w:rsidRPr="00053DF6">
          <w:rPr>
            <w:rFonts w:ascii="Times New Roman" w:eastAsia="Arial" w:hAnsi="Times New Roman" w:cs="Times New Roman"/>
            <w:color w:val="000000" w:themeColor="text1"/>
            <w:sz w:val="20"/>
            <w:szCs w:val="24"/>
          </w:rPr>
          <w:instrText>Tabla 1.0.</w:instrText>
        </w:r>
      </w:ins>
      <w:ins w:id="202" w:author="Almondris Gonzalez" w:date="2015-05-18T22:01:00Z">
        <w:r w:rsidR="00EF37CC" w:rsidRPr="00053DF6">
          <w:rPr>
            <w:rFonts w:ascii="Times New Roman" w:eastAsia="Arial" w:hAnsi="Times New Roman" w:cs="Times New Roman"/>
            <w:color w:val="000000" w:themeColor="text1"/>
            <w:sz w:val="20"/>
            <w:szCs w:val="24"/>
          </w:rPr>
          <w:instrText>-</w:instrText>
        </w:r>
      </w:ins>
      <w:ins w:id="203" w:author="Almondris Gonzalez" w:date="2015-05-18T22:00:00Z">
        <w:r w:rsidR="00EF37CC" w:rsidRPr="00053DF6">
          <w:rPr>
            <w:rFonts w:ascii="Times New Roman" w:eastAsia="Arial" w:hAnsi="Times New Roman" w:cs="Times New Roman"/>
            <w:color w:val="000000" w:themeColor="text1"/>
            <w:sz w:val="20"/>
            <w:szCs w:val="24"/>
          </w:rPr>
          <w:instrText xml:space="preserve"> Estado del A</w:instrText>
        </w:r>
      </w:ins>
      <w:ins w:id="204" w:author="Almondris Gonzalez" w:date="2015-05-18T22:01:00Z">
        <w:r w:rsidR="00EF37CC" w:rsidRPr="00053DF6">
          <w:rPr>
            <w:rFonts w:ascii="Times New Roman" w:eastAsia="Arial" w:hAnsi="Times New Roman" w:cs="Times New Roman"/>
            <w:color w:val="000000" w:themeColor="text1"/>
            <w:sz w:val="20"/>
            <w:szCs w:val="24"/>
          </w:rPr>
          <w:instrText>rte.</w:instrText>
        </w:r>
      </w:ins>
      <w:r w:rsidR="00EF37CC">
        <w:instrText xml:space="preserve">" </w:instrText>
      </w:r>
      <w:r w:rsidR="00EF37CC">
        <w:rPr>
          <w:rFonts w:ascii="Times New Roman" w:eastAsia="Arial" w:hAnsi="Times New Roman" w:cs="Times New Roman"/>
          <w:color w:val="000000" w:themeColor="text1"/>
          <w:sz w:val="20"/>
          <w:szCs w:val="24"/>
        </w:rPr>
        <w:fldChar w:fldCharType="end"/>
      </w:r>
    </w:p>
    <w:p w:rsidR="00971C24" w:rsidRDefault="00971C24" w:rsidP="00971C24">
      <w:pPr>
        <w:spacing w:after="0"/>
        <w:jc w:val="center"/>
        <w:rPr>
          <w:rFonts w:ascii="Times New Roman" w:eastAsia="Arial" w:hAnsi="Times New Roman" w:cs="Times New Roman"/>
          <w:color w:val="000000" w:themeColor="text1"/>
          <w:sz w:val="20"/>
          <w:szCs w:val="24"/>
        </w:rPr>
      </w:pPr>
    </w:p>
    <w:p w:rsidR="00A7206E" w:rsidRPr="00971C24" w:rsidRDefault="00A7206E" w:rsidP="00971C24">
      <w:pPr>
        <w:spacing w:after="0"/>
        <w:jc w:val="center"/>
        <w:rPr>
          <w:rFonts w:ascii="Times New Roman" w:eastAsia="Arial" w:hAnsi="Times New Roman" w:cs="Times New Roman"/>
          <w:color w:val="000000" w:themeColor="text1"/>
          <w:sz w:val="20"/>
          <w:szCs w:val="24"/>
        </w:rPr>
      </w:pPr>
    </w:p>
    <w:p w:rsidR="00662FEA" w:rsidRPr="00BF299F" w:rsidDel="00687365" w:rsidRDefault="00662FEA" w:rsidP="00662FEA">
      <w:pPr>
        <w:numPr>
          <w:ilvl w:val="0"/>
          <w:numId w:val="3"/>
        </w:numPr>
        <w:spacing w:after="0"/>
        <w:contextualSpacing/>
        <w:jc w:val="both"/>
        <w:rPr>
          <w:del w:id="205" w:author="Almondris Gonzalez" w:date="2015-05-13T20:38:00Z"/>
          <w:rFonts w:ascii="Times New Roman" w:eastAsia="Arial" w:hAnsi="Times New Roman" w:cs="Times New Roman"/>
          <w:color w:val="000000" w:themeColor="text1"/>
          <w:sz w:val="24"/>
          <w:szCs w:val="24"/>
        </w:rPr>
      </w:pPr>
      <w:del w:id="206" w:author="Almondris Gonzalez" w:date="2015-05-13T20:38:00Z">
        <w:r w:rsidRPr="00BF299F" w:rsidDel="00687365">
          <w:rPr>
            <w:rFonts w:ascii="Times New Roman" w:eastAsia="Arial" w:hAnsi="Times New Roman" w:cs="Times New Roman"/>
            <w:b/>
            <w:color w:val="000000" w:themeColor="text1"/>
            <w:sz w:val="24"/>
            <w:szCs w:val="24"/>
          </w:rPr>
          <w:lastRenderedPageBreak/>
          <w:delText>Diario de los alimentos</w:delText>
        </w:r>
        <w:r w:rsidRPr="00BF299F" w:rsidDel="00687365">
          <w:rPr>
            <w:rFonts w:ascii="Times New Roman" w:eastAsia="Arial" w:hAnsi="Times New Roman" w:cs="Times New Roman"/>
            <w:color w:val="000000" w:themeColor="text1"/>
            <w:sz w:val="24"/>
            <w:szCs w:val="24"/>
          </w:rPr>
          <w:delText>: Aplicación que ayuda a tener un seguimiento de lo que se come todos los días. Cuenta con una base de datos de alimentos con información nutricional y pueden añadirse demás alimentos que la aplicación no conozca.</w:delText>
        </w:r>
        <w:r w:rsidRPr="00BF299F" w:rsidDel="00687365">
          <w:rPr>
            <w:rFonts w:ascii="Times New Roman" w:eastAsia="Arial" w:hAnsi="Times New Roman" w:cs="Times New Roman"/>
            <w:color w:val="FF0000"/>
            <w:sz w:val="24"/>
            <w:szCs w:val="24"/>
            <w:rPrChange w:id="207" w:author="Almondris Gonzalez" w:date="2015-05-18T22:05:00Z">
              <w:rPr>
                <w:rFonts w:eastAsia="Arial" w:cs="Arial"/>
                <w:color w:val="000000" w:themeColor="text1"/>
              </w:rPr>
            </w:rPrChange>
          </w:rPr>
          <w:delText xml:space="preserve"> [REF]</w:delText>
        </w:r>
      </w:del>
    </w:p>
    <w:p w:rsidR="00662FEA" w:rsidRPr="00BF299F" w:rsidDel="00486369" w:rsidRDefault="00662FEA" w:rsidP="00662FEA">
      <w:pPr>
        <w:spacing w:after="0"/>
        <w:jc w:val="both"/>
        <w:rPr>
          <w:del w:id="208" w:author="Almondris Gonzalez" w:date="2015-05-13T21:32:00Z"/>
          <w:rFonts w:ascii="Times New Roman" w:hAnsi="Times New Roman" w:cs="Times New Roman"/>
          <w:b/>
          <w:bCs/>
          <w:sz w:val="24"/>
          <w:szCs w:val="24"/>
        </w:rPr>
      </w:pPr>
    </w:p>
    <w:p w:rsidR="00662FEA" w:rsidRPr="00BF299F" w:rsidDel="00486369" w:rsidRDefault="00662FEA" w:rsidP="00662FEA">
      <w:pPr>
        <w:numPr>
          <w:ilvl w:val="1"/>
          <w:numId w:val="0"/>
        </w:numPr>
        <w:rPr>
          <w:del w:id="209" w:author="Almondris Gonzalez" w:date="2015-05-13T21:32:00Z"/>
          <w:rFonts w:ascii="Times New Roman" w:eastAsiaTheme="minorEastAsia" w:hAnsi="Times New Roman" w:cs="Times New Roman"/>
          <w:b/>
          <w:color w:val="2E74B5" w:themeColor="accent1" w:themeShade="BF"/>
          <w:spacing w:val="15"/>
          <w:sz w:val="24"/>
          <w:szCs w:val="24"/>
        </w:rPr>
      </w:pPr>
      <w:del w:id="210" w:author="Almondris Gonzalez" w:date="2015-05-13T21:32:00Z">
        <w:r w:rsidRPr="00BF299F" w:rsidDel="00486369">
          <w:rPr>
            <w:rFonts w:ascii="Times New Roman" w:eastAsiaTheme="minorEastAsia" w:hAnsi="Times New Roman" w:cs="Times New Roman"/>
            <w:b/>
            <w:color w:val="2E74B5" w:themeColor="accent1" w:themeShade="BF"/>
            <w:spacing w:val="15"/>
            <w:sz w:val="24"/>
            <w:szCs w:val="24"/>
          </w:rPr>
          <w:delText>1.1.1Sistemas de Nutrición desarrollados en la ESCOM</w:delText>
        </w:r>
      </w:del>
    </w:p>
    <w:p w:rsidR="00662FEA" w:rsidRPr="00BF299F" w:rsidDel="00486369" w:rsidRDefault="00662FEA" w:rsidP="00662FEA">
      <w:pPr>
        <w:spacing w:after="0"/>
        <w:jc w:val="both"/>
        <w:rPr>
          <w:del w:id="211" w:author="Almondris Gonzalez" w:date="2015-05-13T21:32:00Z"/>
          <w:rFonts w:ascii="Times New Roman" w:eastAsia="Arial" w:hAnsi="Times New Roman" w:cs="Times New Roman"/>
          <w:color w:val="000000" w:themeColor="text1"/>
          <w:sz w:val="24"/>
          <w:szCs w:val="24"/>
        </w:rPr>
      </w:pPr>
    </w:p>
    <w:p w:rsidR="00662FEA" w:rsidRPr="00BF299F" w:rsidDel="00486369" w:rsidRDefault="00662FEA" w:rsidP="00662FEA">
      <w:pPr>
        <w:numPr>
          <w:ilvl w:val="0"/>
          <w:numId w:val="3"/>
        </w:numPr>
        <w:spacing w:after="0"/>
        <w:contextualSpacing/>
        <w:jc w:val="both"/>
        <w:rPr>
          <w:del w:id="212" w:author="Almondris Gonzalez" w:date="2015-05-13T21:32:00Z"/>
          <w:rFonts w:ascii="Times New Roman" w:hAnsi="Times New Roman" w:cs="Times New Roman"/>
          <w:color w:val="000000" w:themeColor="text1"/>
          <w:sz w:val="24"/>
          <w:szCs w:val="24"/>
        </w:rPr>
      </w:pPr>
      <w:del w:id="213" w:author="Almondris Gonzalez" w:date="2015-05-13T21:32:00Z">
        <w:r w:rsidRPr="00BF299F" w:rsidDel="00486369">
          <w:rPr>
            <w:rFonts w:ascii="Times New Roman" w:eastAsia="Arial" w:hAnsi="Times New Roman" w:cs="Times New Roman"/>
            <w:b/>
            <w:color w:val="000000" w:themeColor="text1"/>
            <w:sz w:val="24"/>
            <w:szCs w:val="24"/>
          </w:rPr>
          <w:delText>SIGAN</w:delText>
        </w:r>
        <w:r w:rsidRPr="00BF299F" w:rsidDel="00486369">
          <w:rPr>
            <w:rFonts w:ascii="Times New Roman" w:eastAsia="Arial" w:hAnsi="Times New Roman" w:cs="Times New Roman"/>
            <w:color w:val="000000" w:themeColor="text1"/>
            <w:sz w:val="24"/>
            <w:szCs w:val="24"/>
          </w:rPr>
          <w:delText>: Sistema de apoyo a los especialistas de nutrición para generar y/o modificar un tipo de dieta a base a las kilocalorías requeridas por el paciente</w:delText>
        </w:r>
      </w:del>
    </w:p>
    <w:p w:rsidR="00662FEA" w:rsidRPr="00BF299F" w:rsidRDefault="00BA6D6F" w:rsidP="002B3084">
      <w:pPr>
        <w:pStyle w:val="Ttulo2"/>
        <w:rPr>
          <w:rFonts w:ascii="Times New Roman" w:hAnsi="Times New Roman" w:cs="Times New Roman"/>
          <w:b/>
          <w:bCs/>
          <w:sz w:val="24"/>
          <w:szCs w:val="24"/>
        </w:rPr>
      </w:pPr>
      <w:bookmarkStart w:id="214" w:name="_Toc421088214"/>
      <w:r w:rsidRPr="00BF299F">
        <w:rPr>
          <w:rFonts w:ascii="Times New Roman" w:eastAsia="Helvetica" w:hAnsi="Times New Roman" w:cs="Times New Roman"/>
          <w:b/>
          <w:bCs/>
          <w:sz w:val="24"/>
          <w:szCs w:val="24"/>
          <w:shd w:val="clear" w:color="auto" w:fill="FFFFFF"/>
        </w:rPr>
        <w:t>1</w:t>
      </w:r>
      <w:r w:rsidR="00662FEA" w:rsidRPr="00BF299F">
        <w:rPr>
          <w:rFonts w:ascii="Times New Roman" w:eastAsia="Helvetica" w:hAnsi="Times New Roman" w:cs="Times New Roman"/>
          <w:b/>
          <w:bCs/>
          <w:sz w:val="24"/>
          <w:szCs w:val="24"/>
          <w:shd w:val="clear" w:color="auto" w:fill="FFFFFF"/>
        </w:rPr>
        <w:t>.</w:t>
      </w:r>
      <w:r w:rsidRPr="00BF299F">
        <w:rPr>
          <w:rFonts w:ascii="Times New Roman" w:eastAsia="Helvetica" w:hAnsi="Times New Roman" w:cs="Times New Roman"/>
          <w:b/>
          <w:bCs/>
          <w:sz w:val="24"/>
          <w:szCs w:val="24"/>
          <w:shd w:val="clear" w:color="auto" w:fill="FFFFFF"/>
        </w:rPr>
        <w:t>3</w:t>
      </w:r>
      <w:r w:rsidR="00662FEA" w:rsidRPr="00BF299F">
        <w:rPr>
          <w:rFonts w:ascii="Times New Roman" w:eastAsia="Helvetica" w:hAnsi="Times New Roman" w:cs="Times New Roman"/>
          <w:b/>
          <w:bCs/>
          <w:sz w:val="24"/>
          <w:szCs w:val="24"/>
          <w:shd w:val="clear" w:color="auto" w:fill="FFFFFF"/>
        </w:rPr>
        <w:t xml:space="preserve"> Fundamentos de la Nutrición.</w:t>
      </w:r>
      <w:bookmarkEnd w:id="214"/>
      <w:r w:rsidR="00662FEA" w:rsidRPr="00BF299F">
        <w:rPr>
          <w:rFonts w:ascii="Times New Roman" w:eastAsia="Helvetica" w:hAnsi="Times New Roman" w:cs="Times New Roman"/>
          <w:b/>
          <w:bCs/>
          <w:sz w:val="24"/>
          <w:szCs w:val="24"/>
          <w:shd w:val="clear" w:color="auto" w:fill="FFFFFF"/>
        </w:rPr>
        <w:t> </w:t>
      </w:r>
    </w:p>
    <w:p w:rsidR="00662FEA" w:rsidRPr="00BF299F" w:rsidRDefault="00662FEA" w:rsidP="00662FEA">
      <w:pPr>
        <w:spacing w:after="0"/>
        <w:jc w:val="both"/>
        <w:rPr>
          <w:rFonts w:ascii="Times New Roman" w:hAnsi="Times New Roman" w:cs="Times New Roman"/>
          <w:color w:val="000000" w:themeColor="text1"/>
          <w:sz w:val="24"/>
          <w:szCs w:val="24"/>
        </w:rPr>
      </w:pPr>
    </w:p>
    <w:p w:rsidR="00662FEA" w:rsidRPr="00BF299F" w:rsidRDefault="00662FEA" w:rsidP="00662FEA">
      <w:pPr>
        <w:spacing w:after="0"/>
        <w:jc w:val="both"/>
        <w:rPr>
          <w:rFonts w:ascii="Times New Roman"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El objetivo de la dieta es aprender a alimentarse en forma adecuada y con todos los nutrientes necesarios, no solo para reducir de peso sino para tener una vida sana y mantener un peso adecuado.</w:t>
      </w:r>
    </w:p>
    <w:p w:rsidR="00662FEA" w:rsidRPr="00BF299F" w:rsidRDefault="00662FEA" w:rsidP="002B3084">
      <w:pPr>
        <w:pStyle w:val="Ttulo3"/>
        <w:rPr>
          <w:rFonts w:ascii="Times New Roman" w:hAnsi="Times New Roman" w:cs="Times New Roman"/>
        </w:rPr>
      </w:pPr>
      <w:r w:rsidRPr="00BF299F">
        <w:rPr>
          <w:rFonts w:ascii="Times New Roman" w:hAnsi="Times New Roman" w:cs="Times New Roman"/>
          <w:shd w:val="clear" w:color="auto" w:fill="FFFFFF"/>
        </w:rPr>
        <w:br/>
      </w:r>
      <w:bookmarkStart w:id="215" w:name="_Toc421088215"/>
      <w:r w:rsidR="00BA6D6F" w:rsidRPr="00BF299F">
        <w:rPr>
          <w:rFonts w:ascii="Times New Roman" w:eastAsia="Helvetica" w:hAnsi="Times New Roman" w:cs="Times New Roman"/>
          <w:b/>
          <w:bCs/>
          <w:color w:val="2E74B5" w:themeColor="accent1" w:themeShade="BF"/>
          <w:shd w:val="clear" w:color="auto" w:fill="FFFFFF"/>
        </w:rPr>
        <w:t>1.3</w:t>
      </w:r>
      <w:r w:rsidRPr="00BF299F">
        <w:rPr>
          <w:rFonts w:ascii="Times New Roman" w:eastAsia="Helvetica" w:hAnsi="Times New Roman" w:cs="Times New Roman"/>
          <w:b/>
          <w:bCs/>
          <w:color w:val="2E74B5" w:themeColor="accent1" w:themeShade="BF"/>
          <w:shd w:val="clear" w:color="auto" w:fill="FFFFFF"/>
        </w:rPr>
        <w:t>.1 Grupos de Alimentos</w:t>
      </w:r>
      <w:bookmarkEnd w:id="215"/>
    </w:p>
    <w:p w:rsidR="00662FEA" w:rsidRPr="00BF299F" w:rsidRDefault="00662FEA" w:rsidP="00662FEA">
      <w:pPr>
        <w:spacing w:after="0"/>
        <w:jc w:val="both"/>
        <w:rPr>
          <w:rFonts w:ascii="Times New Roman" w:hAnsi="Times New Roman" w:cs="Times New Roman"/>
          <w:color w:val="000000" w:themeColor="text1"/>
          <w:sz w:val="24"/>
          <w:szCs w:val="24"/>
        </w:rPr>
      </w:pPr>
    </w:p>
    <w:p w:rsidR="000627CC" w:rsidRPr="00BF299F" w:rsidRDefault="000627CC" w:rsidP="000627CC">
      <w:pPr>
        <w:spacing w:after="0"/>
        <w:jc w:val="both"/>
        <w:rPr>
          <w:rFonts w:ascii="Times New Roman"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 xml:space="preserve">Para lograr una alimentación correcta, es necesario calificar los alimentos en grupos de acuerdo con su </w:t>
      </w:r>
      <w:r w:rsidR="00A94BDA" w:rsidRPr="00BF299F">
        <w:rPr>
          <w:rFonts w:ascii="Times New Roman" w:eastAsia="Arial" w:hAnsi="Times New Roman" w:cs="Times New Roman"/>
          <w:color w:val="000000" w:themeColor="text1"/>
          <w:sz w:val="24"/>
          <w:szCs w:val="24"/>
        </w:rPr>
        <w:t>función en la alimentación. [11]</w:t>
      </w:r>
      <w:del w:id="216" w:author="Wellcom" w:date="2015-05-14T10:50:00Z">
        <w:r w:rsidRPr="00BF299F" w:rsidDel="00E035F9">
          <w:rPr>
            <w:rFonts w:ascii="Times New Roman" w:eastAsia="Arial" w:hAnsi="Times New Roman" w:cs="Times New Roman"/>
            <w:color w:val="000000" w:themeColor="text1"/>
            <w:sz w:val="24"/>
            <w:szCs w:val="24"/>
          </w:rPr>
          <w:delText>.</w:delText>
        </w:r>
      </w:del>
      <w:del w:id="217" w:author="Almondris Gonzalez" w:date="2015-05-13T21:32:00Z">
        <w:r w:rsidRPr="00BF299F" w:rsidDel="00486369">
          <w:rPr>
            <w:rFonts w:ascii="Times New Roman" w:eastAsia="Arial" w:hAnsi="Times New Roman" w:cs="Times New Roman"/>
            <w:color w:val="000000" w:themeColor="text1"/>
            <w:sz w:val="24"/>
            <w:szCs w:val="24"/>
          </w:rPr>
          <w:delText>3</w:delText>
        </w:r>
      </w:del>
    </w:p>
    <w:p w:rsidR="000627CC" w:rsidRPr="00BF299F" w:rsidRDefault="000627CC" w:rsidP="000627CC">
      <w:pPr>
        <w:pStyle w:val="Prrafodelista"/>
        <w:numPr>
          <w:ilvl w:val="0"/>
          <w:numId w:val="2"/>
        </w:numPr>
        <w:spacing w:after="0"/>
        <w:jc w:val="both"/>
        <w:rPr>
          <w:rFonts w:ascii="Times New Roman"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Verduras y frutas.</w:t>
      </w:r>
    </w:p>
    <w:p w:rsidR="000627CC" w:rsidRPr="00083F0B" w:rsidRDefault="000627CC" w:rsidP="000627CC">
      <w:pPr>
        <w:pStyle w:val="Prrafodelista"/>
        <w:numPr>
          <w:ilvl w:val="0"/>
          <w:numId w:val="2"/>
        </w:numPr>
        <w:spacing w:after="0"/>
        <w:jc w:val="both"/>
        <w:rPr>
          <w:rFonts w:ascii="Times New Roman"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Cereales y tubérculos.</w:t>
      </w:r>
    </w:p>
    <w:p w:rsidR="00083F0B" w:rsidRPr="00BF299F" w:rsidRDefault="00083F0B" w:rsidP="000627CC">
      <w:pPr>
        <w:pStyle w:val="Prrafodelista"/>
        <w:numPr>
          <w:ilvl w:val="0"/>
          <w:numId w:val="2"/>
        </w:numPr>
        <w:spacing w:after="0"/>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Origen animal.</w:t>
      </w:r>
    </w:p>
    <w:p w:rsidR="000627CC" w:rsidRPr="00BF299F" w:rsidRDefault="000627CC" w:rsidP="000627CC">
      <w:pPr>
        <w:pStyle w:val="Prrafodelista"/>
        <w:numPr>
          <w:ilvl w:val="0"/>
          <w:numId w:val="2"/>
        </w:numPr>
        <w:spacing w:after="0"/>
        <w:jc w:val="both"/>
        <w:rPr>
          <w:rFonts w:ascii="Times New Roman"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Leguminosas</w:t>
      </w:r>
      <w:r w:rsidR="00083F0B">
        <w:rPr>
          <w:rFonts w:ascii="Times New Roman" w:eastAsia="Arial" w:hAnsi="Times New Roman" w:cs="Times New Roman"/>
          <w:color w:val="000000" w:themeColor="text1"/>
          <w:sz w:val="24"/>
          <w:szCs w:val="24"/>
        </w:rPr>
        <w:t>.</w:t>
      </w:r>
    </w:p>
    <w:p w:rsidR="00662FEA" w:rsidRPr="00BF299F" w:rsidRDefault="00662FEA" w:rsidP="000627CC">
      <w:pPr>
        <w:spacing w:after="0"/>
        <w:ind w:left="720"/>
        <w:contextualSpacing/>
        <w:jc w:val="both"/>
        <w:rPr>
          <w:rFonts w:ascii="Times New Roman" w:hAnsi="Times New Roman" w:cs="Times New Roman"/>
          <w:color w:val="000000" w:themeColor="text1"/>
          <w:sz w:val="24"/>
          <w:szCs w:val="24"/>
        </w:rPr>
      </w:pPr>
    </w:p>
    <w:p w:rsidR="00662FEA" w:rsidRPr="00EA6FD1" w:rsidRDefault="00662FEA" w:rsidP="002B3084">
      <w:pPr>
        <w:pStyle w:val="Ttulo3"/>
        <w:rPr>
          <w:rFonts w:ascii="Times New Roman" w:hAnsi="Times New Roman" w:cs="Times New Roman"/>
          <w:lang w:val="pt-BR"/>
        </w:rPr>
      </w:pPr>
      <w:r w:rsidRPr="00961766">
        <w:rPr>
          <w:rFonts w:ascii="Times New Roman" w:hAnsi="Times New Roman" w:cs="Times New Roman"/>
          <w:shd w:val="clear" w:color="auto" w:fill="FFFFFF"/>
          <w:lang w:val="pt-BR"/>
        </w:rPr>
        <w:br/>
      </w:r>
      <w:bookmarkStart w:id="218" w:name="_Toc421088216"/>
      <w:r w:rsidR="00BA6D6F" w:rsidRPr="00EA6FD1">
        <w:rPr>
          <w:rFonts w:ascii="Times New Roman" w:eastAsia="Helvetica" w:hAnsi="Times New Roman" w:cs="Times New Roman"/>
          <w:b/>
          <w:bCs/>
          <w:color w:val="2E74B5" w:themeColor="accent1" w:themeShade="BF"/>
          <w:shd w:val="clear" w:color="auto" w:fill="FFFFFF"/>
          <w:lang w:val="pt-BR"/>
        </w:rPr>
        <w:t>1.3</w:t>
      </w:r>
      <w:r w:rsidRPr="00EA6FD1">
        <w:rPr>
          <w:rFonts w:ascii="Times New Roman" w:eastAsia="Helvetica" w:hAnsi="Times New Roman" w:cs="Times New Roman"/>
          <w:b/>
          <w:bCs/>
          <w:color w:val="2E74B5" w:themeColor="accent1" w:themeShade="BF"/>
          <w:shd w:val="clear" w:color="auto" w:fill="FFFFFF"/>
          <w:lang w:val="pt-BR"/>
        </w:rPr>
        <w:t xml:space="preserve">.2 Cálculo </w:t>
      </w:r>
      <w:proofErr w:type="spellStart"/>
      <w:ins w:id="219" w:author="Almondris Gonzalez" w:date="2015-05-13T13:47:00Z">
        <w:r w:rsidRPr="00EA6FD1">
          <w:rPr>
            <w:rFonts w:ascii="Times New Roman" w:eastAsia="Helvetica" w:hAnsi="Times New Roman" w:cs="Times New Roman"/>
            <w:b/>
            <w:bCs/>
            <w:color w:val="2E74B5" w:themeColor="accent1" w:themeShade="BF"/>
            <w:shd w:val="clear" w:color="auto" w:fill="FFFFFF"/>
            <w:lang w:val="pt-BR"/>
          </w:rPr>
          <w:t>d</w:t>
        </w:r>
      </w:ins>
      <w:del w:id="220" w:author="Almondris Gonzalez" w:date="2015-05-13T13:47:00Z">
        <w:r w:rsidRPr="00EA6FD1" w:rsidDel="007B0E40">
          <w:rPr>
            <w:rFonts w:ascii="Times New Roman" w:eastAsia="Helvetica" w:hAnsi="Times New Roman" w:cs="Times New Roman"/>
            <w:b/>
            <w:bCs/>
            <w:color w:val="2E74B5" w:themeColor="accent1" w:themeShade="BF"/>
            <w:shd w:val="clear" w:color="auto" w:fill="FFFFFF"/>
            <w:lang w:val="pt-BR"/>
          </w:rPr>
          <w:delText>D</w:delText>
        </w:r>
      </w:del>
      <w:r w:rsidR="00A63D51" w:rsidRPr="00EA6FD1">
        <w:rPr>
          <w:rFonts w:ascii="Times New Roman" w:eastAsia="Helvetica" w:hAnsi="Times New Roman" w:cs="Times New Roman"/>
          <w:b/>
          <w:bCs/>
          <w:color w:val="2E74B5" w:themeColor="accent1" w:themeShade="BF"/>
          <w:shd w:val="clear" w:color="auto" w:fill="FFFFFF"/>
          <w:lang w:val="pt-BR"/>
        </w:rPr>
        <w:t>el</w:t>
      </w:r>
      <w:proofErr w:type="spellEnd"/>
      <w:r w:rsidR="00A63D51" w:rsidRPr="00EA6FD1">
        <w:rPr>
          <w:rFonts w:ascii="Times New Roman" w:eastAsia="Helvetica" w:hAnsi="Times New Roman" w:cs="Times New Roman"/>
          <w:b/>
          <w:bCs/>
          <w:color w:val="2E74B5" w:themeColor="accent1" w:themeShade="BF"/>
          <w:shd w:val="clear" w:color="auto" w:fill="FFFFFF"/>
          <w:lang w:val="pt-BR"/>
        </w:rPr>
        <w:t xml:space="preserve"> Índice</w:t>
      </w:r>
      <w:r w:rsidRPr="00EA6FD1">
        <w:rPr>
          <w:rFonts w:ascii="Times New Roman" w:eastAsia="Helvetica" w:hAnsi="Times New Roman" w:cs="Times New Roman"/>
          <w:b/>
          <w:bCs/>
          <w:color w:val="2E74B5" w:themeColor="accent1" w:themeShade="BF"/>
          <w:shd w:val="clear" w:color="auto" w:fill="FFFFFF"/>
          <w:lang w:val="pt-BR"/>
        </w:rPr>
        <w:t xml:space="preserve"> </w:t>
      </w:r>
      <w:ins w:id="221" w:author="Almondris Gonzalez" w:date="2015-05-13T13:47:00Z">
        <w:r w:rsidRPr="00EA6FD1">
          <w:rPr>
            <w:rFonts w:ascii="Times New Roman" w:eastAsia="Helvetica" w:hAnsi="Times New Roman" w:cs="Times New Roman"/>
            <w:b/>
            <w:bCs/>
            <w:color w:val="2E74B5" w:themeColor="accent1" w:themeShade="BF"/>
            <w:shd w:val="clear" w:color="auto" w:fill="FFFFFF"/>
            <w:lang w:val="pt-BR"/>
          </w:rPr>
          <w:t>d</w:t>
        </w:r>
      </w:ins>
      <w:del w:id="222" w:author="Almondris Gonzalez" w:date="2015-05-13T13:47:00Z">
        <w:r w:rsidRPr="00EA6FD1" w:rsidDel="007B0E40">
          <w:rPr>
            <w:rFonts w:ascii="Times New Roman" w:eastAsia="Helvetica" w:hAnsi="Times New Roman" w:cs="Times New Roman"/>
            <w:b/>
            <w:bCs/>
            <w:color w:val="2E74B5" w:themeColor="accent1" w:themeShade="BF"/>
            <w:shd w:val="clear" w:color="auto" w:fill="FFFFFF"/>
            <w:lang w:val="pt-BR"/>
          </w:rPr>
          <w:delText>D</w:delText>
        </w:r>
      </w:del>
      <w:r w:rsidRPr="00EA6FD1">
        <w:rPr>
          <w:rFonts w:ascii="Times New Roman" w:eastAsia="Helvetica" w:hAnsi="Times New Roman" w:cs="Times New Roman"/>
          <w:b/>
          <w:bCs/>
          <w:color w:val="2E74B5" w:themeColor="accent1" w:themeShade="BF"/>
          <w:shd w:val="clear" w:color="auto" w:fill="FFFFFF"/>
          <w:lang w:val="pt-BR"/>
        </w:rPr>
        <w:t xml:space="preserve">e </w:t>
      </w:r>
      <w:proofErr w:type="spellStart"/>
      <w:r w:rsidRPr="00EA6FD1">
        <w:rPr>
          <w:rFonts w:ascii="Times New Roman" w:eastAsia="Helvetica" w:hAnsi="Times New Roman" w:cs="Times New Roman"/>
          <w:b/>
          <w:bCs/>
          <w:color w:val="2E74B5" w:themeColor="accent1" w:themeShade="BF"/>
          <w:shd w:val="clear" w:color="auto" w:fill="FFFFFF"/>
          <w:lang w:val="pt-BR"/>
        </w:rPr>
        <w:t>Masa</w:t>
      </w:r>
      <w:proofErr w:type="spellEnd"/>
      <w:r w:rsidRPr="00EA6FD1">
        <w:rPr>
          <w:rFonts w:ascii="Times New Roman" w:eastAsia="Helvetica" w:hAnsi="Times New Roman" w:cs="Times New Roman"/>
          <w:b/>
          <w:bCs/>
          <w:color w:val="2E74B5" w:themeColor="accent1" w:themeShade="BF"/>
          <w:shd w:val="clear" w:color="auto" w:fill="FFFFFF"/>
          <w:lang w:val="pt-BR"/>
        </w:rPr>
        <w:t xml:space="preserve"> Corporal (IMC)</w:t>
      </w:r>
      <w:bookmarkEnd w:id="218"/>
      <w:r w:rsidRPr="00EA6FD1">
        <w:rPr>
          <w:rFonts w:ascii="Times New Roman" w:eastAsia="Helvetica" w:hAnsi="Times New Roman" w:cs="Times New Roman"/>
          <w:shd w:val="clear" w:color="auto" w:fill="FFFFFF"/>
          <w:lang w:val="pt-BR"/>
        </w:rPr>
        <w:t> </w:t>
      </w:r>
    </w:p>
    <w:p w:rsidR="000627CC" w:rsidRPr="00BF299F" w:rsidRDefault="000627CC" w:rsidP="000627CC">
      <w:pPr>
        <w:spacing w:after="0"/>
        <w:jc w:val="both"/>
        <w:rPr>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El índice de masa corporal (IMC) se calcula usando la estatura y el peso y se emplea para calcular la grasa corporal.</w:t>
      </w:r>
    </w:p>
    <w:p w:rsidR="000627CC" w:rsidRPr="00BF299F" w:rsidRDefault="000627CC" w:rsidP="000627CC">
      <w:pPr>
        <w:spacing w:after="0"/>
        <w:jc w:val="both"/>
        <w:rPr>
          <w:rFonts w:ascii="Times New Roman" w:hAnsi="Times New Roman" w:cs="Times New Roman"/>
          <w:color w:val="000000" w:themeColor="text1"/>
          <w:sz w:val="24"/>
          <w:szCs w:val="24"/>
        </w:rPr>
      </w:pPr>
    </w:p>
    <w:p w:rsidR="000627CC" w:rsidRPr="00BF299F" w:rsidRDefault="000627CC" w:rsidP="000627CC">
      <w:pPr>
        <w:spacing w:after="0"/>
        <w:jc w:val="both"/>
        <w:rPr>
          <w:ins w:id="223" w:author="Almondris Gonzalez" w:date="2015-05-13T13:47:00Z"/>
          <w:rFonts w:ascii="Times New Roman" w:eastAsia="Arial" w:hAnsi="Times New Roman" w:cs="Times New Roman"/>
          <w:color w:val="000000" w:themeColor="text1"/>
          <w:sz w:val="24"/>
          <w:szCs w:val="24"/>
        </w:rPr>
      </w:pPr>
      <w:r w:rsidRPr="00BF299F">
        <w:rPr>
          <w:rFonts w:ascii="Times New Roman" w:eastAsia="Arial" w:hAnsi="Times New Roman" w:cs="Times New Roman"/>
          <w:color w:val="000000" w:themeColor="text1"/>
          <w:sz w:val="24"/>
          <w:szCs w:val="24"/>
        </w:rPr>
        <w:t>Empezando en 25.0, cuanto más alto es su IMC. (Induce de masa corporal) [12], mayor es su riesgo de presentar problemas de salud relacionados con la obesidad. Estos rangos de IMC se usan para describir niveles de riesgo.</w:t>
      </w:r>
      <w:del w:id="224" w:author="Almondris Gonzalez" w:date="2015-05-13T21:35:00Z">
        <w:r w:rsidRPr="00BF299F" w:rsidDel="00486369">
          <w:rPr>
            <w:rFonts w:ascii="Times New Roman" w:eastAsia="Arial" w:hAnsi="Times New Roman" w:cs="Times New Roman"/>
            <w:color w:val="000000" w:themeColor="text1"/>
            <w:sz w:val="24"/>
            <w:szCs w:val="24"/>
          </w:rPr>
          <w:delText>4</w:delText>
        </w:r>
      </w:del>
    </w:p>
    <w:p w:rsidR="000627CC" w:rsidRPr="00BF299F" w:rsidRDefault="000627CC" w:rsidP="000627CC">
      <w:pPr>
        <w:spacing w:after="0"/>
        <w:jc w:val="both"/>
        <w:rPr>
          <w:rFonts w:ascii="Times New Roman" w:eastAsia="Arial" w:hAnsi="Times New Roman" w:cs="Times New Roman"/>
          <w:color w:val="000000" w:themeColor="text1"/>
          <w:sz w:val="24"/>
          <w:szCs w:val="24"/>
        </w:rPr>
      </w:pPr>
    </w:p>
    <w:p w:rsidR="000627CC" w:rsidRPr="00BF299F" w:rsidRDefault="00DD5465" w:rsidP="000627CC">
      <w:pPr>
        <w:spacing w:after="0"/>
        <w:jc w:val="both"/>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En la </w:t>
      </w:r>
      <w:r w:rsidR="000627CC" w:rsidRPr="00BF299F">
        <w:rPr>
          <w:rFonts w:ascii="Times New Roman" w:eastAsia="Arial" w:hAnsi="Times New Roman" w:cs="Times New Roman"/>
          <w:color w:val="000000" w:themeColor="text1"/>
          <w:sz w:val="24"/>
          <w:szCs w:val="24"/>
        </w:rPr>
        <w:t>Imagen</w:t>
      </w:r>
      <w:r>
        <w:rPr>
          <w:rFonts w:ascii="Times New Roman" w:eastAsia="Arial" w:hAnsi="Times New Roman" w:cs="Times New Roman"/>
          <w:color w:val="000000" w:themeColor="text1"/>
          <w:sz w:val="24"/>
          <w:szCs w:val="24"/>
        </w:rPr>
        <w:t xml:space="preserve"> 6</w:t>
      </w:r>
      <w:r w:rsidR="000627CC" w:rsidRPr="00BF299F">
        <w:rPr>
          <w:rFonts w:ascii="Times New Roman" w:eastAsia="Arial" w:hAnsi="Times New Roman" w:cs="Times New Roman"/>
          <w:color w:val="000000" w:themeColor="text1"/>
          <w:sz w:val="24"/>
          <w:szCs w:val="24"/>
        </w:rPr>
        <w:t xml:space="preserve"> se muestra la fórmula para calcular la IMC.</w:t>
      </w:r>
    </w:p>
    <w:p w:rsidR="000627CC" w:rsidRPr="00BF299F" w:rsidRDefault="000627CC" w:rsidP="000627CC">
      <w:pPr>
        <w:spacing w:after="0"/>
        <w:jc w:val="both"/>
        <w:rPr>
          <w:rFonts w:ascii="Times New Roman" w:hAnsi="Times New Roman" w:cs="Times New Roman"/>
          <w:color w:val="000000" w:themeColor="text1"/>
          <w:sz w:val="24"/>
          <w:szCs w:val="24"/>
        </w:rPr>
      </w:pPr>
    </w:p>
    <w:p w:rsidR="000627CC" w:rsidRPr="00BF299F" w:rsidRDefault="000627CC" w:rsidP="000627CC">
      <w:pPr>
        <w:spacing w:after="0"/>
        <w:jc w:val="center"/>
        <w:rPr>
          <w:rFonts w:ascii="Times New Roman" w:hAnsi="Times New Roman" w:cs="Times New Roman"/>
          <w:color w:val="000000" w:themeColor="text1"/>
          <w:sz w:val="24"/>
          <w:szCs w:val="24"/>
        </w:rPr>
      </w:pPr>
      <w:r w:rsidRPr="00BF299F">
        <w:rPr>
          <w:rFonts w:ascii="Times New Roman" w:hAnsi="Times New Roman" w:cs="Times New Roman"/>
          <w:noProof/>
          <w:color w:val="000000" w:themeColor="text1"/>
          <w:sz w:val="24"/>
          <w:szCs w:val="24"/>
          <w:lang w:eastAsia="es-MX"/>
        </w:rPr>
        <w:drawing>
          <wp:inline distT="0" distB="0" distL="0" distR="0" wp14:anchorId="06537552" wp14:editId="4AC89066">
            <wp:extent cx="4248256" cy="1278605"/>
            <wp:effectExtent l="0" t="0" r="0" b="0"/>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248256" cy="1278605"/>
                    </a:xfrm>
                    <a:prstGeom prst="rect">
                      <a:avLst/>
                    </a:prstGeom>
                    <a:noFill/>
                    <a:ln>
                      <a:noFill/>
                      <a:prstDash/>
                    </a:ln>
                  </pic:spPr>
                </pic:pic>
              </a:graphicData>
            </a:graphic>
          </wp:inline>
        </w:drawing>
      </w:r>
    </w:p>
    <w:p w:rsidR="000627CC" w:rsidRPr="00971C24" w:rsidRDefault="00DD5465" w:rsidP="00DD5465">
      <w:pPr>
        <w:pStyle w:val="Descripcin"/>
        <w:jc w:val="center"/>
        <w:rPr>
          <w:rFonts w:ascii="Times New Roman" w:hAnsi="Times New Roman" w:cs="Times New Roman"/>
          <w:color w:val="000000" w:themeColor="text1"/>
          <w:sz w:val="20"/>
          <w:szCs w:val="24"/>
        </w:rPr>
      </w:pPr>
      <w:bookmarkStart w:id="225" w:name="_Toc421209256"/>
      <w:r>
        <w:t xml:space="preserve">Imagen </w:t>
      </w:r>
      <w:fldSimple w:instr=" SEQ Imagen \* ARABIC ">
        <w:r w:rsidR="00DC1A26">
          <w:rPr>
            <w:noProof/>
          </w:rPr>
          <w:t>6</w:t>
        </w:r>
      </w:fldSimple>
      <w:r>
        <w:t>: Fórmula</w:t>
      </w:r>
      <w:r>
        <w:rPr>
          <w:noProof/>
        </w:rPr>
        <w:t xml:space="preserve"> para calcular el Índice de Masa Corporal</w:t>
      </w:r>
      <w:del w:id="226" w:author="Almondris Gonzalez" w:date="2015-05-13T13:47:00Z">
        <w:r w:rsidR="000627CC" w:rsidRPr="00971C24" w:rsidDel="007B0E40">
          <w:rPr>
            <w:rFonts w:ascii="Times New Roman" w:hAnsi="Times New Roman" w:cs="Times New Roman"/>
            <w:color w:val="000000" w:themeColor="text1"/>
            <w:sz w:val="20"/>
            <w:szCs w:val="24"/>
          </w:rPr>
          <w:delText>Formula</w:delText>
        </w:r>
      </w:del>
      <w:r w:rsidR="000627CC" w:rsidRPr="00971C24">
        <w:rPr>
          <w:rFonts w:ascii="Times New Roman" w:hAnsi="Times New Roman" w:cs="Times New Roman"/>
          <w:color w:val="000000" w:themeColor="text1"/>
          <w:sz w:val="20"/>
          <w:szCs w:val="24"/>
        </w:rPr>
        <w:t>l</w:t>
      </w:r>
      <w:bookmarkEnd w:id="225"/>
    </w:p>
    <w:p w:rsidR="000627CC" w:rsidRPr="00BF299F" w:rsidRDefault="000627CC" w:rsidP="000627CC">
      <w:pPr>
        <w:spacing w:after="0"/>
        <w:jc w:val="both"/>
        <w:rPr>
          <w:rFonts w:ascii="Times New Roman" w:hAnsi="Times New Roman" w:cs="Times New Roman"/>
          <w:color w:val="000000" w:themeColor="text1"/>
          <w:sz w:val="24"/>
          <w:szCs w:val="24"/>
        </w:rPr>
      </w:pPr>
    </w:p>
    <w:p w:rsidR="00662FEA" w:rsidRDefault="00662FEA" w:rsidP="00662FEA">
      <w:pPr>
        <w:numPr>
          <w:ilvl w:val="1"/>
          <w:numId w:val="0"/>
        </w:numPr>
        <w:rPr>
          <w:rFonts w:ascii="Times New Roman" w:eastAsia="Arial" w:hAnsi="Times New Roman" w:cs="Times New Roman"/>
          <w:b/>
          <w:color w:val="2E74B5" w:themeColor="accent1" w:themeShade="BF"/>
          <w:spacing w:val="15"/>
          <w:sz w:val="24"/>
          <w:szCs w:val="24"/>
          <w:shd w:val="clear" w:color="auto" w:fill="FFFFFF"/>
        </w:rPr>
      </w:pPr>
    </w:p>
    <w:p w:rsidR="00971C24" w:rsidRDefault="00971C24" w:rsidP="00662FEA">
      <w:pPr>
        <w:numPr>
          <w:ilvl w:val="1"/>
          <w:numId w:val="0"/>
        </w:numPr>
        <w:rPr>
          <w:rFonts w:ascii="Times New Roman" w:eastAsia="Arial" w:hAnsi="Times New Roman" w:cs="Times New Roman"/>
          <w:b/>
          <w:color w:val="2E74B5" w:themeColor="accent1" w:themeShade="BF"/>
          <w:spacing w:val="15"/>
          <w:sz w:val="24"/>
          <w:szCs w:val="24"/>
          <w:shd w:val="clear" w:color="auto" w:fill="FFFFFF"/>
        </w:rPr>
      </w:pPr>
    </w:p>
    <w:p w:rsidR="00971C24" w:rsidRDefault="00971C24" w:rsidP="00662FEA">
      <w:pPr>
        <w:numPr>
          <w:ilvl w:val="1"/>
          <w:numId w:val="0"/>
        </w:numPr>
        <w:rPr>
          <w:rFonts w:ascii="Times New Roman" w:eastAsia="Arial" w:hAnsi="Times New Roman" w:cs="Times New Roman"/>
          <w:b/>
          <w:color w:val="2E74B5" w:themeColor="accent1" w:themeShade="BF"/>
          <w:spacing w:val="15"/>
          <w:sz w:val="24"/>
          <w:szCs w:val="24"/>
          <w:shd w:val="clear" w:color="auto" w:fill="FFFFFF"/>
        </w:rPr>
      </w:pPr>
    </w:p>
    <w:p w:rsidR="00971C24" w:rsidRDefault="00971C24" w:rsidP="00662FEA">
      <w:pPr>
        <w:numPr>
          <w:ilvl w:val="1"/>
          <w:numId w:val="0"/>
        </w:numPr>
        <w:rPr>
          <w:rFonts w:ascii="Times New Roman" w:eastAsia="Arial" w:hAnsi="Times New Roman" w:cs="Times New Roman"/>
          <w:b/>
          <w:color w:val="2E74B5" w:themeColor="accent1" w:themeShade="BF"/>
          <w:spacing w:val="15"/>
          <w:sz w:val="24"/>
          <w:szCs w:val="24"/>
          <w:shd w:val="clear" w:color="auto" w:fill="FFFFFF"/>
        </w:rPr>
      </w:pPr>
    </w:p>
    <w:p w:rsidR="00971C24" w:rsidRDefault="00971C24" w:rsidP="00662FEA">
      <w:pPr>
        <w:numPr>
          <w:ilvl w:val="1"/>
          <w:numId w:val="0"/>
        </w:numPr>
        <w:rPr>
          <w:rFonts w:ascii="Times New Roman" w:eastAsia="Arial" w:hAnsi="Times New Roman" w:cs="Times New Roman"/>
          <w:b/>
          <w:color w:val="2E74B5" w:themeColor="accent1" w:themeShade="BF"/>
          <w:spacing w:val="15"/>
          <w:sz w:val="24"/>
          <w:szCs w:val="24"/>
          <w:shd w:val="clear" w:color="auto" w:fill="FFFFFF"/>
        </w:rPr>
      </w:pPr>
    </w:p>
    <w:p w:rsidR="00662FEA" w:rsidRPr="00BF299F" w:rsidRDefault="00BA6D6F" w:rsidP="002B3084">
      <w:pPr>
        <w:pStyle w:val="Ttulo3"/>
        <w:rPr>
          <w:rFonts w:ascii="Times New Roman" w:hAnsi="Times New Roman" w:cs="Times New Roman"/>
          <w:color w:val="5A5A5A" w:themeColor="text1" w:themeTint="A5"/>
          <w:rPrChange w:id="227" w:author="Almondris Gonzalez" w:date="2015-05-18T22:05:00Z">
            <w:rPr>
              <w:rStyle w:val="apple-converted-space"/>
              <w:rFonts w:asciiTheme="minorHAnsi" w:eastAsia="Arial" w:hAnsiTheme="minorHAnsi" w:cs="Arial"/>
              <w:b/>
              <w:bCs/>
              <w:i/>
              <w:iCs/>
              <w:color w:val="auto"/>
              <w:spacing w:val="15"/>
              <w:sz w:val="22"/>
              <w:szCs w:val="22"/>
              <w:shd w:val="clear" w:color="auto" w:fill="FFFFFF"/>
            </w:rPr>
          </w:rPrChange>
        </w:rPr>
      </w:pPr>
      <w:bookmarkStart w:id="228" w:name="_Toc421088217"/>
      <w:r w:rsidRPr="00BF299F">
        <w:rPr>
          <w:rFonts w:ascii="Times New Roman" w:eastAsia="Arial" w:hAnsi="Times New Roman" w:cs="Times New Roman"/>
          <w:b/>
          <w:bCs/>
          <w:color w:val="2E74B5" w:themeColor="accent1" w:themeShade="BF"/>
          <w:shd w:val="clear" w:color="auto" w:fill="FFFFFF"/>
        </w:rPr>
        <w:t>1.3</w:t>
      </w:r>
      <w:r w:rsidR="00662FEA" w:rsidRPr="00BF299F">
        <w:rPr>
          <w:rFonts w:ascii="Times New Roman" w:eastAsia="Arial" w:hAnsi="Times New Roman" w:cs="Times New Roman"/>
          <w:b/>
          <w:bCs/>
          <w:color w:val="2E74B5" w:themeColor="accent1" w:themeShade="BF"/>
          <w:shd w:val="clear" w:color="auto" w:fill="FFFFFF"/>
        </w:rPr>
        <w:t>.3</w:t>
      </w:r>
      <w:r w:rsidR="005D5B9E" w:rsidRPr="00BF299F">
        <w:rPr>
          <w:rFonts w:ascii="Times New Roman" w:eastAsia="Arial" w:hAnsi="Times New Roman" w:cs="Times New Roman"/>
          <w:b/>
          <w:bCs/>
          <w:color w:val="2E74B5" w:themeColor="accent1" w:themeShade="BF"/>
          <w:shd w:val="clear" w:color="auto" w:fill="FFFFFF"/>
        </w:rPr>
        <w:t>. Peso</w:t>
      </w:r>
      <w:r w:rsidR="004215BA">
        <w:rPr>
          <w:rFonts w:ascii="Times New Roman" w:eastAsia="Arial" w:hAnsi="Times New Roman" w:cs="Times New Roman"/>
          <w:b/>
          <w:bCs/>
          <w:color w:val="2E74B5" w:themeColor="accent1" w:themeShade="BF"/>
          <w:shd w:val="clear" w:color="auto" w:fill="FFFFFF"/>
        </w:rPr>
        <w:t xml:space="preserve"> r</w:t>
      </w:r>
      <w:r w:rsidR="00662FEA" w:rsidRPr="00BF299F">
        <w:rPr>
          <w:rFonts w:ascii="Times New Roman" w:eastAsia="Arial" w:hAnsi="Times New Roman" w:cs="Times New Roman"/>
          <w:b/>
          <w:bCs/>
          <w:color w:val="2E74B5" w:themeColor="accent1" w:themeShade="BF"/>
          <w:shd w:val="clear" w:color="auto" w:fill="FFFFFF"/>
        </w:rPr>
        <w:t>ecomendado</w:t>
      </w:r>
      <w:bookmarkEnd w:id="228"/>
      <w:r w:rsidR="00662FEA" w:rsidRPr="00BF299F">
        <w:rPr>
          <w:rFonts w:ascii="Times New Roman" w:eastAsia="Arial" w:hAnsi="Times New Roman" w:cs="Times New Roman"/>
          <w:b/>
          <w:bCs/>
          <w:color w:val="2E74B5" w:themeColor="accent1" w:themeShade="BF"/>
          <w:shd w:val="clear" w:color="auto" w:fill="FFFFFF"/>
        </w:rPr>
        <w:t> </w:t>
      </w:r>
    </w:p>
    <w:p w:rsidR="004215BA" w:rsidRDefault="00420D99" w:rsidP="000627CC">
      <w:pPr>
        <w:spacing w:after="0"/>
        <w:jc w:val="both"/>
        <w:rPr>
          <w:rStyle w:val="apple-converted-space"/>
          <w:rFonts w:ascii="Times New Roman" w:eastAsia="Arial" w:hAnsi="Times New Roman" w:cs="Times New Roman"/>
          <w:color w:val="000000" w:themeColor="text1"/>
          <w:sz w:val="24"/>
          <w:szCs w:val="24"/>
          <w:shd w:val="clear" w:color="auto" w:fill="FFFFFF"/>
        </w:rPr>
      </w:pPr>
      <w:r>
        <w:rPr>
          <w:rStyle w:val="apple-converted-space"/>
          <w:rFonts w:ascii="Times New Roman" w:eastAsia="Arial" w:hAnsi="Times New Roman" w:cs="Times New Roman"/>
          <w:color w:val="000000" w:themeColor="text1"/>
          <w:sz w:val="24"/>
          <w:szCs w:val="24"/>
          <w:shd w:val="clear" w:color="auto" w:fill="FFFFFF"/>
        </w:rPr>
        <w:t>A continuación  en la Tabla 2</w:t>
      </w:r>
      <w:r w:rsidR="000627CC" w:rsidRPr="00BF299F">
        <w:rPr>
          <w:rStyle w:val="apple-converted-space"/>
          <w:rFonts w:ascii="Times New Roman" w:eastAsia="Arial" w:hAnsi="Times New Roman" w:cs="Times New Roman"/>
          <w:color w:val="000000" w:themeColor="text1"/>
          <w:sz w:val="24"/>
          <w:szCs w:val="24"/>
          <w:shd w:val="clear" w:color="auto" w:fill="FFFFFF"/>
        </w:rPr>
        <w:t xml:space="preserve"> se presenta la tabla de peso ideal para la mujer y el hombre</w:t>
      </w:r>
      <w:ins w:id="229" w:author="Almondris Gonzalez" w:date="2015-05-13T13:47:00Z">
        <w:r w:rsidR="000627CC" w:rsidRPr="00BF299F">
          <w:rPr>
            <w:rStyle w:val="apple-converted-space"/>
            <w:rFonts w:ascii="Times New Roman" w:eastAsia="Arial" w:hAnsi="Times New Roman" w:cs="Times New Roman"/>
            <w:color w:val="000000" w:themeColor="text1"/>
            <w:sz w:val="24"/>
            <w:szCs w:val="24"/>
            <w:shd w:val="clear" w:color="auto" w:fill="FFFFFF"/>
          </w:rPr>
          <w:t>.</w:t>
        </w:r>
      </w:ins>
    </w:p>
    <w:p w:rsidR="000627CC" w:rsidRPr="00BF299F" w:rsidRDefault="000627CC" w:rsidP="000627CC">
      <w:pPr>
        <w:spacing w:after="0"/>
        <w:jc w:val="both"/>
        <w:rPr>
          <w:rStyle w:val="apple-converted-space"/>
          <w:rFonts w:ascii="Times New Roman" w:hAnsi="Times New Roman" w:cs="Times New Roman"/>
          <w:color w:val="000000" w:themeColor="text1"/>
          <w:sz w:val="24"/>
          <w:szCs w:val="24"/>
          <w:shd w:val="clear" w:color="auto" w:fill="FFFFFF"/>
          <w:rPrChange w:id="230" w:author="Almondris Gonzalez" w:date="2015-05-18T22:05:00Z">
            <w:rPr>
              <w:rStyle w:val="apple-converted-space"/>
              <w:rFonts w:eastAsiaTheme="minorEastAsia" w:cs="Arial"/>
              <w:i/>
              <w:iCs/>
              <w:color w:val="000000" w:themeColor="text1"/>
              <w:spacing w:val="15"/>
              <w:sz w:val="18"/>
              <w:szCs w:val="18"/>
              <w:shd w:val="clear" w:color="auto" w:fill="FFFFFF"/>
            </w:rPr>
          </w:rPrChange>
        </w:rPr>
      </w:pPr>
      <w:del w:id="231" w:author="Almondris Gonzalez" w:date="2015-05-13T13:47:00Z">
        <w:r w:rsidRPr="00BF299F" w:rsidDel="007B0E40">
          <w:rPr>
            <w:rStyle w:val="apple-converted-space"/>
            <w:rFonts w:ascii="Times New Roman" w:eastAsia="Arial" w:hAnsi="Times New Roman" w:cs="Times New Roman"/>
            <w:color w:val="000000" w:themeColor="text1"/>
            <w:sz w:val="24"/>
            <w:szCs w:val="24"/>
            <w:shd w:val="clear" w:color="auto" w:fill="FFFFFF"/>
          </w:rPr>
          <w:delText xml:space="preserve">) </w:delText>
        </w:r>
      </w:del>
    </w:p>
    <w:tbl>
      <w:tblPr>
        <w:tblStyle w:val="Tabladecuadrcula4-nfasis11"/>
        <w:tblW w:w="8828" w:type="dxa"/>
        <w:tblLook w:val="04A0" w:firstRow="1" w:lastRow="0" w:firstColumn="1" w:lastColumn="0" w:noHBand="0" w:noVBand="1"/>
      </w:tblPr>
      <w:tblGrid>
        <w:gridCol w:w="4527"/>
        <w:gridCol w:w="4527"/>
      </w:tblGrid>
      <w:tr w:rsidR="000627CC" w:rsidRPr="00BF299F" w:rsidTr="004215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hideMark/>
          </w:tcPr>
          <w:tbl>
            <w:tblPr>
              <w:tblStyle w:val="Tabladecuadrcula6concolores-nfasis11"/>
              <w:tblW w:w="4800" w:type="dxa"/>
              <w:tblLook w:val="04A0" w:firstRow="1" w:lastRow="0" w:firstColumn="1" w:lastColumn="0" w:noHBand="0" w:noVBand="1"/>
            </w:tblPr>
            <w:tblGrid>
              <w:gridCol w:w="987"/>
              <w:gridCol w:w="1249"/>
              <w:gridCol w:w="1249"/>
              <w:gridCol w:w="1315"/>
            </w:tblGrid>
            <w:tr w:rsidR="000627CC"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r w:rsidRPr="00BF299F">
                    <w:rPr>
                      <w:rFonts w:ascii="Times New Roman" w:hAnsi="Times New Roman" w:cs="Times New Roman"/>
                      <w:color w:val="auto"/>
                      <w:sz w:val="24"/>
                      <w:szCs w:val="24"/>
                    </w:rPr>
                    <w:fldChar w:fldCharType="begin"/>
                  </w:r>
                  <w:r w:rsidRPr="00BF299F">
                    <w:rPr>
                      <w:rFonts w:ascii="Times New Roman" w:hAnsi="Times New Roman" w:cs="Times New Roman"/>
                      <w:sz w:val="24"/>
                      <w:szCs w:val="24"/>
                    </w:rPr>
                    <w:instrText xml:space="preserve"> HYPERLINK "http://www.tablapesoideal.com/" \o "TABLA PESO IDEAL MUJER" </w:instrText>
                  </w:r>
                  <w:r w:rsidRPr="00BF299F">
                    <w:rPr>
                      <w:rFonts w:ascii="Times New Roman" w:hAnsi="Times New Roman" w:cs="Times New Roman"/>
                      <w:b w:val="0"/>
                      <w:bCs w:val="0"/>
                      <w:color w:val="auto"/>
                      <w:sz w:val="24"/>
                      <w:szCs w:val="24"/>
                      <w:rPrChange w:id="232" w:author="Almondris Gonzalez" w:date="2015-05-18T22:05:00Z">
                        <w:rPr>
                          <w:rFonts w:ascii="Times New Roman" w:eastAsia="Times New Roman" w:hAnsi="Times New Roman" w:cs="Times New Roman"/>
                          <w:color w:val="000000" w:themeColor="text1"/>
                          <w:sz w:val="24"/>
                          <w:szCs w:val="24"/>
                          <w:lang w:eastAsia="es-MX"/>
                        </w:rPr>
                      </w:rPrChange>
                    </w:rPr>
                    <w:fldChar w:fldCharType="separate"/>
                  </w:r>
                  <w:r w:rsidRPr="00BF299F">
                    <w:rPr>
                      <w:rFonts w:ascii="Times New Roman" w:eastAsia="Times New Roman" w:hAnsi="Times New Roman" w:cs="Times New Roman"/>
                      <w:color w:val="000000" w:themeColor="text1"/>
                      <w:sz w:val="24"/>
                      <w:szCs w:val="24"/>
                      <w:lang w:eastAsia="es-MX"/>
                    </w:rPr>
                    <w:t>TABLA PESO IDEAL MUJER</w:t>
                  </w:r>
                  <w:r w:rsidRPr="00BF299F">
                    <w:rPr>
                      <w:rFonts w:ascii="Times New Roman" w:eastAsia="Times New Roman" w:hAnsi="Times New Roman" w:cs="Times New Roman"/>
                      <w:color w:val="000000" w:themeColor="text1"/>
                      <w:sz w:val="24"/>
                      <w:szCs w:val="24"/>
                      <w:lang w:eastAsia="es-MX"/>
                    </w:rPr>
                    <w:fldChar w:fldCharType="end"/>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Altura</w:t>
                  </w:r>
                </w:p>
              </w:tc>
              <w:tc>
                <w:tcPr>
                  <w:tcW w:w="0" w:type="auto"/>
                  <w:gridSpan w:val="3"/>
                  <w:hideMark/>
                </w:tcPr>
                <w:p w:rsidR="000627CC" w:rsidRPr="00BF299F" w:rsidRDefault="000627CC" w:rsidP="00645E8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Complexión</w:t>
                  </w:r>
                </w:p>
              </w:tc>
            </w:tr>
            <w:tr w:rsidR="000627CC" w:rsidRPr="00BF299F" w:rsidTr="00645E85">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Pequeña</w:t>
                  </w: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Mediana</w:t>
                  </w: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Grande</w:t>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1.42</w:t>
                  </w:r>
                  <w:r w:rsidRPr="00BF299F">
                    <w:rPr>
                      <w:rFonts w:ascii="Times New Roman" w:eastAsia="Times New Roman" w:hAnsi="Times New Roman" w:cs="Times New Roman"/>
                      <w:color w:val="000000" w:themeColor="text1"/>
                      <w:sz w:val="24"/>
                      <w:szCs w:val="24"/>
                      <w:lang w:eastAsia="es-MX"/>
                    </w:rPr>
                    <w:br/>
                    <w:t>1.43</w:t>
                  </w:r>
                  <w:r w:rsidRPr="00BF299F">
                    <w:rPr>
                      <w:rFonts w:ascii="Times New Roman" w:eastAsia="Times New Roman" w:hAnsi="Times New Roman" w:cs="Times New Roman"/>
                      <w:color w:val="000000" w:themeColor="text1"/>
                      <w:sz w:val="24"/>
                      <w:szCs w:val="24"/>
                      <w:lang w:eastAsia="es-MX"/>
                    </w:rPr>
                    <w:br/>
                    <w:t>1.44</w:t>
                  </w:r>
                  <w:r w:rsidRPr="00BF299F">
                    <w:rPr>
                      <w:rFonts w:ascii="Times New Roman" w:eastAsia="Times New Roman" w:hAnsi="Times New Roman" w:cs="Times New Roman"/>
                      <w:color w:val="000000" w:themeColor="text1"/>
                      <w:sz w:val="24"/>
                      <w:szCs w:val="24"/>
                      <w:lang w:eastAsia="es-MX"/>
                    </w:rPr>
                    <w:br/>
                    <w:t>1.45</w:t>
                  </w:r>
                  <w:r w:rsidRPr="00BF299F">
                    <w:rPr>
                      <w:rFonts w:ascii="Times New Roman" w:eastAsia="Times New Roman" w:hAnsi="Times New Roman" w:cs="Times New Roman"/>
                      <w:color w:val="000000" w:themeColor="text1"/>
                      <w:sz w:val="24"/>
                      <w:szCs w:val="24"/>
                      <w:lang w:eastAsia="es-MX"/>
                    </w:rPr>
                    <w:br/>
                    <w:t>1.46</w:t>
                  </w:r>
                  <w:r w:rsidRPr="00BF299F">
                    <w:rPr>
                      <w:rFonts w:ascii="Times New Roman" w:eastAsia="Times New Roman" w:hAnsi="Times New Roman" w:cs="Times New Roman"/>
                      <w:color w:val="000000" w:themeColor="text1"/>
                      <w:sz w:val="24"/>
                      <w:szCs w:val="24"/>
                      <w:lang w:eastAsia="es-MX"/>
                    </w:rPr>
                    <w:br/>
                    <w:t>1.47</w:t>
                  </w:r>
                  <w:r w:rsidRPr="00BF299F">
                    <w:rPr>
                      <w:rFonts w:ascii="Times New Roman" w:eastAsia="Times New Roman" w:hAnsi="Times New Roman" w:cs="Times New Roman"/>
                      <w:color w:val="000000" w:themeColor="text1"/>
                      <w:sz w:val="24"/>
                      <w:szCs w:val="24"/>
                      <w:lang w:eastAsia="es-MX"/>
                    </w:rPr>
                    <w:br/>
                    <w:t>1.48</w:t>
                  </w:r>
                  <w:r w:rsidRPr="00BF299F">
                    <w:rPr>
                      <w:rFonts w:ascii="Times New Roman" w:eastAsia="Times New Roman" w:hAnsi="Times New Roman" w:cs="Times New Roman"/>
                      <w:color w:val="000000" w:themeColor="text1"/>
                      <w:sz w:val="24"/>
                      <w:szCs w:val="24"/>
                      <w:lang w:eastAsia="es-MX"/>
                    </w:rPr>
                    <w:br/>
                    <w:t>1.49</w:t>
                  </w:r>
                  <w:r w:rsidRPr="00BF299F">
                    <w:rPr>
                      <w:rFonts w:ascii="Times New Roman" w:eastAsia="Times New Roman" w:hAnsi="Times New Roman" w:cs="Times New Roman"/>
                      <w:color w:val="000000" w:themeColor="text1"/>
                      <w:sz w:val="24"/>
                      <w:szCs w:val="24"/>
                      <w:lang w:eastAsia="es-MX"/>
                    </w:rPr>
                    <w:br/>
                    <w:t>1.50</w:t>
                  </w:r>
                  <w:r w:rsidRPr="00BF299F">
                    <w:rPr>
                      <w:rFonts w:ascii="Times New Roman" w:eastAsia="Times New Roman" w:hAnsi="Times New Roman" w:cs="Times New Roman"/>
                      <w:color w:val="000000" w:themeColor="text1"/>
                      <w:sz w:val="24"/>
                      <w:szCs w:val="24"/>
                      <w:lang w:eastAsia="es-MX"/>
                    </w:rPr>
                    <w:br/>
                    <w:t>1.51</w:t>
                  </w:r>
                  <w:r w:rsidRPr="00BF299F">
                    <w:rPr>
                      <w:rFonts w:ascii="Times New Roman" w:eastAsia="Times New Roman" w:hAnsi="Times New Roman" w:cs="Times New Roman"/>
                      <w:color w:val="000000" w:themeColor="text1"/>
                      <w:sz w:val="24"/>
                      <w:szCs w:val="24"/>
                      <w:lang w:eastAsia="es-MX"/>
                    </w:rPr>
                    <w:br/>
                    <w:t>1.52</w:t>
                  </w:r>
                  <w:r w:rsidRPr="00BF299F">
                    <w:rPr>
                      <w:rFonts w:ascii="Times New Roman" w:eastAsia="Times New Roman" w:hAnsi="Times New Roman" w:cs="Times New Roman"/>
                      <w:color w:val="000000" w:themeColor="text1"/>
                      <w:sz w:val="24"/>
                      <w:szCs w:val="24"/>
                      <w:lang w:eastAsia="es-MX"/>
                    </w:rPr>
                    <w:br/>
                    <w:t>1.53</w:t>
                  </w:r>
                  <w:r w:rsidRPr="00BF299F">
                    <w:rPr>
                      <w:rFonts w:ascii="Times New Roman" w:eastAsia="Times New Roman" w:hAnsi="Times New Roman" w:cs="Times New Roman"/>
                      <w:color w:val="000000" w:themeColor="text1"/>
                      <w:sz w:val="24"/>
                      <w:szCs w:val="24"/>
                      <w:lang w:eastAsia="es-MX"/>
                    </w:rPr>
                    <w:br/>
                    <w:t>1.54</w:t>
                  </w:r>
                  <w:r w:rsidRPr="00BF299F">
                    <w:rPr>
                      <w:rFonts w:ascii="Times New Roman" w:eastAsia="Times New Roman" w:hAnsi="Times New Roman" w:cs="Times New Roman"/>
                      <w:color w:val="000000" w:themeColor="text1"/>
                      <w:sz w:val="24"/>
                      <w:szCs w:val="24"/>
                      <w:lang w:eastAsia="es-MX"/>
                    </w:rPr>
                    <w:br/>
                    <w:t>1.55</w:t>
                  </w:r>
                  <w:r w:rsidRPr="00BF299F">
                    <w:rPr>
                      <w:rFonts w:ascii="Times New Roman" w:eastAsia="Times New Roman" w:hAnsi="Times New Roman" w:cs="Times New Roman"/>
                      <w:color w:val="000000" w:themeColor="text1"/>
                      <w:sz w:val="24"/>
                      <w:szCs w:val="24"/>
                      <w:lang w:eastAsia="es-MX"/>
                    </w:rPr>
                    <w:br/>
                    <w:t>1.56</w:t>
                  </w:r>
                  <w:r w:rsidRPr="00BF299F">
                    <w:rPr>
                      <w:rFonts w:ascii="Times New Roman" w:eastAsia="Times New Roman" w:hAnsi="Times New Roman" w:cs="Times New Roman"/>
                      <w:color w:val="000000" w:themeColor="text1"/>
                      <w:sz w:val="24"/>
                      <w:szCs w:val="24"/>
                      <w:lang w:eastAsia="es-MX"/>
                    </w:rPr>
                    <w:br/>
                    <w:t>1.57</w:t>
                  </w:r>
                  <w:r w:rsidRPr="00BF299F">
                    <w:rPr>
                      <w:rFonts w:ascii="Times New Roman" w:eastAsia="Times New Roman" w:hAnsi="Times New Roman" w:cs="Times New Roman"/>
                      <w:color w:val="000000" w:themeColor="text1"/>
                      <w:sz w:val="24"/>
                      <w:szCs w:val="24"/>
                      <w:lang w:eastAsia="es-MX"/>
                    </w:rPr>
                    <w:br/>
                    <w:t>1.58</w:t>
                  </w:r>
                  <w:r w:rsidRPr="00BF299F">
                    <w:rPr>
                      <w:rFonts w:ascii="Times New Roman" w:eastAsia="Times New Roman" w:hAnsi="Times New Roman" w:cs="Times New Roman"/>
                      <w:color w:val="000000" w:themeColor="text1"/>
                      <w:sz w:val="24"/>
                      <w:szCs w:val="24"/>
                      <w:lang w:eastAsia="es-MX"/>
                    </w:rPr>
                    <w:br/>
                    <w:t>1.59</w:t>
                  </w:r>
                  <w:r w:rsidRPr="00BF299F">
                    <w:rPr>
                      <w:rFonts w:ascii="Times New Roman" w:eastAsia="Times New Roman" w:hAnsi="Times New Roman" w:cs="Times New Roman"/>
                      <w:color w:val="000000" w:themeColor="text1"/>
                      <w:sz w:val="24"/>
                      <w:szCs w:val="24"/>
                      <w:lang w:eastAsia="es-MX"/>
                    </w:rPr>
                    <w:br/>
                    <w:t>1.60</w:t>
                  </w:r>
                  <w:r w:rsidRPr="00BF299F">
                    <w:rPr>
                      <w:rFonts w:ascii="Times New Roman" w:eastAsia="Times New Roman" w:hAnsi="Times New Roman" w:cs="Times New Roman"/>
                      <w:color w:val="000000" w:themeColor="text1"/>
                      <w:sz w:val="24"/>
                      <w:szCs w:val="24"/>
                      <w:lang w:eastAsia="es-MX"/>
                    </w:rPr>
                    <w:br/>
                    <w:t>1.61</w:t>
                  </w:r>
                  <w:r w:rsidRPr="00BF299F">
                    <w:rPr>
                      <w:rFonts w:ascii="Times New Roman" w:eastAsia="Times New Roman" w:hAnsi="Times New Roman" w:cs="Times New Roman"/>
                      <w:color w:val="000000" w:themeColor="text1"/>
                      <w:sz w:val="24"/>
                      <w:szCs w:val="24"/>
                      <w:lang w:eastAsia="es-MX"/>
                    </w:rPr>
                    <w:br/>
                    <w:t>1.62</w:t>
                  </w:r>
                  <w:r w:rsidRPr="00BF299F">
                    <w:rPr>
                      <w:rFonts w:ascii="Times New Roman" w:eastAsia="Times New Roman" w:hAnsi="Times New Roman" w:cs="Times New Roman"/>
                      <w:color w:val="000000" w:themeColor="text1"/>
                      <w:sz w:val="24"/>
                      <w:szCs w:val="24"/>
                      <w:lang w:eastAsia="es-MX"/>
                    </w:rPr>
                    <w:br/>
                    <w:t>1.63</w:t>
                  </w:r>
                  <w:r w:rsidRPr="00BF299F">
                    <w:rPr>
                      <w:rFonts w:ascii="Times New Roman" w:eastAsia="Times New Roman" w:hAnsi="Times New Roman" w:cs="Times New Roman"/>
                      <w:color w:val="000000" w:themeColor="text1"/>
                      <w:sz w:val="24"/>
                      <w:szCs w:val="24"/>
                      <w:lang w:eastAsia="es-MX"/>
                    </w:rPr>
                    <w:br/>
                    <w:t>1.64</w:t>
                  </w:r>
                  <w:r w:rsidRPr="00BF299F">
                    <w:rPr>
                      <w:rFonts w:ascii="Times New Roman" w:eastAsia="Times New Roman" w:hAnsi="Times New Roman" w:cs="Times New Roman"/>
                      <w:color w:val="000000" w:themeColor="text1"/>
                      <w:sz w:val="24"/>
                      <w:szCs w:val="24"/>
                      <w:lang w:eastAsia="es-MX"/>
                    </w:rPr>
                    <w:br/>
                    <w:t>1.65</w:t>
                  </w:r>
                  <w:r w:rsidRPr="00BF299F">
                    <w:rPr>
                      <w:rFonts w:ascii="Times New Roman" w:eastAsia="Times New Roman" w:hAnsi="Times New Roman" w:cs="Times New Roman"/>
                      <w:color w:val="000000" w:themeColor="text1"/>
                      <w:sz w:val="24"/>
                      <w:szCs w:val="24"/>
                      <w:lang w:eastAsia="es-MX"/>
                    </w:rPr>
                    <w:br/>
                    <w:t>1.66</w:t>
                  </w:r>
                  <w:r w:rsidRPr="00BF299F">
                    <w:rPr>
                      <w:rFonts w:ascii="Times New Roman" w:eastAsia="Times New Roman" w:hAnsi="Times New Roman" w:cs="Times New Roman"/>
                      <w:color w:val="000000" w:themeColor="text1"/>
                      <w:sz w:val="24"/>
                      <w:szCs w:val="24"/>
                      <w:lang w:eastAsia="es-MX"/>
                    </w:rPr>
                    <w:br/>
                    <w:t>1.67</w:t>
                  </w:r>
                  <w:r w:rsidRPr="00BF299F">
                    <w:rPr>
                      <w:rFonts w:ascii="Times New Roman" w:eastAsia="Times New Roman" w:hAnsi="Times New Roman" w:cs="Times New Roman"/>
                      <w:color w:val="000000" w:themeColor="text1"/>
                      <w:sz w:val="24"/>
                      <w:szCs w:val="24"/>
                      <w:lang w:eastAsia="es-MX"/>
                    </w:rPr>
                    <w:br/>
                    <w:t>1.68</w:t>
                  </w:r>
                  <w:r w:rsidRPr="00BF299F">
                    <w:rPr>
                      <w:rFonts w:ascii="Times New Roman" w:eastAsia="Times New Roman" w:hAnsi="Times New Roman" w:cs="Times New Roman"/>
                      <w:color w:val="000000" w:themeColor="text1"/>
                      <w:sz w:val="24"/>
                      <w:szCs w:val="24"/>
                      <w:lang w:eastAsia="es-MX"/>
                    </w:rPr>
                    <w:br/>
                    <w:t>1.69</w:t>
                  </w:r>
                  <w:r w:rsidRPr="00BF299F">
                    <w:rPr>
                      <w:rFonts w:ascii="Times New Roman" w:eastAsia="Times New Roman" w:hAnsi="Times New Roman" w:cs="Times New Roman"/>
                      <w:color w:val="000000" w:themeColor="text1"/>
                      <w:sz w:val="24"/>
                      <w:szCs w:val="24"/>
                      <w:lang w:eastAsia="es-MX"/>
                    </w:rPr>
                    <w:br/>
                    <w:t>1.70</w:t>
                  </w:r>
                  <w:r w:rsidRPr="00BF299F">
                    <w:rPr>
                      <w:rFonts w:ascii="Times New Roman" w:eastAsia="Times New Roman" w:hAnsi="Times New Roman" w:cs="Times New Roman"/>
                      <w:color w:val="000000" w:themeColor="text1"/>
                      <w:sz w:val="24"/>
                      <w:szCs w:val="24"/>
                      <w:lang w:eastAsia="es-MX"/>
                    </w:rPr>
                    <w:br/>
                    <w:t>1.71</w:t>
                  </w:r>
                  <w:r w:rsidRPr="00BF299F">
                    <w:rPr>
                      <w:rFonts w:ascii="Times New Roman" w:eastAsia="Times New Roman" w:hAnsi="Times New Roman" w:cs="Times New Roman"/>
                      <w:color w:val="000000" w:themeColor="text1"/>
                      <w:sz w:val="24"/>
                      <w:szCs w:val="24"/>
                      <w:lang w:eastAsia="es-MX"/>
                    </w:rPr>
                    <w:br/>
                    <w:t>1.72</w:t>
                  </w:r>
                  <w:r w:rsidRPr="00BF299F">
                    <w:rPr>
                      <w:rFonts w:ascii="Times New Roman" w:eastAsia="Times New Roman" w:hAnsi="Times New Roman" w:cs="Times New Roman"/>
                      <w:color w:val="000000" w:themeColor="text1"/>
                      <w:sz w:val="24"/>
                      <w:szCs w:val="24"/>
                      <w:lang w:eastAsia="es-MX"/>
                    </w:rPr>
                    <w:br/>
                    <w:t>1.73</w:t>
                  </w:r>
                  <w:r w:rsidRPr="00BF299F">
                    <w:rPr>
                      <w:rFonts w:ascii="Times New Roman" w:eastAsia="Times New Roman" w:hAnsi="Times New Roman" w:cs="Times New Roman"/>
                      <w:color w:val="000000" w:themeColor="text1"/>
                      <w:sz w:val="24"/>
                      <w:szCs w:val="24"/>
                      <w:lang w:eastAsia="es-MX"/>
                    </w:rPr>
                    <w:br/>
                    <w:t>1.74</w:t>
                  </w:r>
                  <w:r w:rsidRPr="00BF299F">
                    <w:rPr>
                      <w:rFonts w:ascii="Times New Roman" w:eastAsia="Times New Roman" w:hAnsi="Times New Roman" w:cs="Times New Roman"/>
                      <w:color w:val="000000" w:themeColor="text1"/>
                      <w:sz w:val="24"/>
                      <w:szCs w:val="24"/>
                      <w:lang w:eastAsia="es-MX"/>
                    </w:rPr>
                    <w:br/>
                    <w:t>1.75</w:t>
                  </w:r>
                  <w:r w:rsidRPr="00BF299F">
                    <w:rPr>
                      <w:rFonts w:ascii="Times New Roman" w:eastAsia="Times New Roman" w:hAnsi="Times New Roman" w:cs="Times New Roman"/>
                      <w:color w:val="000000" w:themeColor="text1"/>
                      <w:sz w:val="24"/>
                      <w:szCs w:val="24"/>
                      <w:lang w:eastAsia="es-MX"/>
                    </w:rPr>
                    <w:br/>
                    <w:t>1.76</w:t>
                  </w:r>
                  <w:r w:rsidRPr="00BF299F">
                    <w:rPr>
                      <w:rFonts w:ascii="Times New Roman" w:eastAsia="Times New Roman" w:hAnsi="Times New Roman" w:cs="Times New Roman"/>
                      <w:color w:val="000000" w:themeColor="text1"/>
                      <w:sz w:val="24"/>
                      <w:szCs w:val="24"/>
                      <w:lang w:eastAsia="es-MX"/>
                    </w:rPr>
                    <w:br/>
                    <w:t>1.77</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41.0-44.0</w:t>
                  </w:r>
                  <w:r w:rsidRPr="00BF299F">
                    <w:rPr>
                      <w:rFonts w:ascii="Times New Roman" w:eastAsia="Times New Roman" w:hAnsi="Times New Roman" w:cs="Times New Roman"/>
                      <w:color w:val="000000" w:themeColor="text1"/>
                      <w:sz w:val="24"/>
                      <w:szCs w:val="24"/>
                      <w:lang w:eastAsia="es-MX"/>
                    </w:rPr>
                    <w:br/>
                    <w:t>42.3-45.3</w:t>
                  </w:r>
                  <w:r w:rsidRPr="00BF299F">
                    <w:rPr>
                      <w:rFonts w:ascii="Times New Roman" w:eastAsia="Times New Roman" w:hAnsi="Times New Roman" w:cs="Times New Roman"/>
                      <w:color w:val="000000" w:themeColor="text1"/>
                      <w:sz w:val="24"/>
                      <w:szCs w:val="24"/>
                      <w:lang w:eastAsia="es-MX"/>
                    </w:rPr>
                    <w:br/>
                    <w:t>42.0-45.0</w:t>
                  </w:r>
                  <w:r w:rsidRPr="00BF299F">
                    <w:rPr>
                      <w:rFonts w:ascii="Times New Roman" w:eastAsia="Times New Roman" w:hAnsi="Times New Roman" w:cs="Times New Roman"/>
                      <w:color w:val="000000" w:themeColor="text1"/>
                      <w:sz w:val="24"/>
                      <w:szCs w:val="24"/>
                      <w:lang w:eastAsia="es-MX"/>
                    </w:rPr>
                    <w:br/>
                    <w:t>42.3-45.3</w:t>
                  </w:r>
                  <w:r w:rsidRPr="00BF299F">
                    <w:rPr>
                      <w:rFonts w:ascii="Times New Roman" w:eastAsia="Times New Roman" w:hAnsi="Times New Roman" w:cs="Times New Roman"/>
                      <w:color w:val="000000" w:themeColor="text1"/>
                      <w:sz w:val="24"/>
                      <w:szCs w:val="24"/>
                      <w:lang w:eastAsia="es-MX"/>
                    </w:rPr>
                    <w:br/>
                    <w:t>42.6-45.6</w:t>
                  </w:r>
                  <w:r w:rsidRPr="00BF299F">
                    <w:rPr>
                      <w:rFonts w:ascii="Times New Roman" w:eastAsia="Times New Roman" w:hAnsi="Times New Roman" w:cs="Times New Roman"/>
                      <w:color w:val="000000" w:themeColor="text1"/>
                      <w:sz w:val="24"/>
                      <w:szCs w:val="24"/>
                      <w:lang w:eastAsia="es-MX"/>
                    </w:rPr>
                    <w:br/>
                    <w:t>43.0-47.0</w:t>
                  </w:r>
                  <w:r w:rsidRPr="00BF299F">
                    <w:rPr>
                      <w:rFonts w:ascii="Times New Roman" w:eastAsia="Times New Roman" w:hAnsi="Times New Roman" w:cs="Times New Roman"/>
                      <w:color w:val="000000" w:themeColor="text1"/>
                      <w:sz w:val="24"/>
                      <w:szCs w:val="24"/>
                      <w:lang w:eastAsia="es-MX"/>
                    </w:rPr>
                    <w:br/>
                    <w:t>43.3-47.3</w:t>
                  </w:r>
                  <w:r w:rsidRPr="00BF299F">
                    <w:rPr>
                      <w:rFonts w:ascii="Times New Roman" w:eastAsia="Times New Roman" w:hAnsi="Times New Roman" w:cs="Times New Roman"/>
                      <w:color w:val="000000" w:themeColor="text1"/>
                      <w:sz w:val="24"/>
                      <w:szCs w:val="24"/>
                      <w:lang w:eastAsia="es-MX"/>
                    </w:rPr>
                    <w:br/>
                    <w:t>43.6-47.6</w:t>
                  </w:r>
                  <w:r w:rsidRPr="00BF299F">
                    <w:rPr>
                      <w:rFonts w:ascii="Times New Roman" w:eastAsia="Times New Roman" w:hAnsi="Times New Roman" w:cs="Times New Roman"/>
                      <w:color w:val="000000" w:themeColor="text1"/>
                      <w:sz w:val="24"/>
                      <w:szCs w:val="24"/>
                      <w:lang w:eastAsia="es-MX"/>
                    </w:rPr>
                    <w:br/>
                    <w:t>44.0-48.0</w:t>
                  </w:r>
                  <w:r w:rsidRPr="00BF299F">
                    <w:rPr>
                      <w:rFonts w:ascii="Times New Roman" w:eastAsia="Times New Roman" w:hAnsi="Times New Roman" w:cs="Times New Roman"/>
                      <w:color w:val="000000" w:themeColor="text1"/>
                      <w:sz w:val="24"/>
                      <w:szCs w:val="24"/>
                      <w:lang w:eastAsia="es-MX"/>
                    </w:rPr>
                    <w:br/>
                    <w:t>45.0-48.5</w:t>
                  </w:r>
                  <w:r w:rsidRPr="00BF299F">
                    <w:rPr>
                      <w:rFonts w:ascii="Times New Roman" w:eastAsia="Times New Roman" w:hAnsi="Times New Roman" w:cs="Times New Roman"/>
                      <w:color w:val="000000" w:themeColor="text1"/>
                      <w:sz w:val="24"/>
                      <w:szCs w:val="24"/>
                      <w:lang w:eastAsia="es-MX"/>
                    </w:rPr>
                    <w:br/>
                    <w:t>46.0-49.0</w:t>
                  </w:r>
                  <w:r w:rsidRPr="00BF299F">
                    <w:rPr>
                      <w:rFonts w:ascii="Times New Roman" w:eastAsia="Times New Roman" w:hAnsi="Times New Roman" w:cs="Times New Roman"/>
                      <w:color w:val="000000" w:themeColor="text1"/>
                      <w:sz w:val="24"/>
                      <w:szCs w:val="24"/>
                      <w:lang w:eastAsia="es-MX"/>
                    </w:rPr>
                    <w:br/>
                    <w:t>46.3-49.3</w:t>
                  </w:r>
                  <w:r w:rsidRPr="00BF299F">
                    <w:rPr>
                      <w:rFonts w:ascii="Times New Roman" w:eastAsia="Times New Roman" w:hAnsi="Times New Roman" w:cs="Times New Roman"/>
                      <w:color w:val="000000" w:themeColor="text1"/>
                      <w:sz w:val="24"/>
                      <w:szCs w:val="24"/>
                      <w:lang w:eastAsia="es-MX"/>
                    </w:rPr>
                    <w:br/>
                    <w:t>46.7-49.7</w:t>
                  </w:r>
                  <w:r w:rsidRPr="00BF299F">
                    <w:rPr>
                      <w:rFonts w:ascii="Times New Roman" w:eastAsia="Times New Roman" w:hAnsi="Times New Roman" w:cs="Times New Roman"/>
                      <w:color w:val="000000" w:themeColor="text1"/>
                      <w:sz w:val="24"/>
                      <w:szCs w:val="24"/>
                      <w:lang w:eastAsia="es-MX"/>
                    </w:rPr>
                    <w:br/>
                    <w:t>47.0-51.0</w:t>
                  </w:r>
                  <w:r w:rsidRPr="00BF299F">
                    <w:rPr>
                      <w:rFonts w:ascii="Times New Roman" w:eastAsia="Times New Roman" w:hAnsi="Times New Roman" w:cs="Times New Roman"/>
                      <w:color w:val="000000" w:themeColor="text1"/>
                      <w:sz w:val="24"/>
                      <w:szCs w:val="24"/>
                      <w:lang w:eastAsia="es-MX"/>
                    </w:rPr>
                    <w:br/>
                    <w:t>47.5-52.0</w:t>
                  </w:r>
                  <w:r w:rsidRPr="00BF299F">
                    <w:rPr>
                      <w:rFonts w:ascii="Times New Roman" w:eastAsia="Times New Roman" w:hAnsi="Times New Roman" w:cs="Times New Roman"/>
                      <w:color w:val="000000" w:themeColor="text1"/>
                      <w:sz w:val="24"/>
                      <w:szCs w:val="24"/>
                      <w:lang w:eastAsia="es-MX"/>
                    </w:rPr>
                    <w:br/>
                    <w:t>48.0-53.0</w:t>
                  </w:r>
                  <w:r w:rsidRPr="00BF299F">
                    <w:rPr>
                      <w:rFonts w:ascii="Times New Roman" w:eastAsia="Times New Roman" w:hAnsi="Times New Roman" w:cs="Times New Roman"/>
                      <w:color w:val="000000" w:themeColor="text1"/>
                      <w:sz w:val="24"/>
                      <w:szCs w:val="24"/>
                      <w:lang w:eastAsia="es-MX"/>
                    </w:rPr>
                    <w:br/>
                    <w:t>48.7-53.3</w:t>
                  </w:r>
                  <w:r w:rsidRPr="00BF299F">
                    <w:rPr>
                      <w:rFonts w:ascii="Times New Roman" w:eastAsia="Times New Roman" w:hAnsi="Times New Roman" w:cs="Times New Roman"/>
                      <w:color w:val="000000" w:themeColor="text1"/>
                      <w:sz w:val="24"/>
                      <w:szCs w:val="24"/>
                      <w:lang w:eastAsia="es-MX"/>
                    </w:rPr>
                    <w:br/>
                    <w:t>49.4-53.7</w:t>
                  </w:r>
                  <w:r w:rsidRPr="00BF299F">
                    <w:rPr>
                      <w:rFonts w:ascii="Times New Roman" w:eastAsia="Times New Roman" w:hAnsi="Times New Roman" w:cs="Times New Roman"/>
                      <w:color w:val="000000" w:themeColor="text1"/>
                      <w:sz w:val="24"/>
                      <w:szCs w:val="24"/>
                      <w:lang w:eastAsia="es-MX"/>
                    </w:rPr>
                    <w:br/>
                    <w:t>50.0-54.0</w:t>
                  </w:r>
                  <w:r w:rsidRPr="00BF299F">
                    <w:rPr>
                      <w:rFonts w:ascii="Times New Roman" w:eastAsia="Times New Roman" w:hAnsi="Times New Roman" w:cs="Times New Roman"/>
                      <w:color w:val="000000" w:themeColor="text1"/>
                      <w:sz w:val="24"/>
                      <w:szCs w:val="24"/>
                      <w:lang w:eastAsia="es-MX"/>
                    </w:rPr>
                    <w:br/>
                    <w:t>50.5-54.5</w:t>
                  </w:r>
                  <w:r w:rsidRPr="00BF299F">
                    <w:rPr>
                      <w:rFonts w:ascii="Times New Roman" w:eastAsia="Times New Roman" w:hAnsi="Times New Roman" w:cs="Times New Roman"/>
                      <w:color w:val="000000" w:themeColor="text1"/>
                      <w:sz w:val="24"/>
                      <w:szCs w:val="24"/>
                      <w:lang w:eastAsia="es-MX"/>
                    </w:rPr>
                    <w:br/>
                    <w:t>51.0-55.0</w:t>
                  </w:r>
                  <w:r w:rsidRPr="00BF299F">
                    <w:rPr>
                      <w:rFonts w:ascii="Times New Roman" w:eastAsia="Times New Roman" w:hAnsi="Times New Roman" w:cs="Times New Roman"/>
                      <w:color w:val="000000" w:themeColor="text1"/>
                      <w:sz w:val="24"/>
                      <w:szCs w:val="24"/>
                      <w:lang w:eastAsia="es-MX"/>
                    </w:rPr>
                    <w:br/>
                    <w:t>51.7-55.7</w:t>
                  </w:r>
                  <w:r w:rsidRPr="00BF299F">
                    <w:rPr>
                      <w:rFonts w:ascii="Times New Roman" w:eastAsia="Times New Roman" w:hAnsi="Times New Roman" w:cs="Times New Roman"/>
                      <w:color w:val="000000" w:themeColor="text1"/>
                      <w:sz w:val="24"/>
                      <w:szCs w:val="24"/>
                      <w:lang w:eastAsia="es-MX"/>
                    </w:rPr>
                    <w:br/>
                    <w:t>52.4-56.4</w:t>
                  </w:r>
                  <w:r w:rsidRPr="00BF299F">
                    <w:rPr>
                      <w:rFonts w:ascii="Times New Roman" w:eastAsia="Times New Roman" w:hAnsi="Times New Roman" w:cs="Times New Roman"/>
                      <w:color w:val="000000" w:themeColor="text1"/>
                      <w:sz w:val="24"/>
                      <w:szCs w:val="24"/>
                      <w:lang w:eastAsia="es-MX"/>
                    </w:rPr>
                    <w:br/>
                    <w:t>53.0-57.0</w:t>
                  </w:r>
                  <w:r w:rsidRPr="00BF299F">
                    <w:rPr>
                      <w:rFonts w:ascii="Times New Roman" w:eastAsia="Times New Roman" w:hAnsi="Times New Roman" w:cs="Times New Roman"/>
                      <w:color w:val="000000" w:themeColor="text1"/>
                      <w:sz w:val="24"/>
                      <w:szCs w:val="24"/>
                      <w:lang w:eastAsia="es-MX"/>
                    </w:rPr>
                    <w:br/>
                    <w:t>54.0-60.5</w:t>
                  </w:r>
                  <w:r w:rsidRPr="00BF299F">
                    <w:rPr>
                      <w:rFonts w:ascii="Times New Roman" w:eastAsia="Times New Roman" w:hAnsi="Times New Roman" w:cs="Times New Roman"/>
                      <w:color w:val="000000" w:themeColor="text1"/>
                      <w:sz w:val="24"/>
                      <w:szCs w:val="24"/>
                      <w:lang w:eastAsia="es-MX"/>
                    </w:rPr>
                    <w:br/>
                    <w:t>55.0-60.0</w:t>
                  </w:r>
                  <w:r w:rsidRPr="00BF299F">
                    <w:rPr>
                      <w:rFonts w:ascii="Times New Roman" w:eastAsia="Times New Roman" w:hAnsi="Times New Roman" w:cs="Times New Roman"/>
                      <w:color w:val="000000" w:themeColor="text1"/>
                      <w:sz w:val="24"/>
                      <w:szCs w:val="24"/>
                      <w:lang w:eastAsia="es-MX"/>
                    </w:rPr>
                    <w:br/>
                    <w:t>55.7-60.3</w:t>
                  </w:r>
                  <w:r w:rsidRPr="00BF299F">
                    <w:rPr>
                      <w:rFonts w:ascii="Times New Roman" w:eastAsia="Times New Roman" w:hAnsi="Times New Roman" w:cs="Times New Roman"/>
                      <w:color w:val="000000" w:themeColor="text1"/>
                      <w:sz w:val="24"/>
                      <w:szCs w:val="24"/>
                      <w:lang w:eastAsia="es-MX"/>
                    </w:rPr>
                    <w:br/>
                    <w:t>56.4-60.7</w:t>
                  </w:r>
                  <w:r w:rsidRPr="00BF299F">
                    <w:rPr>
                      <w:rFonts w:ascii="Times New Roman" w:eastAsia="Times New Roman" w:hAnsi="Times New Roman" w:cs="Times New Roman"/>
                      <w:color w:val="000000" w:themeColor="text1"/>
                      <w:sz w:val="24"/>
                      <w:szCs w:val="24"/>
                      <w:lang w:eastAsia="es-MX"/>
                    </w:rPr>
                    <w:br/>
                    <w:t>57.0-61.0</w:t>
                  </w:r>
                  <w:r w:rsidRPr="00BF299F">
                    <w:rPr>
                      <w:rFonts w:ascii="Times New Roman" w:eastAsia="Times New Roman" w:hAnsi="Times New Roman" w:cs="Times New Roman"/>
                      <w:color w:val="000000" w:themeColor="text1"/>
                      <w:sz w:val="24"/>
                      <w:szCs w:val="24"/>
                      <w:lang w:eastAsia="es-MX"/>
                    </w:rPr>
                    <w:br/>
                    <w:t>57.5-62.0</w:t>
                  </w:r>
                  <w:r w:rsidRPr="00BF299F">
                    <w:rPr>
                      <w:rFonts w:ascii="Times New Roman" w:eastAsia="Times New Roman" w:hAnsi="Times New Roman" w:cs="Times New Roman"/>
                      <w:color w:val="000000" w:themeColor="text1"/>
                      <w:sz w:val="24"/>
                      <w:szCs w:val="24"/>
                      <w:lang w:eastAsia="es-MX"/>
                    </w:rPr>
                    <w:br/>
                    <w:t>58.0-63.0</w:t>
                  </w:r>
                  <w:r w:rsidRPr="00BF299F">
                    <w:rPr>
                      <w:rFonts w:ascii="Times New Roman" w:eastAsia="Times New Roman" w:hAnsi="Times New Roman" w:cs="Times New Roman"/>
                      <w:color w:val="000000" w:themeColor="text1"/>
                      <w:sz w:val="24"/>
                      <w:szCs w:val="24"/>
                      <w:lang w:eastAsia="es-MX"/>
                    </w:rPr>
                    <w:br/>
                    <w:t>58.7-63.7</w:t>
                  </w:r>
                  <w:r w:rsidRPr="00BF299F">
                    <w:rPr>
                      <w:rFonts w:ascii="Times New Roman" w:eastAsia="Times New Roman" w:hAnsi="Times New Roman" w:cs="Times New Roman"/>
                      <w:color w:val="000000" w:themeColor="text1"/>
                      <w:sz w:val="24"/>
                      <w:szCs w:val="24"/>
                      <w:lang w:eastAsia="es-MX"/>
                    </w:rPr>
                    <w:br/>
                    <w:t>59.3-64.3</w:t>
                  </w:r>
                  <w:r w:rsidRPr="00BF299F">
                    <w:rPr>
                      <w:rFonts w:ascii="Times New Roman" w:eastAsia="Times New Roman" w:hAnsi="Times New Roman" w:cs="Times New Roman"/>
                      <w:color w:val="000000" w:themeColor="text1"/>
                      <w:sz w:val="24"/>
                      <w:szCs w:val="24"/>
                      <w:lang w:eastAsia="es-MX"/>
                    </w:rPr>
                    <w:br/>
                    <w:t>60.0-65.0</w:t>
                  </w:r>
                  <w:r w:rsidRPr="00BF299F">
                    <w:rPr>
                      <w:rFonts w:ascii="Times New Roman" w:eastAsia="Times New Roman" w:hAnsi="Times New Roman" w:cs="Times New Roman"/>
                      <w:color w:val="000000" w:themeColor="text1"/>
                      <w:sz w:val="24"/>
                      <w:szCs w:val="24"/>
                      <w:lang w:eastAsia="es-MX"/>
                    </w:rPr>
                    <w:br/>
                    <w:t>61.0-66.0</w:t>
                  </w:r>
                  <w:r w:rsidRPr="00BF299F">
                    <w:rPr>
                      <w:rFonts w:ascii="Times New Roman" w:eastAsia="Times New Roman" w:hAnsi="Times New Roman" w:cs="Times New Roman"/>
                      <w:color w:val="000000" w:themeColor="text1"/>
                      <w:sz w:val="24"/>
                      <w:szCs w:val="24"/>
                      <w:lang w:eastAsia="es-MX"/>
                    </w:rPr>
                    <w:br/>
                    <w:t>62.0-67.0</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43.0-48.0</w:t>
                  </w:r>
                  <w:r w:rsidRPr="00BF299F">
                    <w:rPr>
                      <w:rFonts w:ascii="Times New Roman" w:eastAsia="Times New Roman" w:hAnsi="Times New Roman" w:cs="Times New Roman"/>
                      <w:color w:val="000000" w:themeColor="text1"/>
                      <w:sz w:val="24"/>
                      <w:szCs w:val="24"/>
                      <w:lang w:eastAsia="es-MX"/>
                    </w:rPr>
                    <w:br/>
                    <w:t>44.3-49.3</w:t>
                  </w:r>
                  <w:r w:rsidRPr="00BF299F">
                    <w:rPr>
                      <w:rFonts w:ascii="Times New Roman" w:eastAsia="Times New Roman" w:hAnsi="Times New Roman" w:cs="Times New Roman"/>
                      <w:color w:val="000000" w:themeColor="text1"/>
                      <w:sz w:val="24"/>
                      <w:szCs w:val="24"/>
                      <w:lang w:eastAsia="es-MX"/>
                    </w:rPr>
                    <w:br/>
                    <w:t>44.0-49.0</w:t>
                  </w:r>
                  <w:r w:rsidRPr="00BF299F">
                    <w:rPr>
                      <w:rFonts w:ascii="Times New Roman" w:eastAsia="Times New Roman" w:hAnsi="Times New Roman" w:cs="Times New Roman"/>
                      <w:color w:val="000000" w:themeColor="text1"/>
                      <w:sz w:val="24"/>
                      <w:szCs w:val="24"/>
                      <w:lang w:eastAsia="es-MX"/>
                    </w:rPr>
                    <w:br/>
                    <w:t>44.3-49.3</w:t>
                  </w:r>
                  <w:r w:rsidRPr="00BF299F">
                    <w:rPr>
                      <w:rFonts w:ascii="Times New Roman" w:eastAsia="Times New Roman" w:hAnsi="Times New Roman" w:cs="Times New Roman"/>
                      <w:color w:val="000000" w:themeColor="text1"/>
                      <w:sz w:val="24"/>
                      <w:szCs w:val="24"/>
                      <w:lang w:eastAsia="es-MX"/>
                    </w:rPr>
                    <w:br/>
                    <w:t>44.6-49.6</w:t>
                  </w:r>
                  <w:r w:rsidRPr="00BF299F">
                    <w:rPr>
                      <w:rFonts w:ascii="Times New Roman" w:eastAsia="Times New Roman" w:hAnsi="Times New Roman" w:cs="Times New Roman"/>
                      <w:color w:val="000000" w:themeColor="text1"/>
                      <w:sz w:val="24"/>
                      <w:szCs w:val="24"/>
                      <w:lang w:eastAsia="es-MX"/>
                    </w:rPr>
                    <w:br/>
                    <w:t>45.0-51.0</w:t>
                  </w:r>
                  <w:r w:rsidRPr="00BF299F">
                    <w:rPr>
                      <w:rFonts w:ascii="Times New Roman" w:eastAsia="Times New Roman" w:hAnsi="Times New Roman" w:cs="Times New Roman"/>
                      <w:color w:val="000000" w:themeColor="text1"/>
                      <w:sz w:val="24"/>
                      <w:szCs w:val="24"/>
                      <w:lang w:eastAsia="es-MX"/>
                    </w:rPr>
                    <w:br/>
                    <w:t>45.3-51.3</w:t>
                  </w:r>
                  <w:r w:rsidRPr="00BF299F">
                    <w:rPr>
                      <w:rFonts w:ascii="Times New Roman" w:eastAsia="Times New Roman" w:hAnsi="Times New Roman" w:cs="Times New Roman"/>
                      <w:color w:val="000000" w:themeColor="text1"/>
                      <w:sz w:val="24"/>
                      <w:szCs w:val="24"/>
                      <w:lang w:eastAsia="es-MX"/>
                    </w:rPr>
                    <w:br/>
                    <w:t>45.6-51.6</w:t>
                  </w:r>
                  <w:r w:rsidRPr="00BF299F">
                    <w:rPr>
                      <w:rFonts w:ascii="Times New Roman" w:eastAsia="Times New Roman" w:hAnsi="Times New Roman" w:cs="Times New Roman"/>
                      <w:color w:val="000000" w:themeColor="text1"/>
                      <w:sz w:val="24"/>
                      <w:szCs w:val="24"/>
                      <w:lang w:eastAsia="es-MX"/>
                    </w:rPr>
                    <w:br/>
                    <w:t>47.0-53.0</w:t>
                  </w:r>
                  <w:r w:rsidRPr="00BF299F">
                    <w:rPr>
                      <w:rFonts w:ascii="Times New Roman" w:eastAsia="Times New Roman" w:hAnsi="Times New Roman" w:cs="Times New Roman"/>
                      <w:color w:val="000000" w:themeColor="text1"/>
                      <w:sz w:val="24"/>
                      <w:szCs w:val="24"/>
                      <w:lang w:eastAsia="es-MX"/>
                    </w:rPr>
                    <w:br/>
                    <w:t>47.5-53.5</w:t>
                  </w:r>
                  <w:r w:rsidRPr="00BF299F">
                    <w:rPr>
                      <w:rFonts w:ascii="Times New Roman" w:eastAsia="Times New Roman" w:hAnsi="Times New Roman" w:cs="Times New Roman"/>
                      <w:color w:val="000000" w:themeColor="text1"/>
                      <w:sz w:val="24"/>
                      <w:szCs w:val="24"/>
                      <w:lang w:eastAsia="es-MX"/>
                    </w:rPr>
                    <w:br/>
                    <w:t>48.0-54.0</w:t>
                  </w:r>
                  <w:r w:rsidRPr="00BF299F">
                    <w:rPr>
                      <w:rFonts w:ascii="Times New Roman" w:eastAsia="Times New Roman" w:hAnsi="Times New Roman" w:cs="Times New Roman"/>
                      <w:color w:val="000000" w:themeColor="text1"/>
                      <w:sz w:val="24"/>
                      <w:szCs w:val="24"/>
                      <w:lang w:eastAsia="es-MX"/>
                    </w:rPr>
                    <w:br/>
                    <w:t>48.3-54.3</w:t>
                  </w:r>
                  <w:r w:rsidRPr="00BF299F">
                    <w:rPr>
                      <w:rFonts w:ascii="Times New Roman" w:eastAsia="Times New Roman" w:hAnsi="Times New Roman" w:cs="Times New Roman"/>
                      <w:color w:val="000000" w:themeColor="text1"/>
                      <w:sz w:val="24"/>
                      <w:szCs w:val="24"/>
                      <w:lang w:eastAsia="es-MX"/>
                    </w:rPr>
                    <w:br/>
                    <w:t>48.7-54.7</w:t>
                  </w:r>
                  <w:r w:rsidRPr="00BF299F">
                    <w:rPr>
                      <w:rFonts w:ascii="Times New Roman" w:eastAsia="Times New Roman" w:hAnsi="Times New Roman" w:cs="Times New Roman"/>
                      <w:color w:val="000000" w:themeColor="text1"/>
                      <w:sz w:val="24"/>
                      <w:szCs w:val="24"/>
                      <w:lang w:eastAsia="es-MX"/>
                    </w:rPr>
                    <w:br/>
                    <w:t>49.0-55.0</w:t>
                  </w:r>
                  <w:r w:rsidRPr="00BF299F">
                    <w:rPr>
                      <w:rFonts w:ascii="Times New Roman" w:eastAsia="Times New Roman" w:hAnsi="Times New Roman" w:cs="Times New Roman"/>
                      <w:color w:val="000000" w:themeColor="text1"/>
                      <w:sz w:val="24"/>
                      <w:szCs w:val="24"/>
                      <w:lang w:eastAsia="es-MX"/>
                    </w:rPr>
                    <w:br/>
                    <w:t>50.0-57.5</w:t>
                  </w:r>
                  <w:r w:rsidRPr="00BF299F">
                    <w:rPr>
                      <w:rFonts w:ascii="Times New Roman" w:eastAsia="Times New Roman" w:hAnsi="Times New Roman" w:cs="Times New Roman"/>
                      <w:color w:val="000000" w:themeColor="text1"/>
                      <w:sz w:val="24"/>
                      <w:szCs w:val="24"/>
                      <w:lang w:eastAsia="es-MX"/>
                    </w:rPr>
                    <w:br/>
                    <w:t>51.0-57.0</w:t>
                  </w:r>
                  <w:r w:rsidRPr="00BF299F">
                    <w:rPr>
                      <w:rFonts w:ascii="Times New Roman" w:eastAsia="Times New Roman" w:hAnsi="Times New Roman" w:cs="Times New Roman"/>
                      <w:color w:val="000000" w:themeColor="text1"/>
                      <w:sz w:val="24"/>
                      <w:szCs w:val="24"/>
                      <w:lang w:eastAsia="es-MX"/>
                    </w:rPr>
                    <w:br/>
                    <w:t>51.7-58.3</w:t>
                  </w:r>
                  <w:r w:rsidRPr="00BF299F">
                    <w:rPr>
                      <w:rFonts w:ascii="Times New Roman" w:eastAsia="Times New Roman" w:hAnsi="Times New Roman" w:cs="Times New Roman"/>
                      <w:color w:val="000000" w:themeColor="text1"/>
                      <w:sz w:val="24"/>
                      <w:szCs w:val="24"/>
                      <w:lang w:eastAsia="es-MX"/>
                    </w:rPr>
                    <w:br/>
                    <w:t>52.4-58.7</w:t>
                  </w:r>
                  <w:r w:rsidRPr="00BF299F">
                    <w:rPr>
                      <w:rFonts w:ascii="Times New Roman" w:eastAsia="Times New Roman" w:hAnsi="Times New Roman" w:cs="Times New Roman"/>
                      <w:color w:val="000000" w:themeColor="text1"/>
                      <w:sz w:val="24"/>
                      <w:szCs w:val="24"/>
                      <w:lang w:eastAsia="es-MX"/>
                    </w:rPr>
                    <w:br/>
                    <w:t>53.0-58.0</w:t>
                  </w:r>
                  <w:r w:rsidRPr="00BF299F">
                    <w:rPr>
                      <w:rFonts w:ascii="Times New Roman" w:eastAsia="Times New Roman" w:hAnsi="Times New Roman" w:cs="Times New Roman"/>
                      <w:color w:val="000000" w:themeColor="text1"/>
                      <w:sz w:val="24"/>
                      <w:szCs w:val="24"/>
                      <w:lang w:eastAsia="es-MX"/>
                    </w:rPr>
                    <w:br/>
                    <w:t>53.5-59.7</w:t>
                  </w:r>
                  <w:r w:rsidRPr="00BF299F">
                    <w:rPr>
                      <w:rFonts w:ascii="Times New Roman" w:eastAsia="Times New Roman" w:hAnsi="Times New Roman" w:cs="Times New Roman"/>
                      <w:color w:val="000000" w:themeColor="text1"/>
                      <w:sz w:val="24"/>
                      <w:szCs w:val="24"/>
                      <w:lang w:eastAsia="es-MX"/>
                    </w:rPr>
                    <w:br/>
                    <w:t>54.061.0</w:t>
                  </w:r>
                  <w:r w:rsidRPr="00BF299F">
                    <w:rPr>
                      <w:rFonts w:ascii="Times New Roman" w:eastAsia="Times New Roman" w:hAnsi="Times New Roman" w:cs="Times New Roman"/>
                      <w:color w:val="000000" w:themeColor="text1"/>
                      <w:sz w:val="24"/>
                      <w:szCs w:val="24"/>
                      <w:lang w:eastAsia="es-MX"/>
                    </w:rPr>
                    <w:br/>
                    <w:t>54.7-61.7</w:t>
                  </w:r>
                  <w:r w:rsidRPr="00BF299F">
                    <w:rPr>
                      <w:rFonts w:ascii="Times New Roman" w:eastAsia="Times New Roman" w:hAnsi="Times New Roman" w:cs="Times New Roman"/>
                      <w:color w:val="000000" w:themeColor="text1"/>
                      <w:sz w:val="24"/>
                      <w:szCs w:val="24"/>
                      <w:lang w:eastAsia="es-MX"/>
                    </w:rPr>
                    <w:br/>
                    <w:t>55.4-62.4</w:t>
                  </w:r>
                  <w:r w:rsidRPr="00BF299F">
                    <w:rPr>
                      <w:rFonts w:ascii="Times New Roman" w:eastAsia="Times New Roman" w:hAnsi="Times New Roman" w:cs="Times New Roman"/>
                      <w:color w:val="000000" w:themeColor="text1"/>
                      <w:sz w:val="24"/>
                      <w:szCs w:val="24"/>
                      <w:lang w:eastAsia="es-MX"/>
                    </w:rPr>
                    <w:br/>
                    <w:t>56.0-63.0</w:t>
                  </w:r>
                  <w:r w:rsidRPr="00BF299F">
                    <w:rPr>
                      <w:rFonts w:ascii="Times New Roman" w:eastAsia="Times New Roman" w:hAnsi="Times New Roman" w:cs="Times New Roman"/>
                      <w:color w:val="000000" w:themeColor="text1"/>
                      <w:sz w:val="24"/>
                      <w:szCs w:val="24"/>
                      <w:lang w:eastAsia="es-MX"/>
                    </w:rPr>
                    <w:br/>
                    <w:t>56.5-64.5</w:t>
                  </w:r>
                  <w:r w:rsidRPr="00BF299F">
                    <w:rPr>
                      <w:rFonts w:ascii="Times New Roman" w:eastAsia="Times New Roman" w:hAnsi="Times New Roman" w:cs="Times New Roman"/>
                      <w:color w:val="000000" w:themeColor="text1"/>
                      <w:sz w:val="24"/>
                      <w:szCs w:val="24"/>
                      <w:lang w:eastAsia="es-MX"/>
                    </w:rPr>
                    <w:br/>
                    <w:t>57.0-64.0</w:t>
                  </w:r>
                  <w:r w:rsidRPr="00BF299F">
                    <w:rPr>
                      <w:rFonts w:ascii="Times New Roman" w:eastAsia="Times New Roman" w:hAnsi="Times New Roman" w:cs="Times New Roman"/>
                      <w:color w:val="000000" w:themeColor="text1"/>
                      <w:sz w:val="24"/>
                      <w:szCs w:val="24"/>
                      <w:lang w:eastAsia="es-MX"/>
                    </w:rPr>
                    <w:br/>
                    <w:t>57.7-64.7</w:t>
                  </w:r>
                  <w:r w:rsidRPr="00BF299F">
                    <w:rPr>
                      <w:rFonts w:ascii="Times New Roman" w:eastAsia="Times New Roman" w:hAnsi="Times New Roman" w:cs="Times New Roman"/>
                      <w:color w:val="000000" w:themeColor="text1"/>
                      <w:sz w:val="24"/>
                      <w:szCs w:val="24"/>
                      <w:lang w:eastAsia="es-MX"/>
                    </w:rPr>
                    <w:br/>
                    <w:t>58.3-65.3</w:t>
                  </w:r>
                  <w:r w:rsidRPr="00BF299F">
                    <w:rPr>
                      <w:rFonts w:ascii="Times New Roman" w:eastAsia="Times New Roman" w:hAnsi="Times New Roman" w:cs="Times New Roman"/>
                      <w:color w:val="000000" w:themeColor="text1"/>
                      <w:sz w:val="24"/>
                      <w:szCs w:val="24"/>
                      <w:lang w:eastAsia="es-MX"/>
                    </w:rPr>
                    <w:br/>
                    <w:t>59.0-66.0</w:t>
                  </w:r>
                  <w:r w:rsidRPr="00BF299F">
                    <w:rPr>
                      <w:rFonts w:ascii="Times New Roman" w:eastAsia="Times New Roman" w:hAnsi="Times New Roman" w:cs="Times New Roman"/>
                      <w:color w:val="000000" w:themeColor="text1"/>
                      <w:sz w:val="24"/>
                      <w:szCs w:val="24"/>
                      <w:lang w:eastAsia="es-MX"/>
                    </w:rPr>
                    <w:br/>
                    <w:t>60.0-67.0</w:t>
                  </w:r>
                  <w:r w:rsidRPr="00BF299F">
                    <w:rPr>
                      <w:rFonts w:ascii="Times New Roman" w:eastAsia="Times New Roman" w:hAnsi="Times New Roman" w:cs="Times New Roman"/>
                      <w:color w:val="000000" w:themeColor="text1"/>
                      <w:sz w:val="24"/>
                      <w:szCs w:val="24"/>
                      <w:lang w:eastAsia="es-MX"/>
                    </w:rPr>
                    <w:br/>
                    <w:t>61.0-68.0</w:t>
                  </w:r>
                  <w:r w:rsidRPr="00BF299F">
                    <w:rPr>
                      <w:rFonts w:ascii="Times New Roman" w:eastAsia="Times New Roman" w:hAnsi="Times New Roman" w:cs="Times New Roman"/>
                      <w:color w:val="000000" w:themeColor="text1"/>
                      <w:sz w:val="24"/>
                      <w:szCs w:val="24"/>
                      <w:lang w:eastAsia="es-MX"/>
                    </w:rPr>
                    <w:br/>
                    <w:t>61.7-68.7</w:t>
                  </w:r>
                  <w:r w:rsidRPr="00BF299F">
                    <w:rPr>
                      <w:rFonts w:ascii="Times New Roman" w:eastAsia="Times New Roman" w:hAnsi="Times New Roman" w:cs="Times New Roman"/>
                      <w:color w:val="000000" w:themeColor="text1"/>
                      <w:sz w:val="24"/>
                      <w:szCs w:val="24"/>
                      <w:lang w:eastAsia="es-MX"/>
                    </w:rPr>
                    <w:br/>
                    <w:t>62.3-69.3</w:t>
                  </w:r>
                  <w:r w:rsidRPr="00BF299F">
                    <w:rPr>
                      <w:rFonts w:ascii="Times New Roman" w:eastAsia="Times New Roman" w:hAnsi="Times New Roman" w:cs="Times New Roman"/>
                      <w:color w:val="000000" w:themeColor="text1"/>
                      <w:sz w:val="24"/>
                      <w:szCs w:val="24"/>
                      <w:lang w:eastAsia="es-MX"/>
                    </w:rPr>
                    <w:br/>
                    <w:t>63.0-70.0</w:t>
                  </w:r>
                  <w:r w:rsidRPr="00BF299F">
                    <w:rPr>
                      <w:rFonts w:ascii="Times New Roman" w:eastAsia="Times New Roman" w:hAnsi="Times New Roman" w:cs="Times New Roman"/>
                      <w:color w:val="000000" w:themeColor="text1"/>
                      <w:sz w:val="24"/>
                      <w:szCs w:val="24"/>
                      <w:lang w:eastAsia="es-MX"/>
                    </w:rPr>
                    <w:br/>
                    <w:t>64.0-71.0</w:t>
                  </w:r>
                  <w:r w:rsidRPr="00BF299F">
                    <w:rPr>
                      <w:rFonts w:ascii="Times New Roman" w:eastAsia="Times New Roman" w:hAnsi="Times New Roman" w:cs="Times New Roman"/>
                      <w:color w:val="000000" w:themeColor="text1"/>
                      <w:sz w:val="24"/>
                      <w:szCs w:val="24"/>
                      <w:lang w:eastAsia="es-MX"/>
                    </w:rPr>
                    <w:br/>
                    <w:t>65.0-72.0</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47.0-53.0</w:t>
                  </w:r>
                  <w:r w:rsidRPr="00BF299F">
                    <w:rPr>
                      <w:rFonts w:ascii="Times New Roman" w:eastAsia="Times New Roman" w:hAnsi="Times New Roman" w:cs="Times New Roman"/>
                      <w:color w:val="000000" w:themeColor="text1"/>
                      <w:sz w:val="24"/>
                      <w:szCs w:val="24"/>
                      <w:lang w:eastAsia="es-MX"/>
                    </w:rPr>
                    <w:br/>
                    <w:t>48.3-55.3</w:t>
                  </w:r>
                  <w:r w:rsidRPr="00BF299F">
                    <w:rPr>
                      <w:rFonts w:ascii="Times New Roman" w:eastAsia="Times New Roman" w:hAnsi="Times New Roman" w:cs="Times New Roman"/>
                      <w:color w:val="000000" w:themeColor="text1"/>
                      <w:sz w:val="24"/>
                      <w:szCs w:val="24"/>
                      <w:lang w:eastAsia="es-MX"/>
                    </w:rPr>
                    <w:br/>
                    <w:t>48.0-55.0</w:t>
                  </w:r>
                  <w:r w:rsidRPr="00BF299F">
                    <w:rPr>
                      <w:rFonts w:ascii="Times New Roman" w:eastAsia="Times New Roman" w:hAnsi="Times New Roman" w:cs="Times New Roman"/>
                      <w:color w:val="000000" w:themeColor="text1"/>
                      <w:sz w:val="24"/>
                      <w:szCs w:val="24"/>
                      <w:lang w:eastAsia="es-MX"/>
                    </w:rPr>
                    <w:br/>
                    <w:t>48.3-55.3</w:t>
                  </w:r>
                  <w:r w:rsidRPr="00BF299F">
                    <w:rPr>
                      <w:rFonts w:ascii="Times New Roman" w:eastAsia="Times New Roman" w:hAnsi="Times New Roman" w:cs="Times New Roman"/>
                      <w:color w:val="000000" w:themeColor="text1"/>
                      <w:sz w:val="24"/>
                      <w:szCs w:val="24"/>
                      <w:lang w:eastAsia="es-MX"/>
                    </w:rPr>
                    <w:br/>
                    <w:t>48.6-55.6</w:t>
                  </w:r>
                  <w:r w:rsidRPr="00BF299F">
                    <w:rPr>
                      <w:rFonts w:ascii="Times New Roman" w:eastAsia="Times New Roman" w:hAnsi="Times New Roman" w:cs="Times New Roman"/>
                      <w:color w:val="000000" w:themeColor="text1"/>
                      <w:sz w:val="24"/>
                      <w:szCs w:val="24"/>
                      <w:lang w:eastAsia="es-MX"/>
                    </w:rPr>
                    <w:br/>
                    <w:t>49.0-56.0</w:t>
                  </w:r>
                  <w:r w:rsidRPr="00BF299F">
                    <w:rPr>
                      <w:rFonts w:ascii="Times New Roman" w:eastAsia="Times New Roman" w:hAnsi="Times New Roman" w:cs="Times New Roman"/>
                      <w:color w:val="000000" w:themeColor="text1"/>
                      <w:sz w:val="24"/>
                      <w:szCs w:val="24"/>
                      <w:lang w:eastAsia="es-MX"/>
                    </w:rPr>
                    <w:br/>
                    <w:t>49.3-56.3</w:t>
                  </w:r>
                  <w:r w:rsidRPr="00BF299F">
                    <w:rPr>
                      <w:rFonts w:ascii="Times New Roman" w:eastAsia="Times New Roman" w:hAnsi="Times New Roman" w:cs="Times New Roman"/>
                      <w:color w:val="000000" w:themeColor="text1"/>
                      <w:sz w:val="24"/>
                      <w:szCs w:val="24"/>
                      <w:lang w:eastAsia="es-MX"/>
                    </w:rPr>
                    <w:br/>
                    <w:t>49.6-56.6</w:t>
                  </w:r>
                  <w:r w:rsidRPr="00BF299F">
                    <w:rPr>
                      <w:rFonts w:ascii="Times New Roman" w:eastAsia="Times New Roman" w:hAnsi="Times New Roman" w:cs="Times New Roman"/>
                      <w:color w:val="000000" w:themeColor="text1"/>
                      <w:sz w:val="24"/>
                      <w:szCs w:val="24"/>
                      <w:lang w:eastAsia="es-MX"/>
                    </w:rPr>
                    <w:br/>
                    <w:t>50.0-58.0</w:t>
                  </w:r>
                  <w:r w:rsidRPr="00BF299F">
                    <w:rPr>
                      <w:rFonts w:ascii="Times New Roman" w:eastAsia="Times New Roman" w:hAnsi="Times New Roman" w:cs="Times New Roman"/>
                      <w:color w:val="000000" w:themeColor="text1"/>
                      <w:sz w:val="24"/>
                      <w:szCs w:val="24"/>
                      <w:lang w:eastAsia="es-MX"/>
                    </w:rPr>
                    <w:br/>
                    <w:t>51.0-58.5</w:t>
                  </w:r>
                  <w:r w:rsidRPr="00BF299F">
                    <w:rPr>
                      <w:rFonts w:ascii="Times New Roman" w:eastAsia="Times New Roman" w:hAnsi="Times New Roman" w:cs="Times New Roman"/>
                      <w:color w:val="000000" w:themeColor="text1"/>
                      <w:sz w:val="24"/>
                      <w:szCs w:val="24"/>
                      <w:lang w:eastAsia="es-MX"/>
                    </w:rPr>
                    <w:br/>
                    <w:t>52.0-59.0</w:t>
                  </w:r>
                  <w:r w:rsidRPr="00BF299F">
                    <w:rPr>
                      <w:rFonts w:ascii="Times New Roman" w:eastAsia="Times New Roman" w:hAnsi="Times New Roman" w:cs="Times New Roman"/>
                      <w:color w:val="000000" w:themeColor="text1"/>
                      <w:sz w:val="24"/>
                      <w:szCs w:val="24"/>
                      <w:lang w:eastAsia="es-MX"/>
                    </w:rPr>
                    <w:br/>
                    <w:t>52.3-59.3</w:t>
                  </w:r>
                  <w:r w:rsidRPr="00BF299F">
                    <w:rPr>
                      <w:rFonts w:ascii="Times New Roman" w:eastAsia="Times New Roman" w:hAnsi="Times New Roman" w:cs="Times New Roman"/>
                      <w:color w:val="000000" w:themeColor="text1"/>
                      <w:sz w:val="24"/>
                      <w:szCs w:val="24"/>
                      <w:lang w:eastAsia="es-MX"/>
                    </w:rPr>
                    <w:br/>
                    <w:t>52.7-60.7</w:t>
                  </w:r>
                  <w:r w:rsidRPr="00BF299F">
                    <w:rPr>
                      <w:rFonts w:ascii="Times New Roman" w:eastAsia="Times New Roman" w:hAnsi="Times New Roman" w:cs="Times New Roman"/>
                      <w:color w:val="000000" w:themeColor="text1"/>
                      <w:sz w:val="24"/>
                      <w:szCs w:val="24"/>
                      <w:lang w:eastAsia="es-MX"/>
                    </w:rPr>
                    <w:br/>
                    <w:t>53.0-60.0</w:t>
                  </w:r>
                  <w:r w:rsidRPr="00BF299F">
                    <w:rPr>
                      <w:rFonts w:ascii="Times New Roman" w:eastAsia="Times New Roman" w:hAnsi="Times New Roman" w:cs="Times New Roman"/>
                      <w:color w:val="000000" w:themeColor="text1"/>
                      <w:sz w:val="24"/>
                      <w:szCs w:val="24"/>
                      <w:lang w:eastAsia="es-MX"/>
                    </w:rPr>
                    <w:br/>
                    <w:t>53.5-63.0</w:t>
                  </w:r>
                  <w:r w:rsidRPr="00BF299F">
                    <w:rPr>
                      <w:rFonts w:ascii="Times New Roman" w:eastAsia="Times New Roman" w:hAnsi="Times New Roman" w:cs="Times New Roman"/>
                      <w:color w:val="000000" w:themeColor="text1"/>
                      <w:sz w:val="24"/>
                      <w:szCs w:val="24"/>
                      <w:lang w:eastAsia="es-MX"/>
                    </w:rPr>
                    <w:br/>
                    <w:t>54.0-62.0</w:t>
                  </w:r>
                  <w:r w:rsidRPr="00BF299F">
                    <w:rPr>
                      <w:rFonts w:ascii="Times New Roman" w:eastAsia="Times New Roman" w:hAnsi="Times New Roman" w:cs="Times New Roman"/>
                      <w:color w:val="000000" w:themeColor="text1"/>
                      <w:sz w:val="24"/>
                      <w:szCs w:val="24"/>
                      <w:lang w:eastAsia="es-MX"/>
                    </w:rPr>
                    <w:br/>
                    <w:t>54.7-62.7</w:t>
                  </w:r>
                  <w:r w:rsidRPr="00BF299F">
                    <w:rPr>
                      <w:rFonts w:ascii="Times New Roman" w:eastAsia="Times New Roman" w:hAnsi="Times New Roman" w:cs="Times New Roman"/>
                      <w:color w:val="000000" w:themeColor="text1"/>
                      <w:sz w:val="24"/>
                      <w:szCs w:val="24"/>
                      <w:lang w:eastAsia="es-MX"/>
                    </w:rPr>
                    <w:br/>
                    <w:t>55.3-63.4</w:t>
                  </w:r>
                  <w:r w:rsidRPr="00BF299F">
                    <w:rPr>
                      <w:rFonts w:ascii="Times New Roman" w:eastAsia="Times New Roman" w:hAnsi="Times New Roman" w:cs="Times New Roman"/>
                      <w:color w:val="000000" w:themeColor="text1"/>
                      <w:sz w:val="24"/>
                      <w:szCs w:val="24"/>
                      <w:lang w:eastAsia="es-MX"/>
                    </w:rPr>
                    <w:br/>
                    <w:t>56.0-64.0</w:t>
                  </w:r>
                  <w:r w:rsidRPr="00BF299F">
                    <w:rPr>
                      <w:rFonts w:ascii="Times New Roman" w:eastAsia="Times New Roman" w:hAnsi="Times New Roman" w:cs="Times New Roman"/>
                      <w:color w:val="000000" w:themeColor="text1"/>
                      <w:sz w:val="24"/>
                      <w:szCs w:val="24"/>
                      <w:lang w:eastAsia="es-MX"/>
                    </w:rPr>
                    <w:br/>
                    <w:t>57.0-65.0</w:t>
                  </w:r>
                  <w:r w:rsidRPr="00BF299F">
                    <w:rPr>
                      <w:rFonts w:ascii="Times New Roman" w:eastAsia="Times New Roman" w:hAnsi="Times New Roman" w:cs="Times New Roman"/>
                      <w:color w:val="000000" w:themeColor="text1"/>
                      <w:sz w:val="24"/>
                      <w:szCs w:val="24"/>
                      <w:lang w:eastAsia="es-MX"/>
                    </w:rPr>
                    <w:br/>
                    <w:t>58.0-66.0</w:t>
                  </w:r>
                  <w:r w:rsidRPr="00BF299F">
                    <w:rPr>
                      <w:rFonts w:ascii="Times New Roman" w:eastAsia="Times New Roman" w:hAnsi="Times New Roman" w:cs="Times New Roman"/>
                      <w:color w:val="000000" w:themeColor="text1"/>
                      <w:sz w:val="24"/>
                      <w:szCs w:val="24"/>
                      <w:lang w:eastAsia="es-MX"/>
                    </w:rPr>
                    <w:br/>
                    <w:t>58.7-66.7</w:t>
                  </w:r>
                  <w:r w:rsidRPr="00BF299F">
                    <w:rPr>
                      <w:rFonts w:ascii="Times New Roman" w:eastAsia="Times New Roman" w:hAnsi="Times New Roman" w:cs="Times New Roman"/>
                      <w:color w:val="000000" w:themeColor="text1"/>
                      <w:sz w:val="24"/>
                      <w:szCs w:val="24"/>
                      <w:lang w:eastAsia="es-MX"/>
                    </w:rPr>
                    <w:br/>
                    <w:t>59.4-67.4</w:t>
                  </w:r>
                  <w:r w:rsidRPr="00BF299F">
                    <w:rPr>
                      <w:rFonts w:ascii="Times New Roman" w:eastAsia="Times New Roman" w:hAnsi="Times New Roman" w:cs="Times New Roman"/>
                      <w:color w:val="000000" w:themeColor="text1"/>
                      <w:sz w:val="24"/>
                      <w:szCs w:val="24"/>
                      <w:lang w:eastAsia="es-MX"/>
                    </w:rPr>
                    <w:br/>
                    <w:t>60.0-68.0</w:t>
                  </w:r>
                  <w:r w:rsidRPr="00BF299F">
                    <w:rPr>
                      <w:rFonts w:ascii="Times New Roman" w:eastAsia="Times New Roman" w:hAnsi="Times New Roman" w:cs="Times New Roman"/>
                      <w:color w:val="000000" w:themeColor="text1"/>
                      <w:sz w:val="24"/>
                      <w:szCs w:val="24"/>
                      <w:lang w:eastAsia="es-MX"/>
                    </w:rPr>
                    <w:br/>
                    <w:t>61.0-68.5</w:t>
                  </w:r>
                  <w:r w:rsidRPr="00BF299F">
                    <w:rPr>
                      <w:rFonts w:ascii="Times New Roman" w:eastAsia="Times New Roman" w:hAnsi="Times New Roman" w:cs="Times New Roman"/>
                      <w:color w:val="000000" w:themeColor="text1"/>
                      <w:sz w:val="24"/>
                      <w:szCs w:val="24"/>
                      <w:lang w:eastAsia="es-MX"/>
                    </w:rPr>
                    <w:br/>
                    <w:t>62.0-69.0</w:t>
                  </w:r>
                  <w:r w:rsidRPr="00BF299F">
                    <w:rPr>
                      <w:rFonts w:ascii="Times New Roman" w:eastAsia="Times New Roman" w:hAnsi="Times New Roman" w:cs="Times New Roman"/>
                      <w:color w:val="000000" w:themeColor="text1"/>
                      <w:sz w:val="24"/>
                      <w:szCs w:val="24"/>
                      <w:lang w:eastAsia="es-MX"/>
                    </w:rPr>
                    <w:br/>
                    <w:t>62.3-69.7</w:t>
                  </w:r>
                  <w:r w:rsidRPr="00BF299F">
                    <w:rPr>
                      <w:rFonts w:ascii="Times New Roman" w:eastAsia="Times New Roman" w:hAnsi="Times New Roman" w:cs="Times New Roman"/>
                      <w:color w:val="000000" w:themeColor="text1"/>
                      <w:sz w:val="24"/>
                      <w:szCs w:val="24"/>
                      <w:lang w:eastAsia="es-MX"/>
                    </w:rPr>
                    <w:br/>
                    <w:t>62.7-70.3</w:t>
                  </w:r>
                  <w:r w:rsidRPr="00BF299F">
                    <w:rPr>
                      <w:rFonts w:ascii="Times New Roman" w:eastAsia="Times New Roman" w:hAnsi="Times New Roman" w:cs="Times New Roman"/>
                      <w:color w:val="000000" w:themeColor="text1"/>
                      <w:sz w:val="24"/>
                      <w:szCs w:val="24"/>
                      <w:lang w:eastAsia="es-MX"/>
                    </w:rPr>
                    <w:br/>
                    <w:t>63.0-71.0</w:t>
                  </w:r>
                  <w:r w:rsidRPr="00BF299F">
                    <w:rPr>
                      <w:rFonts w:ascii="Times New Roman" w:eastAsia="Times New Roman" w:hAnsi="Times New Roman" w:cs="Times New Roman"/>
                      <w:color w:val="000000" w:themeColor="text1"/>
                      <w:sz w:val="24"/>
                      <w:szCs w:val="24"/>
                      <w:lang w:eastAsia="es-MX"/>
                    </w:rPr>
                    <w:br/>
                    <w:t>64.0-72.0</w:t>
                  </w:r>
                  <w:r w:rsidRPr="00BF299F">
                    <w:rPr>
                      <w:rFonts w:ascii="Times New Roman" w:eastAsia="Times New Roman" w:hAnsi="Times New Roman" w:cs="Times New Roman"/>
                      <w:color w:val="000000" w:themeColor="text1"/>
                      <w:sz w:val="24"/>
                      <w:szCs w:val="24"/>
                      <w:lang w:eastAsia="es-MX"/>
                    </w:rPr>
                    <w:br/>
                    <w:t>65.0-73.0</w:t>
                  </w:r>
                  <w:r w:rsidRPr="00BF299F">
                    <w:rPr>
                      <w:rFonts w:ascii="Times New Roman" w:eastAsia="Times New Roman" w:hAnsi="Times New Roman" w:cs="Times New Roman"/>
                      <w:color w:val="000000" w:themeColor="text1"/>
                      <w:sz w:val="24"/>
                      <w:szCs w:val="24"/>
                      <w:lang w:eastAsia="es-MX"/>
                    </w:rPr>
                    <w:br/>
                    <w:t>65.7-74.0</w:t>
                  </w:r>
                  <w:r w:rsidRPr="00BF299F">
                    <w:rPr>
                      <w:rFonts w:ascii="Times New Roman" w:eastAsia="Times New Roman" w:hAnsi="Times New Roman" w:cs="Times New Roman"/>
                      <w:color w:val="000000" w:themeColor="text1"/>
                      <w:sz w:val="24"/>
                      <w:szCs w:val="24"/>
                      <w:lang w:eastAsia="es-MX"/>
                    </w:rPr>
                    <w:br/>
                    <w:t>66.3-75.0</w:t>
                  </w:r>
                  <w:r w:rsidRPr="00BF299F">
                    <w:rPr>
                      <w:rFonts w:ascii="Times New Roman" w:eastAsia="Times New Roman" w:hAnsi="Times New Roman" w:cs="Times New Roman"/>
                      <w:color w:val="000000" w:themeColor="text1"/>
                      <w:sz w:val="24"/>
                      <w:szCs w:val="24"/>
                      <w:lang w:eastAsia="es-MX"/>
                    </w:rPr>
                    <w:br/>
                    <w:t>67.0-76.0</w:t>
                  </w:r>
                  <w:r w:rsidRPr="00BF299F">
                    <w:rPr>
                      <w:rFonts w:ascii="Times New Roman" w:eastAsia="Times New Roman" w:hAnsi="Times New Roman" w:cs="Times New Roman"/>
                      <w:color w:val="000000" w:themeColor="text1"/>
                      <w:sz w:val="24"/>
                      <w:szCs w:val="24"/>
                      <w:lang w:eastAsia="es-MX"/>
                    </w:rPr>
                    <w:br/>
                    <w:t>68.5-77.0</w:t>
                  </w:r>
                  <w:r w:rsidRPr="00BF299F">
                    <w:rPr>
                      <w:rFonts w:ascii="Times New Roman" w:eastAsia="Times New Roman" w:hAnsi="Times New Roman" w:cs="Times New Roman"/>
                      <w:color w:val="000000" w:themeColor="text1"/>
                      <w:sz w:val="24"/>
                      <w:szCs w:val="24"/>
                      <w:lang w:eastAsia="es-MX"/>
                    </w:rPr>
                    <w:br/>
                    <w:t>70.0-78.0 </w:t>
                  </w:r>
                </w:p>
              </w:tc>
            </w:tr>
          </w:tbl>
          <w:p w:rsidR="000627CC" w:rsidRPr="00BF299F" w:rsidRDefault="000627CC" w:rsidP="00645E85">
            <w:pPr>
              <w:spacing w:line="300" w:lineRule="atLeast"/>
              <w:jc w:val="both"/>
              <w:rPr>
                <w:rFonts w:ascii="Times New Roman" w:eastAsia="Times New Roman" w:hAnsi="Times New Roman" w:cs="Times New Roman"/>
                <w:color w:val="000000" w:themeColor="text1"/>
                <w:sz w:val="24"/>
                <w:szCs w:val="24"/>
                <w:lang w:eastAsia="es-MX"/>
              </w:rPr>
            </w:pPr>
          </w:p>
        </w:tc>
        <w:tc>
          <w:tcPr>
            <w:tcW w:w="0" w:type="auto"/>
            <w:hideMark/>
          </w:tcPr>
          <w:tbl>
            <w:tblPr>
              <w:tblStyle w:val="Tabladecuadrcula6concolores-nfasis11"/>
              <w:tblW w:w="4800" w:type="dxa"/>
              <w:tblLook w:val="04A0" w:firstRow="1" w:lastRow="0" w:firstColumn="1" w:lastColumn="0" w:noHBand="0" w:noVBand="1"/>
            </w:tblPr>
            <w:tblGrid>
              <w:gridCol w:w="999"/>
              <w:gridCol w:w="1267"/>
              <w:gridCol w:w="1267"/>
              <w:gridCol w:w="1267"/>
            </w:tblGrid>
            <w:tr w:rsidR="000627CC"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r w:rsidRPr="00BF299F">
                    <w:rPr>
                      <w:rFonts w:ascii="Times New Roman" w:hAnsi="Times New Roman" w:cs="Times New Roman"/>
                      <w:color w:val="auto"/>
                      <w:sz w:val="24"/>
                      <w:szCs w:val="24"/>
                    </w:rPr>
                    <w:fldChar w:fldCharType="begin"/>
                  </w:r>
                  <w:r w:rsidRPr="00BF299F">
                    <w:rPr>
                      <w:rFonts w:ascii="Times New Roman" w:hAnsi="Times New Roman" w:cs="Times New Roman"/>
                      <w:sz w:val="24"/>
                      <w:szCs w:val="24"/>
                    </w:rPr>
                    <w:instrText xml:space="preserve"> HYPERLINK "http://www.tablapesoideal.com/" \o "TABLA PESO IDEAL HOMBRE" </w:instrText>
                  </w:r>
                  <w:r w:rsidRPr="00BF299F">
                    <w:rPr>
                      <w:rFonts w:ascii="Times New Roman" w:hAnsi="Times New Roman" w:cs="Times New Roman"/>
                      <w:b w:val="0"/>
                      <w:bCs w:val="0"/>
                      <w:color w:val="auto"/>
                      <w:sz w:val="24"/>
                      <w:szCs w:val="24"/>
                      <w:rPrChange w:id="233" w:author="Almondris Gonzalez" w:date="2015-05-18T22:05:00Z">
                        <w:rPr>
                          <w:rFonts w:ascii="Times New Roman" w:eastAsia="Times New Roman" w:hAnsi="Times New Roman" w:cs="Times New Roman"/>
                          <w:color w:val="000000" w:themeColor="text1"/>
                          <w:sz w:val="24"/>
                          <w:szCs w:val="24"/>
                          <w:lang w:eastAsia="es-MX"/>
                        </w:rPr>
                      </w:rPrChange>
                    </w:rPr>
                    <w:fldChar w:fldCharType="separate"/>
                  </w:r>
                  <w:r w:rsidRPr="00BF299F">
                    <w:rPr>
                      <w:rFonts w:ascii="Times New Roman" w:eastAsia="Times New Roman" w:hAnsi="Times New Roman" w:cs="Times New Roman"/>
                      <w:color w:val="000000" w:themeColor="text1"/>
                      <w:sz w:val="24"/>
                      <w:szCs w:val="24"/>
                      <w:lang w:eastAsia="es-MX"/>
                    </w:rPr>
                    <w:t>TABLA PESO IDEAL HOMBRE</w:t>
                  </w:r>
                  <w:r w:rsidRPr="00BF299F">
                    <w:rPr>
                      <w:rFonts w:ascii="Times New Roman" w:eastAsia="Times New Roman" w:hAnsi="Times New Roman" w:cs="Times New Roman"/>
                      <w:color w:val="000000" w:themeColor="text1"/>
                      <w:sz w:val="24"/>
                      <w:szCs w:val="24"/>
                      <w:lang w:eastAsia="es-MX"/>
                    </w:rPr>
                    <w:fldChar w:fldCharType="end"/>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Altura</w:t>
                  </w:r>
                </w:p>
              </w:tc>
              <w:tc>
                <w:tcPr>
                  <w:tcW w:w="0" w:type="auto"/>
                  <w:gridSpan w:val="3"/>
                  <w:hideMark/>
                </w:tcPr>
                <w:p w:rsidR="000627CC" w:rsidRPr="00BF299F" w:rsidRDefault="000627CC" w:rsidP="00645E8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Complexión</w:t>
                  </w:r>
                </w:p>
              </w:tc>
            </w:tr>
            <w:tr w:rsidR="000627CC" w:rsidRPr="00BF299F" w:rsidTr="00645E85">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center"/>
                    <w:rPr>
                      <w:rFonts w:ascii="Times New Roman" w:eastAsia="Times New Roman" w:hAnsi="Times New Roman" w:cs="Times New Roman"/>
                      <w:b w:val="0"/>
                      <w:color w:val="000000" w:themeColor="text1"/>
                      <w:sz w:val="24"/>
                      <w:szCs w:val="24"/>
                      <w:lang w:eastAsia="es-MX"/>
                    </w:rPr>
                  </w:pP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Pequeña</w:t>
                  </w: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Mediana</w:t>
                  </w:r>
                </w:p>
              </w:tc>
              <w:tc>
                <w:tcPr>
                  <w:tcW w:w="0" w:type="auto"/>
                  <w:hideMark/>
                </w:tcPr>
                <w:p w:rsidR="000627CC" w:rsidRPr="00BF299F" w:rsidRDefault="000627CC" w:rsidP="00645E8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4"/>
                      <w:szCs w:val="24"/>
                      <w:lang w:eastAsia="es-MX"/>
                    </w:rPr>
                  </w:pPr>
                  <w:r w:rsidRPr="00BF299F">
                    <w:rPr>
                      <w:rFonts w:ascii="Times New Roman" w:eastAsia="Times New Roman" w:hAnsi="Times New Roman" w:cs="Times New Roman"/>
                      <w:b/>
                      <w:color w:val="000000" w:themeColor="text1"/>
                      <w:sz w:val="24"/>
                      <w:szCs w:val="24"/>
                      <w:lang w:eastAsia="es-MX"/>
                    </w:rPr>
                    <w:t>Grande</w:t>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1.55</w:t>
                  </w:r>
                  <w:r w:rsidRPr="00BF299F">
                    <w:rPr>
                      <w:rFonts w:ascii="Times New Roman" w:eastAsia="Times New Roman" w:hAnsi="Times New Roman" w:cs="Times New Roman"/>
                      <w:color w:val="000000" w:themeColor="text1"/>
                      <w:sz w:val="24"/>
                      <w:szCs w:val="24"/>
                      <w:lang w:eastAsia="es-MX"/>
                    </w:rPr>
                    <w:br/>
                    <w:t>1.56</w:t>
                  </w:r>
                  <w:r w:rsidRPr="00BF299F">
                    <w:rPr>
                      <w:rFonts w:ascii="Times New Roman" w:eastAsia="Times New Roman" w:hAnsi="Times New Roman" w:cs="Times New Roman"/>
                      <w:color w:val="000000" w:themeColor="text1"/>
                      <w:sz w:val="24"/>
                      <w:szCs w:val="24"/>
                      <w:lang w:eastAsia="es-MX"/>
                    </w:rPr>
                    <w:br/>
                    <w:t>1.57</w:t>
                  </w:r>
                  <w:r w:rsidRPr="00BF299F">
                    <w:rPr>
                      <w:rFonts w:ascii="Times New Roman" w:eastAsia="Times New Roman" w:hAnsi="Times New Roman" w:cs="Times New Roman"/>
                      <w:color w:val="000000" w:themeColor="text1"/>
                      <w:sz w:val="24"/>
                      <w:szCs w:val="24"/>
                      <w:lang w:eastAsia="es-MX"/>
                    </w:rPr>
                    <w:br/>
                    <w:t>1.58</w:t>
                  </w:r>
                  <w:r w:rsidRPr="00BF299F">
                    <w:rPr>
                      <w:rFonts w:ascii="Times New Roman" w:eastAsia="Times New Roman" w:hAnsi="Times New Roman" w:cs="Times New Roman"/>
                      <w:color w:val="000000" w:themeColor="text1"/>
                      <w:sz w:val="24"/>
                      <w:szCs w:val="24"/>
                      <w:lang w:eastAsia="es-MX"/>
                    </w:rPr>
                    <w:br/>
                    <w:t>1.59</w:t>
                  </w:r>
                  <w:r w:rsidRPr="00BF299F">
                    <w:rPr>
                      <w:rFonts w:ascii="Times New Roman" w:eastAsia="Times New Roman" w:hAnsi="Times New Roman" w:cs="Times New Roman"/>
                      <w:color w:val="000000" w:themeColor="text1"/>
                      <w:sz w:val="24"/>
                      <w:szCs w:val="24"/>
                      <w:lang w:eastAsia="es-MX"/>
                    </w:rPr>
                    <w:br/>
                    <w:t>1.60</w:t>
                  </w:r>
                  <w:r w:rsidRPr="00BF299F">
                    <w:rPr>
                      <w:rFonts w:ascii="Times New Roman" w:eastAsia="Times New Roman" w:hAnsi="Times New Roman" w:cs="Times New Roman"/>
                      <w:color w:val="000000" w:themeColor="text1"/>
                      <w:sz w:val="24"/>
                      <w:szCs w:val="24"/>
                      <w:lang w:eastAsia="es-MX"/>
                    </w:rPr>
                    <w:br/>
                    <w:t>1.61</w:t>
                  </w:r>
                  <w:r w:rsidRPr="00BF299F">
                    <w:rPr>
                      <w:rFonts w:ascii="Times New Roman" w:eastAsia="Times New Roman" w:hAnsi="Times New Roman" w:cs="Times New Roman"/>
                      <w:color w:val="000000" w:themeColor="text1"/>
                      <w:sz w:val="24"/>
                      <w:szCs w:val="24"/>
                      <w:lang w:eastAsia="es-MX"/>
                    </w:rPr>
                    <w:br/>
                    <w:t>1.62</w:t>
                  </w:r>
                  <w:r w:rsidRPr="00BF299F">
                    <w:rPr>
                      <w:rFonts w:ascii="Times New Roman" w:eastAsia="Times New Roman" w:hAnsi="Times New Roman" w:cs="Times New Roman"/>
                      <w:color w:val="000000" w:themeColor="text1"/>
                      <w:sz w:val="24"/>
                      <w:szCs w:val="24"/>
                      <w:lang w:eastAsia="es-MX"/>
                    </w:rPr>
                    <w:br/>
                    <w:t>1.63</w:t>
                  </w:r>
                  <w:r w:rsidRPr="00BF299F">
                    <w:rPr>
                      <w:rFonts w:ascii="Times New Roman" w:eastAsia="Times New Roman" w:hAnsi="Times New Roman" w:cs="Times New Roman"/>
                      <w:color w:val="000000" w:themeColor="text1"/>
                      <w:sz w:val="24"/>
                      <w:szCs w:val="24"/>
                      <w:lang w:eastAsia="es-MX"/>
                    </w:rPr>
                    <w:br/>
                    <w:t>1.64</w:t>
                  </w:r>
                  <w:r w:rsidRPr="00BF299F">
                    <w:rPr>
                      <w:rFonts w:ascii="Times New Roman" w:eastAsia="Times New Roman" w:hAnsi="Times New Roman" w:cs="Times New Roman"/>
                      <w:color w:val="000000" w:themeColor="text1"/>
                      <w:sz w:val="24"/>
                      <w:szCs w:val="24"/>
                      <w:lang w:eastAsia="es-MX"/>
                    </w:rPr>
                    <w:br/>
                    <w:t>1.65</w:t>
                  </w:r>
                  <w:r w:rsidRPr="00BF299F">
                    <w:rPr>
                      <w:rFonts w:ascii="Times New Roman" w:eastAsia="Times New Roman" w:hAnsi="Times New Roman" w:cs="Times New Roman"/>
                      <w:color w:val="000000" w:themeColor="text1"/>
                      <w:sz w:val="24"/>
                      <w:szCs w:val="24"/>
                      <w:lang w:eastAsia="es-MX"/>
                    </w:rPr>
                    <w:br/>
                    <w:t>1.66</w:t>
                  </w:r>
                  <w:r w:rsidRPr="00BF299F">
                    <w:rPr>
                      <w:rFonts w:ascii="Times New Roman" w:eastAsia="Times New Roman" w:hAnsi="Times New Roman" w:cs="Times New Roman"/>
                      <w:color w:val="000000" w:themeColor="text1"/>
                      <w:sz w:val="24"/>
                      <w:szCs w:val="24"/>
                      <w:lang w:eastAsia="es-MX"/>
                    </w:rPr>
                    <w:br/>
                    <w:t>1.67</w:t>
                  </w:r>
                  <w:r w:rsidRPr="00BF299F">
                    <w:rPr>
                      <w:rFonts w:ascii="Times New Roman" w:eastAsia="Times New Roman" w:hAnsi="Times New Roman" w:cs="Times New Roman"/>
                      <w:color w:val="000000" w:themeColor="text1"/>
                      <w:sz w:val="24"/>
                      <w:szCs w:val="24"/>
                      <w:lang w:eastAsia="es-MX"/>
                    </w:rPr>
                    <w:br/>
                    <w:t>1.68</w:t>
                  </w:r>
                  <w:r w:rsidRPr="00BF299F">
                    <w:rPr>
                      <w:rFonts w:ascii="Times New Roman" w:eastAsia="Times New Roman" w:hAnsi="Times New Roman" w:cs="Times New Roman"/>
                      <w:color w:val="000000" w:themeColor="text1"/>
                      <w:sz w:val="24"/>
                      <w:szCs w:val="24"/>
                      <w:lang w:eastAsia="es-MX"/>
                    </w:rPr>
                    <w:br/>
                    <w:t>1.69</w:t>
                  </w:r>
                  <w:r w:rsidRPr="00BF299F">
                    <w:rPr>
                      <w:rFonts w:ascii="Times New Roman" w:eastAsia="Times New Roman" w:hAnsi="Times New Roman" w:cs="Times New Roman"/>
                      <w:color w:val="000000" w:themeColor="text1"/>
                      <w:sz w:val="24"/>
                      <w:szCs w:val="24"/>
                      <w:lang w:eastAsia="es-MX"/>
                    </w:rPr>
                    <w:br/>
                    <w:t>1.70</w:t>
                  </w:r>
                  <w:r w:rsidRPr="00BF299F">
                    <w:rPr>
                      <w:rFonts w:ascii="Times New Roman" w:eastAsia="Times New Roman" w:hAnsi="Times New Roman" w:cs="Times New Roman"/>
                      <w:color w:val="000000" w:themeColor="text1"/>
                      <w:sz w:val="24"/>
                      <w:szCs w:val="24"/>
                      <w:lang w:eastAsia="es-MX"/>
                    </w:rPr>
                    <w:br/>
                    <w:t>1.71</w:t>
                  </w:r>
                  <w:r w:rsidRPr="00BF299F">
                    <w:rPr>
                      <w:rFonts w:ascii="Times New Roman" w:eastAsia="Times New Roman" w:hAnsi="Times New Roman" w:cs="Times New Roman"/>
                      <w:color w:val="000000" w:themeColor="text1"/>
                      <w:sz w:val="24"/>
                      <w:szCs w:val="24"/>
                      <w:lang w:eastAsia="es-MX"/>
                    </w:rPr>
                    <w:br/>
                    <w:t>1.72</w:t>
                  </w:r>
                  <w:r w:rsidRPr="00BF299F">
                    <w:rPr>
                      <w:rFonts w:ascii="Times New Roman" w:eastAsia="Times New Roman" w:hAnsi="Times New Roman" w:cs="Times New Roman"/>
                      <w:color w:val="000000" w:themeColor="text1"/>
                      <w:sz w:val="24"/>
                      <w:szCs w:val="24"/>
                      <w:lang w:eastAsia="es-MX"/>
                    </w:rPr>
                    <w:br/>
                    <w:t>1.73</w:t>
                  </w:r>
                  <w:r w:rsidRPr="00BF299F">
                    <w:rPr>
                      <w:rFonts w:ascii="Times New Roman" w:eastAsia="Times New Roman" w:hAnsi="Times New Roman" w:cs="Times New Roman"/>
                      <w:color w:val="000000" w:themeColor="text1"/>
                      <w:sz w:val="24"/>
                      <w:szCs w:val="24"/>
                      <w:lang w:eastAsia="es-MX"/>
                    </w:rPr>
                    <w:br/>
                    <w:t>1.74</w:t>
                  </w:r>
                  <w:r w:rsidRPr="00BF299F">
                    <w:rPr>
                      <w:rFonts w:ascii="Times New Roman" w:eastAsia="Times New Roman" w:hAnsi="Times New Roman" w:cs="Times New Roman"/>
                      <w:color w:val="000000" w:themeColor="text1"/>
                      <w:sz w:val="24"/>
                      <w:szCs w:val="24"/>
                      <w:lang w:eastAsia="es-MX"/>
                    </w:rPr>
                    <w:br/>
                    <w:t>1.75</w:t>
                  </w:r>
                  <w:r w:rsidRPr="00BF299F">
                    <w:rPr>
                      <w:rFonts w:ascii="Times New Roman" w:eastAsia="Times New Roman" w:hAnsi="Times New Roman" w:cs="Times New Roman"/>
                      <w:color w:val="000000" w:themeColor="text1"/>
                      <w:sz w:val="24"/>
                      <w:szCs w:val="24"/>
                      <w:lang w:eastAsia="es-MX"/>
                    </w:rPr>
                    <w:br/>
                    <w:t>1.76</w:t>
                  </w:r>
                  <w:r w:rsidRPr="00BF299F">
                    <w:rPr>
                      <w:rFonts w:ascii="Times New Roman" w:eastAsia="Times New Roman" w:hAnsi="Times New Roman" w:cs="Times New Roman"/>
                      <w:color w:val="000000" w:themeColor="text1"/>
                      <w:sz w:val="24"/>
                      <w:szCs w:val="24"/>
                      <w:lang w:eastAsia="es-MX"/>
                    </w:rPr>
                    <w:br/>
                    <w:t>1.77</w:t>
                  </w:r>
                  <w:r w:rsidRPr="00BF299F">
                    <w:rPr>
                      <w:rFonts w:ascii="Times New Roman" w:eastAsia="Times New Roman" w:hAnsi="Times New Roman" w:cs="Times New Roman"/>
                      <w:color w:val="000000" w:themeColor="text1"/>
                      <w:sz w:val="24"/>
                      <w:szCs w:val="24"/>
                      <w:lang w:eastAsia="es-MX"/>
                    </w:rPr>
                    <w:br/>
                    <w:t>1.78</w:t>
                  </w:r>
                  <w:r w:rsidRPr="00BF299F">
                    <w:rPr>
                      <w:rFonts w:ascii="Times New Roman" w:eastAsia="Times New Roman" w:hAnsi="Times New Roman" w:cs="Times New Roman"/>
                      <w:color w:val="000000" w:themeColor="text1"/>
                      <w:sz w:val="24"/>
                      <w:szCs w:val="24"/>
                      <w:lang w:eastAsia="es-MX"/>
                    </w:rPr>
                    <w:br/>
                    <w:t>1.79</w:t>
                  </w:r>
                  <w:r w:rsidRPr="00BF299F">
                    <w:rPr>
                      <w:rFonts w:ascii="Times New Roman" w:eastAsia="Times New Roman" w:hAnsi="Times New Roman" w:cs="Times New Roman"/>
                      <w:color w:val="000000" w:themeColor="text1"/>
                      <w:sz w:val="24"/>
                      <w:szCs w:val="24"/>
                      <w:lang w:eastAsia="es-MX"/>
                    </w:rPr>
                    <w:br/>
                    <w:t>1.80</w:t>
                  </w:r>
                  <w:r w:rsidRPr="00BF299F">
                    <w:rPr>
                      <w:rFonts w:ascii="Times New Roman" w:eastAsia="Times New Roman" w:hAnsi="Times New Roman" w:cs="Times New Roman"/>
                      <w:color w:val="000000" w:themeColor="text1"/>
                      <w:sz w:val="24"/>
                      <w:szCs w:val="24"/>
                      <w:lang w:eastAsia="es-MX"/>
                    </w:rPr>
                    <w:br/>
                    <w:t>1.81</w:t>
                  </w:r>
                  <w:r w:rsidRPr="00BF299F">
                    <w:rPr>
                      <w:rFonts w:ascii="Times New Roman" w:eastAsia="Times New Roman" w:hAnsi="Times New Roman" w:cs="Times New Roman"/>
                      <w:color w:val="000000" w:themeColor="text1"/>
                      <w:sz w:val="24"/>
                      <w:szCs w:val="24"/>
                      <w:lang w:eastAsia="es-MX"/>
                    </w:rPr>
                    <w:br/>
                    <w:t>1.82</w:t>
                  </w:r>
                  <w:r w:rsidRPr="00BF299F">
                    <w:rPr>
                      <w:rFonts w:ascii="Times New Roman" w:eastAsia="Times New Roman" w:hAnsi="Times New Roman" w:cs="Times New Roman"/>
                      <w:color w:val="000000" w:themeColor="text1"/>
                      <w:sz w:val="24"/>
                      <w:szCs w:val="24"/>
                      <w:lang w:eastAsia="es-MX"/>
                    </w:rPr>
                    <w:br/>
                    <w:t>1.83</w:t>
                  </w:r>
                  <w:r w:rsidRPr="00BF299F">
                    <w:rPr>
                      <w:rFonts w:ascii="Times New Roman" w:eastAsia="Times New Roman" w:hAnsi="Times New Roman" w:cs="Times New Roman"/>
                      <w:color w:val="000000" w:themeColor="text1"/>
                      <w:sz w:val="24"/>
                      <w:szCs w:val="24"/>
                      <w:lang w:eastAsia="es-MX"/>
                    </w:rPr>
                    <w:br/>
                    <w:t>1.84</w:t>
                  </w:r>
                  <w:r w:rsidRPr="00BF299F">
                    <w:rPr>
                      <w:rFonts w:ascii="Times New Roman" w:eastAsia="Times New Roman" w:hAnsi="Times New Roman" w:cs="Times New Roman"/>
                      <w:color w:val="000000" w:themeColor="text1"/>
                      <w:sz w:val="24"/>
                      <w:szCs w:val="24"/>
                      <w:lang w:eastAsia="es-MX"/>
                    </w:rPr>
                    <w:br/>
                    <w:t>1.85</w:t>
                  </w:r>
                  <w:r w:rsidRPr="00BF299F">
                    <w:rPr>
                      <w:rFonts w:ascii="Times New Roman" w:eastAsia="Times New Roman" w:hAnsi="Times New Roman" w:cs="Times New Roman"/>
                      <w:color w:val="000000" w:themeColor="text1"/>
                      <w:sz w:val="24"/>
                      <w:szCs w:val="24"/>
                      <w:lang w:eastAsia="es-MX"/>
                    </w:rPr>
                    <w:br/>
                    <w:t>1.86</w:t>
                  </w:r>
                  <w:r w:rsidRPr="00BF299F">
                    <w:rPr>
                      <w:rFonts w:ascii="Times New Roman" w:eastAsia="Times New Roman" w:hAnsi="Times New Roman" w:cs="Times New Roman"/>
                      <w:color w:val="000000" w:themeColor="text1"/>
                      <w:sz w:val="24"/>
                      <w:szCs w:val="24"/>
                      <w:lang w:eastAsia="es-MX"/>
                    </w:rPr>
                    <w:br/>
                    <w:t>1.87</w:t>
                  </w:r>
                  <w:r w:rsidRPr="00BF299F">
                    <w:rPr>
                      <w:rFonts w:ascii="Times New Roman" w:eastAsia="Times New Roman" w:hAnsi="Times New Roman" w:cs="Times New Roman"/>
                      <w:color w:val="000000" w:themeColor="text1"/>
                      <w:sz w:val="24"/>
                      <w:szCs w:val="24"/>
                      <w:lang w:eastAsia="es-MX"/>
                    </w:rPr>
                    <w:br/>
                    <w:t>1.88</w:t>
                  </w:r>
                  <w:r w:rsidRPr="00BF299F">
                    <w:rPr>
                      <w:rFonts w:ascii="Times New Roman" w:eastAsia="Times New Roman" w:hAnsi="Times New Roman" w:cs="Times New Roman"/>
                      <w:color w:val="000000" w:themeColor="text1"/>
                      <w:sz w:val="24"/>
                      <w:szCs w:val="24"/>
                      <w:lang w:eastAsia="es-MX"/>
                    </w:rPr>
                    <w:br/>
                    <w:t>1.89</w:t>
                  </w:r>
                  <w:r w:rsidRPr="00BF299F">
                    <w:rPr>
                      <w:rFonts w:ascii="Times New Roman" w:eastAsia="Times New Roman" w:hAnsi="Times New Roman" w:cs="Times New Roman"/>
                      <w:color w:val="000000" w:themeColor="text1"/>
                      <w:sz w:val="24"/>
                      <w:szCs w:val="24"/>
                      <w:lang w:eastAsia="es-MX"/>
                    </w:rPr>
                    <w:br/>
                    <w:t>1.90</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50.0-54.0</w:t>
                  </w:r>
                  <w:r w:rsidRPr="00BF299F">
                    <w:rPr>
                      <w:rFonts w:ascii="Times New Roman" w:eastAsia="Times New Roman" w:hAnsi="Times New Roman" w:cs="Times New Roman"/>
                      <w:color w:val="000000" w:themeColor="text1"/>
                      <w:sz w:val="24"/>
                      <w:szCs w:val="24"/>
                      <w:lang w:eastAsia="es-MX"/>
                    </w:rPr>
                    <w:br/>
                    <w:t>50.3-54.3</w:t>
                  </w:r>
                  <w:r w:rsidRPr="00BF299F">
                    <w:rPr>
                      <w:rFonts w:ascii="Times New Roman" w:eastAsia="Times New Roman" w:hAnsi="Times New Roman" w:cs="Times New Roman"/>
                      <w:color w:val="000000" w:themeColor="text1"/>
                      <w:sz w:val="24"/>
                      <w:szCs w:val="24"/>
                      <w:lang w:eastAsia="es-MX"/>
                    </w:rPr>
                    <w:br/>
                    <w:t>52.0-55.0</w:t>
                  </w:r>
                  <w:r w:rsidRPr="00BF299F">
                    <w:rPr>
                      <w:rFonts w:ascii="Times New Roman" w:eastAsia="Times New Roman" w:hAnsi="Times New Roman" w:cs="Times New Roman"/>
                      <w:color w:val="000000" w:themeColor="text1"/>
                      <w:sz w:val="24"/>
                      <w:szCs w:val="24"/>
                      <w:lang w:eastAsia="es-MX"/>
                    </w:rPr>
                    <w:br/>
                    <w:t>52.3-55.3</w:t>
                  </w:r>
                  <w:r w:rsidRPr="00BF299F">
                    <w:rPr>
                      <w:rFonts w:ascii="Times New Roman" w:eastAsia="Times New Roman" w:hAnsi="Times New Roman" w:cs="Times New Roman"/>
                      <w:color w:val="000000" w:themeColor="text1"/>
                      <w:sz w:val="24"/>
                      <w:szCs w:val="24"/>
                      <w:lang w:eastAsia="es-MX"/>
                    </w:rPr>
                    <w:br/>
                    <w:t>52.6-55.6</w:t>
                  </w:r>
                  <w:r w:rsidRPr="00BF299F">
                    <w:rPr>
                      <w:rFonts w:ascii="Times New Roman" w:eastAsia="Times New Roman" w:hAnsi="Times New Roman" w:cs="Times New Roman"/>
                      <w:color w:val="000000" w:themeColor="text1"/>
                      <w:sz w:val="24"/>
                      <w:szCs w:val="24"/>
                      <w:lang w:eastAsia="es-MX"/>
                    </w:rPr>
                    <w:br/>
                    <w:t>53.0-56.0</w:t>
                  </w:r>
                  <w:r w:rsidRPr="00BF299F">
                    <w:rPr>
                      <w:rFonts w:ascii="Times New Roman" w:eastAsia="Times New Roman" w:hAnsi="Times New Roman" w:cs="Times New Roman"/>
                      <w:color w:val="000000" w:themeColor="text1"/>
                      <w:sz w:val="24"/>
                      <w:szCs w:val="24"/>
                      <w:lang w:eastAsia="es-MX"/>
                    </w:rPr>
                    <w:br/>
                    <w:t>53.5-56.5</w:t>
                  </w:r>
                  <w:r w:rsidRPr="00BF299F">
                    <w:rPr>
                      <w:rFonts w:ascii="Times New Roman" w:eastAsia="Times New Roman" w:hAnsi="Times New Roman" w:cs="Times New Roman"/>
                      <w:color w:val="000000" w:themeColor="text1"/>
                      <w:sz w:val="24"/>
                      <w:szCs w:val="24"/>
                      <w:lang w:eastAsia="es-MX"/>
                    </w:rPr>
                    <w:br/>
                    <w:t>54.0-60.0</w:t>
                  </w:r>
                  <w:r w:rsidRPr="00BF299F">
                    <w:rPr>
                      <w:rFonts w:ascii="Times New Roman" w:eastAsia="Times New Roman" w:hAnsi="Times New Roman" w:cs="Times New Roman"/>
                      <w:color w:val="000000" w:themeColor="text1"/>
                      <w:sz w:val="24"/>
                      <w:szCs w:val="24"/>
                      <w:lang w:eastAsia="es-MX"/>
                    </w:rPr>
                    <w:br/>
                    <w:t>54.3-60.3</w:t>
                  </w:r>
                  <w:r w:rsidRPr="00BF299F">
                    <w:rPr>
                      <w:rFonts w:ascii="Times New Roman" w:eastAsia="Times New Roman" w:hAnsi="Times New Roman" w:cs="Times New Roman"/>
                      <w:color w:val="000000" w:themeColor="text1"/>
                      <w:sz w:val="24"/>
                      <w:szCs w:val="24"/>
                      <w:lang w:eastAsia="es-MX"/>
                    </w:rPr>
                    <w:br/>
                    <w:t>54.6-60.6</w:t>
                  </w:r>
                  <w:r w:rsidRPr="00BF299F">
                    <w:rPr>
                      <w:rFonts w:ascii="Times New Roman" w:eastAsia="Times New Roman" w:hAnsi="Times New Roman" w:cs="Times New Roman"/>
                      <w:color w:val="000000" w:themeColor="text1"/>
                      <w:sz w:val="24"/>
                      <w:szCs w:val="24"/>
                      <w:lang w:eastAsia="es-MX"/>
                    </w:rPr>
                    <w:br/>
                    <w:t>56.0-60.0</w:t>
                  </w:r>
                  <w:r w:rsidRPr="00BF299F">
                    <w:rPr>
                      <w:rFonts w:ascii="Times New Roman" w:eastAsia="Times New Roman" w:hAnsi="Times New Roman" w:cs="Times New Roman"/>
                      <w:color w:val="000000" w:themeColor="text1"/>
                      <w:sz w:val="24"/>
                      <w:szCs w:val="24"/>
                      <w:lang w:eastAsia="es-MX"/>
                    </w:rPr>
                    <w:br/>
                    <w:t>56.5-60.5</w:t>
                  </w:r>
                  <w:r w:rsidRPr="00BF299F">
                    <w:rPr>
                      <w:rFonts w:ascii="Times New Roman" w:eastAsia="Times New Roman" w:hAnsi="Times New Roman" w:cs="Times New Roman"/>
                      <w:color w:val="000000" w:themeColor="text1"/>
                      <w:sz w:val="24"/>
                      <w:szCs w:val="24"/>
                      <w:lang w:eastAsia="es-MX"/>
                    </w:rPr>
                    <w:br/>
                    <w:t>57.0-61.0</w:t>
                  </w:r>
                  <w:r w:rsidRPr="00BF299F">
                    <w:rPr>
                      <w:rFonts w:ascii="Times New Roman" w:eastAsia="Times New Roman" w:hAnsi="Times New Roman" w:cs="Times New Roman"/>
                      <w:color w:val="000000" w:themeColor="text1"/>
                      <w:sz w:val="24"/>
                      <w:szCs w:val="24"/>
                      <w:lang w:eastAsia="es-MX"/>
                    </w:rPr>
                    <w:br/>
                    <w:t>57.7-61.7</w:t>
                  </w:r>
                  <w:r w:rsidRPr="00BF299F">
                    <w:rPr>
                      <w:rFonts w:ascii="Times New Roman" w:eastAsia="Times New Roman" w:hAnsi="Times New Roman" w:cs="Times New Roman"/>
                      <w:color w:val="000000" w:themeColor="text1"/>
                      <w:sz w:val="24"/>
                      <w:szCs w:val="24"/>
                      <w:lang w:eastAsia="es-MX"/>
                    </w:rPr>
                    <w:br/>
                    <w:t>58.4-62.4</w:t>
                  </w:r>
                  <w:r w:rsidRPr="00BF299F">
                    <w:rPr>
                      <w:rFonts w:ascii="Times New Roman" w:eastAsia="Times New Roman" w:hAnsi="Times New Roman" w:cs="Times New Roman"/>
                      <w:color w:val="000000" w:themeColor="text1"/>
                      <w:sz w:val="24"/>
                      <w:szCs w:val="24"/>
                      <w:lang w:eastAsia="es-MX"/>
                    </w:rPr>
                    <w:br/>
                    <w:t>59.0-63.0</w:t>
                  </w:r>
                  <w:r w:rsidRPr="00BF299F">
                    <w:rPr>
                      <w:rFonts w:ascii="Times New Roman" w:eastAsia="Times New Roman" w:hAnsi="Times New Roman" w:cs="Times New Roman"/>
                      <w:color w:val="000000" w:themeColor="text1"/>
                      <w:sz w:val="24"/>
                      <w:szCs w:val="24"/>
                      <w:lang w:eastAsia="es-MX"/>
                    </w:rPr>
                    <w:br/>
                    <w:t>60.0-64.0</w:t>
                  </w:r>
                  <w:r w:rsidRPr="00BF299F">
                    <w:rPr>
                      <w:rFonts w:ascii="Times New Roman" w:eastAsia="Times New Roman" w:hAnsi="Times New Roman" w:cs="Times New Roman"/>
                      <w:color w:val="000000" w:themeColor="text1"/>
                      <w:sz w:val="24"/>
                      <w:szCs w:val="24"/>
                      <w:lang w:eastAsia="es-MX"/>
                    </w:rPr>
                    <w:br/>
                    <w:t>61.0-65.0</w:t>
                  </w:r>
                  <w:r w:rsidRPr="00BF299F">
                    <w:rPr>
                      <w:rFonts w:ascii="Times New Roman" w:eastAsia="Times New Roman" w:hAnsi="Times New Roman" w:cs="Times New Roman"/>
                      <w:color w:val="000000" w:themeColor="text1"/>
                      <w:sz w:val="24"/>
                      <w:szCs w:val="24"/>
                      <w:lang w:eastAsia="es-MX"/>
                    </w:rPr>
                    <w:br/>
                    <w:t>61.7-65.7</w:t>
                  </w:r>
                  <w:r w:rsidRPr="00BF299F">
                    <w:rPr>
                      <w:rFonts w:ascii="Times New Roman" w:eastAsia="Times New Roman" w:hAnsi="Times New Roman" w:cs="Times New Roman"/>
                      <w:color w:val="000000" w:themeColor="text1"/>
                      <w:sz w:val="24"/>
                      <w:szCs w:val="24"/>
                      <w:lang w:eastAsia="es-MX"/>
                    </w:rPr>
                    <w:br/>
                    <w:t>62.4-66.3</w:t>
                  </w:r>
                  <w:r w:rsidRPr="00BF299F">
                    <w:rPr>
                      <w:rFonts w:ascii="Times New Roman" w:eastAsia="Times New Roman" w:hAnsi="Times New Roman" w:cs="Times New Roman"/>
                      <w:color w:val="000000" w:themeColor="text1"/>
                      <w:sz w:val="24"/>
                      <w:szCs w:val="24"/>
                      <w:lang w:eastAsia="es-MX"/>
                    </w:rPr>
                    <w:br/>
                    <w:t>63.0-67.0</w:t>
                  </w:r>
                  <w:r w:rsidRPr="00BF299F">
                    <w:rPr>
                      <w:rFonts w:ascii="Times New Roman" w:eastAsia="Times New Roman" w:hAnsi="Times New Roman" w:cs="Times New Roman"/>
                      <w:color w:val="000000" w:themeColor="text1"/>
                      <w:sz w:val="24"/>
                      <w:szCs w:val="24"/>
                      <w:lang w:eastAsia="es-MX"/>
                    </w:rPr>
                    <w:br/>
                    <w:t>63.5-68.0</w:t>
                  </w:r>
                  <w:r w:rsidRPr="00BF299F">
                    <w:rPr>
                      <w:rFonts w:ascii="Times New Roman" w:eastAsia="Times New Roman" w:hAnsi="Times New Roman" w:cs="Times New Roman"/>
                      <w:color w:val="000000" w:themeColor="text1"/>
                      <w:sz w:val="24"/>
                      <w:szCs w:val="24"/>
                      <w:lang w:eastAsia="es-MX"/>
                    </w:rPr>
                    <w:br/>
                    <w:t>64.0-69.0</w:t>
                  </w:r>
                  <w:r w:rsidRPr="00BF299F">
                    <w:rPr>
                      <w:rFonts w:ascii="Times New Roman" w:eastAsia="Times New Roman" w:hAnsi="Times New Roman" w:cs="Times New Roman"/>
                      <w:color w:val="000000" w:themeColor="text1"/>
                      <w:sz w:val="24"/>
                      <w:szCs w:val="24"/>
                      <w:lang w:eastAsia="es-MX"/>
                    </w:rPr>
                    <w:br/>
                    <w:t>64.7-69.7</w:t>
                  </w:r>
                  <w:r w:rsidRPr="00BF299F">
                    <w:rPr>
                      <w:rFonts w:ascii="Times New Roman" w:eastAsia="Times New Roman" w:hAnsi="Times New Roman" w:cs="Times New Roman"/>
                      <w:color w:val="000000" w:themeColor="text1"/>
                      <w:sz w:val="24"/>
                      <w:szCs w:val="24"/>
                      <w:lang w:eastAsia="es-MX"/>
                    </w:rPr>
                    <w:br/>
                    <w:t>65.4-70.4</w:t>
                  </w:r>
                  <w:r w:rsidRPr="00BF299F">
                    <w:rPr>
                      <w:rFonts w:ascii="Times New Roman" w:eastAsia="Times New Roman" w:hAnsi="Times New Roman" w:cs="Times New Roman"/>
                      <w:color w:val="000000" w:themeColor="text1"/>
                      <w:sz w:val="24"/>
                      <w:szCs w:val="24"/>
                      <w:lang w:eastAsia="es-MX"/>
                    </w:rPr>
                    <w:br/>
                    <w:t>66.0-71.0</w:t>
                  </w:r>
                  <w:r w:rsidRPr="00BF299F">
                    <w:rPr>
                      <w:rFonts w:ascii="Times New Roman" w:eastAsia="Times New Roman" w:hAnsi="Times New Roman" w:cs="Times New Roman"/>
                      <w:color w:val="000000" w:themeColor="text1"/>
                      <w:sz w:val="24"/>
                      <w:szCs w:val="24"/>
                      <w:lang w:eastAsia="es-MX"/>
                    </w:rPr>
                    <w:br/>
                    <w:t>67.0-72.0</w:t>
                  </w:r>
                  <w:r w:rsidRPr="00BF299F">
                    <w:rPr>
                      <w:rFonts w:ascii="Times New Roman" w:eastAsia="Times New Roman" w:hAnsi="Times New Roman" w:cs="Times New Roman"/>
                      <w:color w:val="000000" w:themeColor="text1"/>
                      <w:sz w:val="24"/>
                      <w:szCs w:val="24"/>
                      <w:lang w:eastAsia="es-MX"/>
                    </w:rPr>
                    <w:br/>
                    <w:t>68.0-73.0</w:t>
                  </w:r>
                  <w:r w:rsidRPr="00BF299F">
                    <w:rPr>
                      <w:rFonts w:ascii="Times New Roman" w:eastAsia="Times New Roman" w:hAnsi="Times New Roman" w:cs="Times New Roman"/>
                      <w:color w:val="000000" w:themeColor="text1"/>
                      <w:sz w:val="24"/>
                      <w:szCs w:val="24"/>
                      <w:lang w:eastAsia="es-MX"/>
                    </w:rPr>
                    <w:br/>
                    <w:t>68.7-73.7</w:t>
                  </w:r>
                  <w:r w:rsidRPr="00BF299F">
                    <w:rPr>
                      <w:rFonts w:ascii="Times New Roman" w:eastAsia="Times New Roman" w:hAnsi="Times New Roman" w:cs="Times New Roman"/>
                      <w:color w:val="000000" w:themeColor="text1"/>
                      <w:sz w:val="24"/>
                      <w:szCs w:val="24"/>
                      <w:lang w:eastAsia="es-MX"/>
                    </w:rPr>
                    <w:br/>
                    <w:t>69.4-74.4</w:t>
                  </w:r>
                  <w:r w:rsidRPr="00BF299F">
                    <w:rPr>
                      <w:rFonts w:ascii="Times New Roman" w:eastAsia="Times New Roman" w:hAnsi="Times New Roman" w:cs="Times New Roman"/>
                      <w:color w:val="000000" w:themeColor="text1"/>
                      <w:sz w:val="24"/>
                      <w:szCs w:val="24"/>
                      <w:lang w:eastAsia="es-MX"/>
                    </w:rPr>
                    <w:br/>
                    <w:t>70.0-75.0</w:t>
                  </w:r>
                  <w:r w:rsidRPr="00BF299F">
                    <w:rPr>
                      <w:rFonts w:ascii="Times New Roman" w:eastAsia="Times New Roman" w:hAnsi="Times New Roman" w:cs="Times New Roman"/>
                      <w:color w:val="000000" w:themeColor="text1"/>
                      <w:sz w:val="24"/>
                      <w:szCs w:val="24"/>
                      <w:lang w:eastAsia="es-MX"/>
                    </w:rPr>
                    <w:br/>
                    <w:t>71.0-76.0</w:t>
                  </w:r>
                  <w:r w:rsidRPr="00BF299F">
                    <w:rPr>
                      <w:rFonts w:ascii="Times New Roman" w:eastAsia="Times New Roman" w:hAnsi="Times New Roman" w:cs="Times New Roman"/>
                      <w:color w:val="000000" w:themeColor="text1"/>
                      <w:sz w:val="24"/>
                      <w:szCs w:val="24"/>
                      <w:lang w:eastAsia="es-MX"/>
                    </w:rPr>
                    <w:br/>
                    <w:t>72.0-77.0</w:t>
                  </w:r>
                  <w:r w:rsidRPr="00BF299F">
                    <w:rPr>
                      <w:rFonts w:ascii="Times New Roman" w:eastAsia="Times New Roman" w:hAnsi="Times New Roman" w:cs="Times New Roman"/>
                      <w:color w:val="000000" w:themeColor="text1"/>
                      <w:sz w:val="24"/>
                      <w:szCs w:val="24"/>
                      <w:lang w:eastAsia="es-MX"/>
                    </w:rPr>
                    <w:br/>
                    <w:t>72.3-77.3</w:t>
                  </w:r>
                  <w:r w:rsidRPr="00BF299F">
                    <w:rPr>
                      <w:rFonts w:ascii="Times New Roman" w:eastAsia="Times New Roman" w:hAnsi="Times New Roman" w:cs="Times New Roman"/>
                      <w:color w:val="000000" w:themeColor="text1"/>
                      <w:sz w:val="24"/>
                      <w:szCs w:val="24"/>
                      <w:lang w:eastAsia="es-MX"/>
                    </w:rPr>
                    <w:br/>
                    <w:t>72.7-77.7</w:t>
                  </w:r>
                  <w:r w:rsidRPr="00BF299F">
                    <w:rPr>
                      <w:rFonts w:ascii="Times New Roman" w:eastAsia="Times New Roman" w:hAnsi="Times New Roman" w:cs="Times New Roman"/>
                      <w:color w:val="000000" w:themeColor="text1"/>
                      <w:sz w:val="24"/>
                      <w:szCs w:val="24"/>
                      <w:lang w:eastAsia="es-MX"/>
                    </w:rPr>
                    <w:br/>
                    <w:t>73.0-78.0</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53.0-58.0</w:t>
                  </w:r>
                  <w:r w:rsidRPr="00BF299F">
                    <w:rPr>
                      <w:rFonts w:ascii="Times New Roman" w:eastAsia="Times New Roman" w:hAnsi="Times New Roman" w:cs="Times New Roman"/>
                      <w:color w:val="000000" w:themeColor="text1"/>
                      <w:sz w:val="24"/>
                      <w:szCs w:val="24"/>
                      <w:lang w:eastAsia="es-MX"/>
                    </w:rPr>
                    <w:br/>
                    <w:t>54.3-60.3</w:t>
                  </w:r>
                  <w:r w:rsidRPr="00BF299F">
                    <w:rPr>
                      <w:rFonts w:ascii="Times New Roman" w:eastAsia="Times New Roman" w:hAnsi="Times New Roman" w:cs="Times New Roman"/>
                      <w:color w:val="000000" w:themeColor="text1"/>
                      <w:sz w:val="24"/>
                      <w:szCs w:val="24"/>
                      <w:lang w:eastAsia="es-MX"/>
                    </w:rPr>
                    <w:br/>
                    <w:t>54.0-60.0</w:t>
                  </w:r>
                  <w:r w:rsidRPr="00BF299F">
                    <w:rPr>
                      <w:rFonts w:ascii="Times New Roman" w:eastAsia="Times New Roman" w:hAnsi="Times New Roman" w:cs="Times New Roman"/>
                      <w:color w:val="000000" w:themeColor="text1"/>
                      <w:sz w:val="24"/>
                      <w:szCs w:val="24"/>
                      <w:lang w:eastAsia="es-MX"/>
                    </w:rPr>
                    <w:br/>
                    <w:t>54.3-60.3</w:t>
                  </w:r>
                  <w:r w:rsidRPr="00BF299F">
                    <w:rPr>
                      <w:rFonts w:ascii="Times New Roman" w:eastAsia="Times New Roman" w:hAnsi="Times New Roman" w:cs="Times New Roman"/>
                      <w:color w:val="000000" w:themeColor="text1"/>
                      <w:sz w:val="24"/>
                      <w:szCs w:val="24"/>
                      <w:lang w:eastAsia="es-MX"/>
                    </w:rPr>
                    <w:br/>
                    <w:t>54.6-60.6</w:t>
                  </w:r>
                  <w:r w:rsidRPr="00BF299F">
                    <w:rPr>
                      <w:rFonts w:ascii="Times New Roman" w:eastAsia="Times New Roman" w:hAnsi="Times New Roman" w:cs="Times New Roman"/>
                      <w:color w:val="000000" w:themeColor="text1"/>
                      <w:sz w:val="24"/>
                      <w:szCs w:val="24"/>
                      <w:lang w:eastAsia="es-MX"/>
                    </w:rPr>
                    <w:br/>
                    <w:t>56.0-61.0</w:t>
                  </w:r>
                  <w:r w:rsidRPr="00BF299F">
                    <w:rPr>
                      <w:rFonts w:ascii="Times New Roman" w:eastAsia="Times New Roman" w:hAnsi="Times New Roman" w:cs="Times New Roman"/>
                      <w:color w:val="000000" w:themeColor="text1"/>
                      <w:sz w:val="24"/>
                      <w:szCs w:val="24"/>
                      <w:lang w:eastAsia="es-MX"/>
                    </w:rPr>
                    <w:br/>
                    <w:t>56.5-61.5</w:t>
                  </w:r>
                  <w:r w:rsidRPr="00BF299F">
                    <w:rPr>
                      <w:rFonts w:ascii="Times New Roman" w:eastAsia="Times New Roman" w:hAnsi="Times New Roman" w:cs="Times New Roman"/>
                      <w:color w:val="000000" w:themeColor="text1"/>
                      <w:sz w:val="24"/>
                      <w:szCs w:val="24"/>
                      <w:lang w:eastAsia="es-MX"/>
                    </w:rPr>
                    <w:br/>
                    <w:t>57.0-62.0</w:t>
                  </w:r>
                  <w:r w:rsidRPr="00BF299F">
                    <w:rPr>
                      <w:rFonts w:ascii="Times New Roman" w:eastAsia="Times New Roman" w:hAnsi="Times New Roman" w:cs="Times New Roman"/>
                      <w:color w:val="000000" w:themeColor="text1"/>
                      <w:sz w:val="24"/>
                      <w:szCs w:val="24"/>
                      <w:lang w:eastAsia="es-MX"/>
                    </w:rPr>
                    <w:br/>
                    <w:t>57.3-62.3</w:t>
                  </w:r>
                  <w:r w:rsidRPr="00BF299F">
                    <w:rPr>
                      <w:rFonts w:ascii="Times New Roman" w:eastAsia="Times New Roman" w:hAnsi="Times New Roman" w:cs="Times New Roman"/>
                      <w:color w:val="000000" w:themeColor="text1"/>
                      <w:sz w:val="24"/>
                      <w:szCs w:val="24"/>
                      <w:lang w:eastAsia="es-MX"/>
                    </w:rPr>
                    <w:br/>
                    <w:t>57.3-62.6</w:t>
                  </w:r>
                  <w:r w:rsidRPr="00BF299F">
                    <w:rPr>
                      <w:rFonts w:ascii="Times New Roman" w:eastAsia="Times New Roman" w:hAnsi="Times New Roman" w:cs="Times New Roman"/>
                      <w:color w:val="000000" w:themeColor="text1"/>
                      <w:sz w:val="24"/>
                      <w:szCs w:val="24"/>
                      <w:lang w:eastAsia="es-MX"/>
                    </w:rPr>
                    <w:br/>
                    <w:t>58.0-64.0</w:t>
                  </w:r>
                  <w:r w:rsidRPr="00BF299F">
                    <w:rPr>
                      <w:rFonts w:ascii="Times New Roman" w:eastAsia="Times New Roman" w:hAnsi="Times New Roman" w:cs="Times New Roman"/>
                      <w:color w:val="000000" w:themeColor="text1"/>
                      <w:sz w:val="24"/>
                      <w:szCs w:val="24"/>
                      <w:lang w:eastAsia="es-MX"/>
                    </w:rPr>
                    <w:br/>
                    <w:t>59.0-65.0</w:t>
                  </w:r>
                  <w:r w:rsidRPr="00BF299F">
                    <w:rPr>
                      <w:rFonts w:ascii="Times New Roman" w:eastAsia="Times New Roman" w:hAnsi="Times New Roman" w:cs="Times New Roman"/>
                      <w:color w:val="000000" w:themeColor="text1"/>
                      <w:sz w:val="24"/>
                      <w:szCs w:val="24"/>
                      <w:lang w:eastAsia="es-MX"/>
                    </w:rPr>
                    <w:br/>
                    <w:t>60.0-66.0</w:t>
                  </w:r>
                  <w:r w:rsidRPr="00BF299F">
                    <w:rPr>
                      <w:rFonts w:ascii="Times New Roman" w:eastAsia="Times New Roman" w:hAnsi="Times New Roman" w:cs="Times New Roman"/>
                      <w:color w:val="000000" w:themeColor="text1"/>
                      <w:sz w:val="24"/>
                      <w:szCs w:val="24"/>
                      <w:lang w:eastAsia="es-MX"/>
                    </w:rPr>
                    <w:br/>
                    <w:t>60.7-66.7</w:t>
                  </w:r>
                  <w:r w:rsidRPr="00BF299F">
                    <w:rPr>
                      <w:rFonts w:ascii="Times New Roman" w:eastAsia="Times New Roman" w:hAnsi="Times New Roman" w:cs="Times New Roman"/>
                      <w:color w:val="000000" w:themeColor="text1"/>
                      <w:sz w:val="24"/>
                      <w:szCs w:val="24"/>
                      <w:lang w:eastAsia="es-MX"/>
                    </w:rPr>
                    <w:br/>
                    <w:t>61.4-67.4</w:t>
                  </w:r>
                  <w:r w:rsidRPr="00BF299F">
                    <w:rPr>
                      <w:rFonts w:ascii="Times New Roman" w:eastAsia="Times New Roman" w:hAnsi="Times New Roman" w:cs="Times New Roman"/>
                      <w:color w:val="000000" w:themeColor="text1"/>
                      <w:sz w:val="24"/>
                      <w:szCs w:val="24"/>
                      <w:lang w:eastAsia="es-MX"/>
                    </w:rPr>
                    <w:br/>
                    <w:t>62.0-68.0</w:t>
                  </w:r>
                  <w:r w:rsidRPr="00BF299F">
                    <w:rPr>
                      <w:rFonts w:ascii="Times New Roman" w:eastAsia="Times New Roman" w:hAnsi="Times New Roman" w:cs="Times New Roman"/>
                      <w:color w:val="000000" w:themeColor="text1"/>
                      <w:sz w:val="24"/>
                      <w:szCs w:val="24"/>
                      <w:lang w:eastAsia="es-MX"/>
                    </w:rPr>
                    <w:br/>
                    <w:t>63.0-69.0</w:t>
                  </w:r>
                  <w:r w:rsidRPr="00BF299F">
                    <w:rPr>
                      <w:rFonts w:ascii="Times New Roman" w:eastAsia="Times New Roman" w:hAnsi="Times New Roman" w:cs="Times New Roman"/>
                      <w:color w:val="000000" w:themeColor="text1"/>
                      <w:sz w:val="24"/>
                      <w:szCs w:val="24"/>
                      <w:lang w:eastAsia="es-MX"/>
                    </w:rPr>
                    <w:br/>
                    <w:t>64.0-70.0</w:t>
                  </w:r>
                  <w:r w:rsidRPr="00BF299F">
                    <w:rPr>
                      <w:rFonts w:ascii="Times New Roman" w:eastAsia="Times New Roman" w:hAnsi="Times New Roman" w:cs="Times New Roman"/>
                      <w:color w:val="000000" w:themeColor="text1"/>
                      <w:sz w:val="24"/>
                      <w:szCs w:val="24"/>
                      <w:lang w:eastAsia="es-MX"/>
                    </w:rPr>
                    <w:br/>
                    <w:t>64.3-70.7</w:t>
                  </w:r>
                  <w:r w:rsidRPr="00BF299F">
                    <w:rPr>
                      <w:rFonts w:ascii="Times New Roman" w:eastAsia="Times New Roman" w:hAnsi="Times New Roman" w:cs="Times New Roman"/>
                      <w:color w:val="000000" w:themeColor="text1"/>
                      <w:sz w:val="24"/>
                      <w:szCs w:val="24"/>
                      <w:lang w:eastAsia="es-MX"/>
                    </w:rPr>
                    <w:br/>
                    <w:t>64.7-71.3</w:t>
                  </w:r>
                  <w:r w:rsidRPr="00BF299F">
                    <w:rPr>
                      <w:rFonts w:ascii="Times New Roman" w:eastAsia="Times New Roman" w:hAnsi="Times New Roman" w:cs="Times New Roman"/>
                      <w:color w:val="000000" w:themeColor="text1"/>
                      <w:sz w:val="24"/>
                      <w:szCs w:val="24"/>
                      <w:lang w:eastAsia="es-MX"/>
                    </w:rPr>
                    <w:br/>
                    <w:t>65.072.0</w:t>
                  </w:r>
                  <w:r w:rsidRPr="00BF299F">
                    <w:rPr>
                      <w:rFonts w:ascii="Times New Roman" w:eastAsia="Times New Roman" w:hAnsi="Times New Roman" w:cs="Times New Roman"/>
                      <w:color w:val="000000" w:themeColor="text1"/>
                      <w:sz w:val="24"/>
                      <w:szCs w:val="24"/>
                      <w:lang w:eastAsia="es-MX"/>
                    </w:rPr>
                    <w:br/>
                    <w:t>65.7-73.0</w:t>
                  </w:r>
                  <w:r w:rsidRPr="00BF299F">
                    <w:rPr>
                      <w:rFonts w:ascii="Times New Roman" w:eastAsia="Times New Roman" w:hAnsi="Times New Roman" w:cs="Times New Roman"/>
                      <w:color w:val="000000" w:themeColor="text1"/>
                      <w:sz w:val="24"/>
                      <w:szCs w:val="24"/>
                      <w:lang w:eastAsia="es-MX"/>
                    </w:rPr>
                    <w:br/>
                    <w:t>67.0-74.0</w:t>
                  </w:r>
                  <w:r w:rsidRPr="00BF299F">
                    <w:rPr>
                      <w:rFonts w:ascii="Times New Roman" w:eastAsia="Times New Roman" w:hAnsi="Times New Roman" w:cs="Times New Roman"/>
                      <w:color w:val="000000" w:themeColor="text1"/>
                      <w:sz w:val="24"/>
                      <w:szCs w:val="24"/>
                      <w:lang w:eastAsia="es-MX"/>
                    </w:rPr>
                    <w:br/>
                    <w:t>67.7-74.7</w:t>
                  </w:r>
                  <w:r w:rsidRPr="00BF299F">
                    <w:rPr>
                      <w:rFonts w:ascii="Times New Roman" w:eastAsia="Times New Roman" w:hAnsi="Times New Roman" w:cs="Times New Roman"/>
                      <w:color w:val="000000" w:themeColor="text1"/>
                      <w:sz w:val="24"/>
                      <w:szCs w:val="24"/>
                      <w:lang w:eastAsia="es-MX"/>
                    </w:rPr>
                    <w:br/>
                    <w:t>68.4-75.4</w:t>
                  </w:r>
                  <w:r w:rsidRPr="00BF299F">
                    <w:rPr>
                      <w:rFonts w:ascii="Times New Roman" w:eastAsia="Times New Roman" w:hAnsi="Times New Roman" w:cs="Times New Roman"/>
                      <w:color w:val="000000" w:themeColor="text1"/>
                      <w:sz w:val="24"/>
                      <w:szCs w:val="24"/>
                      <w:lang w:eastAsia="es-MX"/>
                    </w:rPr>
                    <w:br/>
                    <w:t>69.0-76.0</w:t>
                  </w:r>
                  <w:r w:rsidRPr="00BF299F">
                    <w:rPr>
                      <w:rFonts w:ascii="Times New Roman" w:eastAsia="Times New Roman" w:hAnsi="Times New Roman" w:cs="Times New Roman"/>
                      <w:color w:val="000000" w:themeColor="text1"/>
                      <w:sz w:val="24"/>
                      <w:szCs w:val="24"/>
                      <w:lang w:eastAsia="es-MX"/>
                    </w:rPr>
                    <w:br/>
                    <w:t>70.0-77.0</w:t>
                  </w:r>
                  <w:r w:rsidRPr="00BF299F">
                    <w:rPr>
                      <w:rFonts w:ascii="Times New Roman" w:eastAsia="Times New Roman" w:hAnsi="Times New Roman" w:cs="Times New Roman"/>
                      <w:color w:val="000000" w:themeColor="text1"/>
                      <w:sz w:val="24"/>
                      <w:szCs w:val="24"/>
                      <w:lang w:eastAsia="es-MX"/>
                    </w:rPr>
                    <w:br/>
                    <w:t>71.078.0</w:t>
                  </w:r>
                  <w:r w:rsidRPr="00BF299F">
                    <w:rPr>
                      <w:rFonts w:ascii="Times New Roman" w:eastAsia="Times New Roman" w:hAnsi="Times New Roman" w:cs="Times New Roman"/>
                      <w:color w:val="000000" w:themeColor="text1"/>
                      <w:sz w:val="24"/>
                      <w:szCs w:val="24"/>
                      <w:lang w:eastAsia="es-MX"/>
                    </w:rPr>
                    <w:br/>
                    <w:t>71.7-78.7</w:t>
                  </w:r>
                  <w:r w:rsidRPr="00BF299F">
                    <w:rPr>
                      <w:rFonts w:ascii="Times New Roman" w:eastAsia="Times New Roman" w:hAnsi="Times New Roman" w:cs="Times New Roman"/>
                      <w:color w:val="000000" w:themeColor="text1"/>
                      <w:sz w:val="24"/>
                      <w:szCs w:val="24"/>
                      <w:lang w:eastAsia="es-MX"/>
                    </w:rPr>
                    <w:br/>
                    <w:t>72.4-79.4</w:t>
                  </w:r>
                  <w:r w:rsidRPr="00BF299F">
                    <w:rPr>
                      <w:rFonts w:ascii="Times New Roman" w:eastAsia="Times New Roman" w:hAnsi="Times New Roman" w:cs="Times New Roman"/>
                      <w:color w:val="000000" w:themeColor="text1"/>
                      <w:sz w:val="24"/>
                      <w:szCs w:val="24"/>
                      <w:lang w:eastAsia="es-MX"/>
                    </w:rPr>
                    <w:br/>
                    <w:t>73.0-81.0</w:t>
                  </w:r>
                  <w:r w:rsidRPr="00BF299F">
                    <w:rPr>
                      <w:rFonts w:ascii="Times New Roman" w:eastAsia="Times New Roman" w:hAnsi="Times New Roman" w:cs="Times New Roman"/>
                      <w:color w:val="000000" w:themeColor="text1"/>
                      <w:sz w:val="24"/>
                      <w:szCs w:val="24"/>
                      <w:lang w:eastAsia="es-MX"/>
                    </w:rPr>
                    <w:br/>
                    <w:t>74.0-82.0</w:t>
                  </w:r>
                  <w:r w:rsidRPr="00BF299F">
                    <w:rPr>
                      <w:rFonts w:ascii="Times New Roman" w:eastAsia="Times New Roman" w:hAnsi="Times New Roman" w:cs="Times New Roman"/>
                      <w:color w:val="000000" w:themeColor="text1"/>
                      <w:sz w:val="24"/>
                      <w:szCs w:val="24"/>
                      <w:lang w:eastAsia="es-MX"/>
                    </w:rPr>
                    <w:br/>
                    <w:t>75.0-83.0</w:t>
                  </w:r>
                  <w:r w:rsidRPr="00BF299F">
                    <w:rPr>
                      <w:rFonts w:ascii="Times New Roman" w:eastAsia="Times New Roman" w:hAnsi="Times New Roman" w:cs="Times New Roman"/>
                      <w:color w:val="000000" w:themeColor="text1"/>
                      <w:sz w:val="24"/>
                      <w:szCs w:val="24"/>
                      <w:lang w:eastAsia="es-MX"/>
                    </w:rPr>
                    <w:br/>
                    <w:t>75.7-83.7</w:t>
                  </w:r>
                  <w:r w:rsidRPr="00BF299F">
                    <w:rPr>
                      <w:rFonts w:ascii="Times New Roman" w:eastAsia="Times New Roman" w:hAnsi="Times New Roman" w:cs="Times New Roman"/>
                      <w:color w:val="000000" w:themeColor="text1"/>
                      <w:sz w:val="24"/>
                      <w:szCs w:val="24"/>
                      <w:lang w:eastAsia="es-MX"/>
                    </w:rPr>
                    <w:br/>
                    <w:t>76.4-84.4</w:t>
                  </w:r>
                  <w:r w:rsidRPr="00BF299F">
                    <w:rPr>
                      <w:rFonts w:ascii="Times New Roman" w:eastAsia="Times New Roman" w:hAnsi="Times New Roman" w:cs="Times New Roman"/>
                      <w:color w:val="000000" w:themeColor="text1"/>
                      <w:sz w:val="24"/>
                      <w:szCs w:val="24"/>
                      <w:lang w:eastAsia="es-MX"/>
                    </w:rPr>
                    <w:br/>
                    <w:t>77.0-85.0</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56.0-63.0</w:t>
                  </w:r>
                  <w:r w:rsidRPr="00BF299F">
                    <w:rPr>
                      <w:rFonts w:ascii="Times New Roman" w:eastAsia="Times New Roman" w:hAnsi="Times New Roman" w:cs="Times New Roman"/>
                      <w:color w:val="000000" w:themeColor="text1"/>
                      <w:sz w:val="24"/>
                      <w:szCs w:val="24"/>
                      <w:lang w:eastAsia="es-MX"/>
                    </w:rPr>
                    <w:br/>
                    <w:t>58.3-63.3</w:t>
                  </w:r>
                  <w:r w:rsidRPr="00BF299F">
                    <w:rPr>
                      <w:rFonts w:ascii="Times New Roman" w:eastAsia="Times New Roman" w:hAnsi="Times New Roman" w:cs="Times New Roman"/>
                      <w:color w:val="000000" w:themeColor="text1"/>
                      <w:sz w:val="24"/>
                      <w:szCs w:val="24"/>
                      <w:lang w:eastAsia="es-MX"/>
                    </w:rPr>
                    <w:br/>
                    <w:t>58.0-65.0</w:t>
                  </w:r>
                  <w:r w:rsidRPr="00BF299F">
                    <w:rPr>
                      <w:rFonts w:ascii="Times New Roman" w:eastAsia="Times New Roman" w:hAnsi="Times New Roman" w:cs="Times New Roman"/>
                      <w:color w:val="000000" w:themeColor="text1"/>
                      <w:sz w:val="24"/>
                      <w:szCs w:val="24"/>
                      <w:lang w:eastAsia="es-MX"/>
                    </w:rPr>
                    <w:br/>
                    <w:t>58.3-65.3</w:t>
                  </w:r>
                  <w:r w:rsidRPr="00BF299F">
                    <w:rPr>
                      <w:rFonts w:ascii="Times New Roman" w:eastAsia="Times New Roman" w:hAnsi="Times New Roman" w:cs="Times New Roman"/>
                      <w:color w:val="000000" w:themeColor="text1"/>
                      <w:sz w:val="24"/>
                      <w:szCs w:val="24"/>
                      <w:lang w:eastAsia="es-MX"/>
                    </w:rPr>
                    <w:br/>
                    <w:t>58.6-65.6</w:t>
                  </w:r>
                  <w:r w:rsidRPr="00BF299F">
                    <w:rPr>
                      <w:rFonts w:ascii="Times New Roman" w:eastAsia="Times New Roman" w:hAnsi="Times New Roman" w:cs="Times New Roman"/>
                      <w:color w:val="000000" w:themeColor="text1"/>
                      <w:sz w:val="24"/>
                      <w:szCs w:val="24"/>
                      <w:lang w:eastAsia="es-MX"/>
                    </w:rPr>
                    <w:br/>
                    <w:t>59.0-66.0</w:t>
                  </w:r>
                  <w:r w:rsidRPr="00BF299F">
                    <w:rPr>
                      <w:rFonts w:ascii="Times New Roman" w:eastAsia="Times New Roman" w:hAnsi="Times New Roman" w:cs="Times New Roman"/>
                      <w:color w:val="000000" w:themeColor="text1"/>
                      <w:sz w:val="24"/>
                      <w:szCs w:val="24"/>
                      <w:lang w:eastAsia="es-MX"/>
                    </w:rPr>
                    <w:br/>
                    <w:t>59.5-66.5</w:t>
                  </w:r>
                  <w:r w:rsidRPr="00BF299F">
                    <w:rPr>
                      <w:rFonts w:ascii="Times New Roman" w:eastAsia="Times New Roman" w:hAnsi="Times New Roman" w:cs="Times New Roman"/>
                      <w:color w:val="000000" w:themeColor="text1"/>
                      <w:sz w:val="24"/>
                      <w:szCs w:val="24"/>
                      <w:lang w:eastAsia="es-MX"/>
                    </w:rPr>
                    <w:br/>
                    <w:t>61.0-68.0</w:t>
                  </w:r>
                  <w:r w:rsidRPr="00BF299F">
                    <w:rPr>
                      <w:rFonts w:ascii="Times New Roman" w:eastAsia="Times New Roman" w:hAnsi="Times New Roman" w:cs="Times New Roman"/>
                      <w:color w:val="000000" w:themeColor="text1"/>
                      <w:sz w:val="24"/>
                      <w:szCs w:val="24"/>
                      <w:lang w:eastAsia="es-MX"/>
                    </w:rPr>
                    <w:br/>
                    <w:t>61.3-68.3</w:t>
                  </w:r>
                  <w:r w:rsidRPr="00BF299F">
                    <w:rPr>
                      <w:rFonts w:ascii="Times New Roman" w:eastAsia="Times New Roman" w:hAnsi="Times New Roman" w:cs="Times New Roman"/>
                      <w:color w:val="000000" w:themeColor="text1"/>
                      <w:sz w:val="24"/>
                      <w:szCs w:val="24"/>
                      <w:lang w:eastAsia="es-MX"/>
                    </w:rPr>
                    <w:br/>
                    <w:t>61.6-68.6</w:t>
                  </w:r>
                  <w:r w:rsidRPr="00BF299F">
                    <w:rPr>
                      <w:rFonts w:ascii="Times New Roman" w:eastAsia="Times New Roman" w:hAnsi="Times New Roman" w:cs="Times New Roman"/>
                      <w:color w:val="000000" w:themeColor="text1"/>
                      <w:sz w:val="24"/>
                      <w:szCs w:val="24"/>
                      <w:lang w:eastAsia="es-MX"/>
                    </w:rPr>
                    <w:br/>
                    <w:t>62.0-70.0</w:t>
                  </w:r>
                  <w:r w:rsidRPr="00BF299F">
                    <w:rPr>
                      <w:rFonts w:ascii="Times New Roman" w:eastAsia="Times New Roman" w:hAnsi="Times New Roman" w:cs="Times New Roman"/>
                      <w:color w:val="000000" w:themeColor="text1"/>
                      <w:sz w:val="24"/>
                      <w:szCs w:val="24"/>
                      <w:lang w:eastAsia="es-MX"/>
                    </w:rPr>
                    <w:br/>
                    <w:t>63.0-71.0</w:t>
                  </w:r>
                  <w:r w:rsidRPr="00BF299F">
                    <w:rPr>
                      <w:rFonts w:ascii="Times New Roman" w:eastAsia="Times New Roman" w:hAnsi="Times New Roman" w:cs="Times New Roman"/>
                      <w:color w:val="000000" w:themeColor="text1"/>
                      <w:sz w:val="24"/>
                      <w:szCs w:val="24"/>
                      <w:lang w:eastAsia="es-MX"/>
                    </w:rPr>
                    <w:br/>
                    <w:t>64.0-72.0</w:t>
                  </w:r>
                  <w:r w:rsidRPr="00BF299F">
                    <w:rPr>
                      <w:rFonts w:ascii="Times New Roman" w:eastAsia="Times New Roman" w:hAnsi="Times New Roman" w:cs="Times New Roman"/>
                      <w:color w:val="000000" w:themeColor="text1"/>
                      <w:sz w:val="24"/>
                      <w:szCs w:val="24"/>
                      <w:lang w:eastAsia="es-MX"/>
                    </w:rPr>
                    <w:br/>
                    <w:t>64.7-72.7</w:t>
                  </w:r>
                  <w:r w:rsidRPr="00BF299F">
                    <w:rPr>
                      <w:rFonts w:ascii="Times New Roman" w:eastAsia="Times New Roman" w:hAnsi="Times New Roman" w:cs="Times New Roman"/>
                      <w:color w:val="000000" w:themeColor="text1"/>
                      <w:sz w:val="24"/>
                      <w:szCs w:val="24"/>
                      <w:lang w:eastAsia="es-MX"/>
                    </w:rPr>
                    <w:br/>
                    <w:t>65.4-73.4</w:t>
                  </w:r>
                  <w:r w:rsidRPr="00BF299F">
                    <w:rPr>
                      <w:rFonts w:ascii="Times New Roman" w:eastAsia="Times New Roman" w:hAnsi="Times New Roman" w:cs="Times New Roman"/>
                      <w:color w:val="000000" w:themeColor="text1"/>
                      <w:sz w:val="24"/>
                      <w:szCs w:val="24"/>
                      <w:lang w:eastAsia="es-MX"/>
                    </w:rPr>
                    <w:br/>
                    <w:t>66.0-74.0</w:t>
                  </w:r>
                  <w:r w:rsidRPr="00BF299F">
                    <w:rPr>
                      <w:rFonts w:ascii="Times New Roman" w:eastAsia="Times New Roman" w:hAnsi="Times New Roman" w:cs="Times New Roman"/>
                      <w:color w:val="000000" w:themeColor="text1"/>
                      <w:sz w:val="24"/>
                      <w:szCs w:val="24"/>
                      <w:lang w:eastAsia="es-MX"/>
                    </w:rPr>
                    <w:br/>
                    <w:t>67.0-75.0</w:t>
                  </w:r>
                  <w:r w:rsidRPr="00BF299F">
                    <w:rPr>
                      <w:rFonts w:ascii="Times New Roman" w:eastAsia="Times New Roman" w:hAnsi="Times New Roman" w:cs="Times New Roman"/>
                      <w:color w:val="000000" w:themeColor="text1"/>
                      <w:sz w:val="24"/>
                      <w:szCs w:val="24"/>
                      <w:lang w:eastAsia="es-MX"/>
                    </w:rPr>
                    <w:br/>
                    <w:t>68.0-76.0</w:t>
                  </w:r>
                  <w:r w:rsidRPr="00BF299F">
                    <w:rPr>
                      <w:rFonts w:ascii="Times New Roman" w:eastAsia="Times New Roman" w:hAnsi="Times New Roman" w:cs="Times New Roman"/>
                      <w:color w:val="000000" w:themeColor="text1"/>
                      <w:sz w:val="24"/>
                      <w:szCs w:val="24"/>
                      <w:lang w:eastAsia="es-MX"/>
                    </w:rPr>
                    <w:br/>
                    <w:t>68.3-76.7</w:t>
                  </w:r>
                  <w:r w:rsidRPr="00BF299F">
                    <w:rPr>
                      <w:rFonts w:ascii="Times New Roman" w:eastAsia="Times New Roman" w:hAnsi="Times New Roman" w:cs="Times New Roman"/>
                      <w:color w:val="000000" w:themeColor="text1"/>
                      <w:sz w:val="24"/>
                      <w:szCs w:val="24"/>
                      <w:lang w:eastAsia="es-MX"/>
                    </w:rPr>
                    <w:br/>
                    <w:t>68.7-77.4</w:t>
                  </w:r>
                  <w:r w:rsidRPr="00BF299F">
                    <w:rPr>
                      <w:rFonts w:ascii="Times New Roman" w:eastAsia="Times New Roman" w:hAnsi="Times New Roman" w:cs="Times New Roman"/>
                      <w:color w:val="000000" w:themeColor="text1"/>
                      <w:sz w:val="24"/>
                      <w:szCs w:val="24"/>
                      <w:lang w:eastAsia="es-MX"/>
                    </w:rPr>
                    <w:br/>
                    <w:t>69.0-78.0</w:t>
                  </w:r>
                  <w:r w:rsidRPr="00BF299F">
                    <w:rPr>
                      <w:rFonts w:ascii="Times New Roman" w:eastAsia="Times New Roman" w:hAnsi="Times New Roman" w:cs="Times New Roman"/>
                      <w:color w:val="000000" w:themeColor="text1"/>
                      <w:sz w:val="24"/>
                      <w:szCs w:val="24"/>
                      <w:lang w:eastAsia="es-MX"/>
                    </w:rPr>
                    <w:br/>
                    <w:t>70.0-79.0</w:t>
                  </w:r>
                  <w:r w:rsidRPr="00BF299F">
                    <w:rPr>
                      <w:rFonts w:ascii="Times New Roman" w:eastAsia="Times New Roman" w:hAnsi="Times New Roman" w:cs="Times New Roman"/>
                      <w:color w:val="000000" w:themeColor="text1"/>
                      <w:sz w:val="24"/>
                      <w:szCs w:val="24"/>
                      <w:lang w:eastAsia="es-MX"/>
                    </w:rPr>
                    <w:br/>
                    <w:t>71.0-80.0</w:t>
                  </w:r>
                  <w:r w:rsidRPr="00BF299F">
                    <w:rPr>
                      <w:rFonts w:ascii="Times New Roman" w:eastAsia="Times New Roman" w:hAnsi="Times New Roman" w:cs="Times New Roman"/>
                      <w:color w:val="000000" w:themeColor="text1"/>
                      <w:sz w:val="24"/>
                      <w:szCs w:val="24"/>
                      <w:lang w:eastAsia="es-MX"/>
                    </w:rPr>
                    <w:br/>
                    <w:t>71.7-81.0</w:t>
                  </w:r>
                  <w:r w:rsidRPr="00BF299F">
                    <w:rPr>
                      <w:rFonts w:ascii="Times New Roman" w:eastAsia="Times New Roman" w:hAnsi="Times New Roman" w:cs="Times New Roman"/>
                      <w:color w:val="000000" w:themeColor="text1"/>
                      <w:sz w:val="24"/>
                      <w:szCs w:val="24"/>
                      <w:lang w:eastAsia="es-MX"/>
                    </w:rPr>
                    <w:br/>
                    <w:t>72.4-82.0</w:t>
                  </w:r>
                  <w:r w:rsidRPr="00BF299F">
                    <w:rPr>
                      <w:rFonts w:ascii="Times New Roman" w:eastAsia="Times New Roman" w:hAnsi="Times New Roman" w:cs="Times New Roman"/>
                      <w:color w:val="000000" w:themeColor="text1"/>
                      <w:sz w:val="24"/>
                      <w:szCs w:val="24"/>
                      <w:lang w:eastAsia="es-MX"/>
                    </w:rPr>
                    <w:br/>
                    <w:t>73.0-83.0</w:t>
                  </w:r>
                  <w:r w:rsidRPr="00BF299F">
                    <w:rPr>
                      <w:rFonts w:ascii="Times New Roman" w:eastAsia="Times New Roman" w:hAnsi="Times New Roman" w:cs="Times New Roman"/>
                      <w:color w:val="000000" w:themeColor="text1"/>
                      <w:sz w:val="24"/>
                      <w:szCs w:val="24"/>
                      <w:lang w:eastAsia="es-MX"/>
                    </w:rPr>
                    <w:br/>
                    <w:t>75.0-84.0</w:t>
                  </w:r>
                  <w:r w:rsidRPr="00BF299F">
                    <w:rPr>
                      <w:rFonts w:ascii="Times New Roman" w:eastAsia="Times New Roman" w:hAnsi="Times New Roman" w:cs="Times New Roman"/>
                      <w:color w:val="000000" w:themeColor="text1"/>
                      <w:sz w:val="24"/>
                      <w:szCs w:val="24"/>
                      <w:lang w:eastAsia="es-MX"/>
                    </w:rPr>
                    <w:br/>
                    <w:t>77.0-85.0</w:t>
                  </w:r>
                  <w:r w:rsidRPr="00BF299F">
                    <w:rPr>
                      <w:rFonts w:ascii="Times New Roman" w:eastAsia="Times New Roman" w:hAnsi="Times New Roman" w:cs="Times New Roman"/>
                      <w:color w:val="000000" w:themeColor="text1"/>
                      <w:sz w:val="24"/>
                      <w:szCs w:val="24"/>
                      <w:lang w:eastAsia="es-MX"/>
                    </w:rPr>
                    <w:br/>
                    <w:t>77.3-85.7</w:t>
                  </w:r>
                  <w:r w:rsidRPr="00BF299F">
                    <w:rPr>
                      <w:rFonts w:ascii="Times New Roman" w:eastAsia="Times New Roman" w:hAnsi="Times New Roman" w:cs="Times New Roman"/>
                      <w:color w:val="000000" w:themeColor="text1"/>
                      <w:sz w:val="24"/>
                      <w:szCs w:val="24"/>
                      <w:lang w:eastAsia="es-MX"/>
                    </w:rPr>
                    <w:br/>
                    <w:t>77.7-86.4</w:t>
                  </w:r>
                  <w:r w:rsidRPr="00BF299F">
                    <w:rPr>
                      <w:rFonts w:ascii="Times New Roman" w:eastAsia="Times New Roman" w:hAnsi="Times New Roman" w:cs="Times New Roman"/>
                      <w:color w:val="000000" w:themeColor="text1"/>
                      <w:sz w:val="24"/>
                      <w:szCs w:val="24"/>
                      <w:lang w:eastAsia="es-MX"/>
                    </w:rPr>
                    <w:br/>
                    <w:t>78.0-87.0</w:t>
                  </w:r>
                  <w:r w:rsidRPr="00BF299F">
                    <w:rPr>
                      <w:rFonts w:ascii="Times New Roman" w:eastAsia="Times New Roman" w:hAnsi="Times New Roman" w:cs="Times New Roman"/>
                      <w:color w:val="000000" w:themeColor="text1"/>
                      <w:sz w:val="24"/>
                      <w:szCs w:val="24"/>
                      <w:lang w:eastAsia="es-MX"/>
                    </w:rPr>
                    <w:br/>
                    <w:t>79.0-88.0</w:t>
                  </w:r>
                  <w:r w:rsidRPr="00BF299F">
                    <w:rPr>
                      <w:rFonts w:ascii="Times New Roman" w:eastAsia="Times New Roman" w:hAnsi="Times New Roman" w:cs="Times New Roman"/>
                      <w:color w:val="000000" w:themeColor="text1"/>
                      <w:sz w:val="24"/>
                      <w:szCs w:val="24"/>
                      <w:lang w:eastAsia="es-MX"/>
                    </w:rPr>
                    <w:br/>
                    <w:t>80.0-89.0</w:t>
                  </w:r>
                  <w:r w:rsidRPr="00BF299F">
                    <w:rPr>
                      <w:rFonts w:ascii="Times New Roman" w:eastAsia="Times New Roman" w:hAnsi="Times New Roman" w:cs="Times New Roman"/>
                      <w:color w:val="000000" w:themeColor="text1"/>
                      <w:sz w:val="24"/>
                      <w:szCs w:val="24"/>
                      <w:lang w:eastAsia="es-MX"/>
                    </w:rPr>
                    <w:br/>
                    <w:t>80.7-90.0</w:t>
                  </w:r>
                  <w:r w:rsidRPr="00BF299F">
                    <w:rPr>
                      <w:rFonts w:ascii="Times New Roman" w:eastAsia="Times New Roman" w:hAnsi="Times New Roman" w:cs="Times New Roman"/>
                      <w:color w:val="000000" w:themeColor="text1"/>
                      <w:sz w:val="24"/>
                      <w:szCs w:val="24"/>
                      <w:lang w:eastAsia="es-MX"/>
                    </w:rPr>
                    <w:br/>
                    <w:t>81.4-91.0</w:t>
                  </w:r>
                  <w:r w:rsidRPr="00BF299F">
                    <w:rPr>
                      <w:rFonts w:ascii="Times New Roman" w:eastAsia="Times New Roman" w:hAnsi="Times New Roman" w:cs="Times New Roman"/>
                      <w:color w:val="000000" w:themeColor="text1"/>
                      <w:sz w:val="24"/>
                      <w:szCs w:val="24"/>
                      <w:lang w:eastAsia="es-MX"/>
                    </w:rPr>
                    <w:br/>
                    <w:t>82.0-92.0</w:t>
                  </w:r>
                </w:p>
              </w:tc>
            </w:tr>
          </w:tbl>
          <w:p w:rsidR="000627CC" w:rsidRPr="00BF299F" w:rsidRDefault="000627CC" w:rsidP="00645E85">
            <w:pPr>
              <w:spacing w:line="300" w:lineRule="atLeast"/>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p>
        </w:tc>
      </w:tr>
    </w:tbl>
    <w:p w:rsidR="000627CC" w:rsidRPr="004215BA" w:rsidRDefault="00420D99" w:rsidP="00420D99">
      <w:pPr>
        <w:pStyle w:val="Descripcin"/>
        <w:jc w:val="center"/>
        <w:rPr>
          <w:rFonts w:ascii="Times New Roman" w:eastAsia="Times New Roman" w:hAnsi="Times New Roman" w:cs="Times New Roman"/>
          <w:sz w:val="20"/>
          <w:szCs w:val="20"/>
          <w:lang w:eastAsia="es-MX"/>
        </w:rPr>
      </w:pPr>
      <w:bookmarkStart w:id="234" w:name="_Toc421062282"/>
      <w:r>
        <w:t xml:space="preserve">Tabla </w:t>
      </w:r>
      <w:fldSimple w:instr=" SEQ Tabla \* ARABIC ">
        <w:r w:rsidR="00DC1A26">
          <w:rPr>
            <w:noProof/>
          </w:rPr>
          <w:t>2</w:t>
        </w:r>
      </w:fldSimple>
      <w:r w:rsidRPr="00F42654">
        <w:t xml:space="preserve"> Tabla de Peso recomendado extraídas de las recomendaciones de la OMS  [13</w:t>
      </w:r>
      <w:r>
        <w:t>]</w:t>
      </w:r>
      <w:r w:rsidR="000627CC" w:rsidRPr="004215BA">
        <w:rPr>
          <w:rFonts w:ascii="Times New Roman" w:eastAsia="Arial,Times New Roman" w:hAnsi="Times New Roman" w:cs="Times New Roman"/>
          <w:sz w:val="20"/>
          <w:szCs w:val="20"/>
          <w:lang w:eastAsia="es-MX"/>
        </w:rPr>
        <w:t>.</w:t>
      </w:r>
      <w:bookmarkEnd w:id="234"/>
      <w:del w:id="235" w:author="Almondris Gonzalez" w:date="2015-05-13T21:36:00Z">
        <w:r w:rsidR="000627CC" w:rsidRPr="004215BA" w:rsidDel="00486369">
          <w:rPr>
            <w:rFonts w:ascii="Times New Roman" w:eastAsia="Times New Roman" w:hAnsi="Times New Roman" w:cs="Times New Roman"/>
            <w:sz w:val="20"/>
            <w:szCs w:val="20"/>
            <w:lang w:eastAsia="es-MX"/>
          </w:rPr>
          <w:delText>5</w:delText>
        </w:r>
      </w:del>
    </w:p>
    <w:p w:rsidR="00662FEA" w:rsidRPr="00BF299F" w:rsidRDefault="00662FEA" w:rsidP="00662FEA">
      <w:pPr>
        <w:jc w:val="both"/>
        <w:rPr>
          <w:rFonts w:ascii="Times New Roman" w:hAnsi="Times New Roman" w:cs="Times New Roman"/>
          <w:color w:val="000000" w:themeColor="text1"/>
          <w:sz w:val="24"/>
          <w:szCs w:val="24"/>
        </w:rPr>
      </w:pPr>
    </w:p>
    <w:p w:rsidR="00662FEA" w:rsidRPr="00BF299F" w:rsidRDefault="00BA6D6F" w:rsidP="002B3084">
      <w:pPr>
        <w:pStyle w:val="Ttulo3"/>
        <w:rPr>
          <w:rFonts w:ascii="Times New Roman" w:hAnsi="Times New Roman" w:cs="Times New Roman"/>
          <w:b/>
          <w:bCs/>
          <w:color w:val="2E74B5" w:themeColor="accent1" w:themeShade="BF"/>
          <w:shd w:val="clear" w:color="auto" w:fill="FFFFFF"/>
        </w:rPr>
      </w:pPr>
      <w:bookmarkStart w:id="236" w:name="_Toc421088218"/>
      <w:r w:rsidRPr="00BF299F">
        <w:rPr>
          <w:rFonts w:ascii="Times New Roman" w:hAnsi="Times New Roman" w:cs="Times New Roman"/>
          <w:b/>
          <w:bCs/>
          <w:color w:val="2E74B5" w:themeColor="accent1" w:themeShade="BF"/>
          <w:shd w:val="clear" w:color="auto" w:fill="FFFFFF"/>
        </w:rPr>
        <w:t>1.3</w:t>
      </w:r>
      <w:r w:rsidR="00662FEA" w:rsidRPr="00BF299F">
        <w:rPr>
          <w:rFonts w:ascii="Times New Roman" w:hAnsi="Times New Roman" w:cs="Times New Roman"/>
          <w:b/>
          <w:bCs/>
          <w:color w:val="2E74B5" w:themeColor="accent1" w:themeShade="BF"/>
          <w:shd w:val="clear" w:color="auto" w:fill="FFFFFF"/>
        </w:rPr>
        <w:t>.4 Cálculos</w:t>
      </w:r>
      <w:bookmarkEnd w:id="236"/>
    </w:p>
    <w:p w:rsidR="00662FEA" w:rsidRPr="00BF299F" w:rsidRDefault="00662FEA" w:rsidP="00BA6D6F">
      <w:pPr>
        <w:rPr>
          <w:rFonts w:ascii="Times New Roman" w:eastAsiaTheme="majorEastAsia" w:hAnsi="Times New Roman" w:cs="Times New Roman"/>
          <w:bCs/>
          <w:color w:val="000000" w:themeColor="text1"/>
          <w:sz w:val="24"/>
          <w:szCs w:val="24"/>
          <w:shd w:val="clear" w:color="auto" w:fill="FFFFFF"/>
        </w:rPr>
      </w:pPr>
      <w:r w:rsidRPr="00BF299F">
        <w:rPr>
          <w:rFonts w:ascii="Times New Roman" w:eastAsiaTheme="majorEastAsia" w:hAnsi="Times New Roman" w:cs="Times New Roman"/>
          <w:bCs/>
          <w:color w:val="000000" w:themeColor="text1"/>
          <w:sz w:val="24"/>
          <w:szCs w:val="24"/>
          <w:shd w:val="clear" w:color="auto" w:fill="FFFFFF"/>
        </w:rPr>
        <w:t>Los cálculos</w:t>
      </w:r>
      <w:r w:rsidRPr="00BF299F">
        <w:rPr>
          <w:rFonts w:ascii="Times New Roman" w:eastAsia="Times New Roman" w:hAnsi="Times New Roman" w:cs="Times New Roman"/>
          <w:b/>
          <w:bCs/>
          <w:color w:val="000000" w:themeColor="text1"/>
          <w:sz w:val="24"/>
          <w:szCs w:val="24"/>
          <w:lang w:eastAsia="es-MX"/>
        </w:rPr>
        <w:t xml:space="preserve"> </w:t>
      </w:r>
      <w:r w:rsidRPr="00BF299F">
        <w:rPr>
          <w:rFonts w:ascii="Times New Roman" w:eastAsiaTheme="majorEastAsia" w:hAnsi="Times New Roman" w:cs="Times New Roman"/>
          <w:bCs/>
          <w:color w:val="000000" w:themeColor="text1"/>
          <w:sz w:val="24"/>
          <w:szCs w:val="24"/>
          <w:shd w:val="clear" w:color="auto" w:fill="FFFFFF"/>
        </w:rPr>
        <w:t>para obtener la cantidad recomendada de calorías y su distribución en los nutrientes, son los siguientes.</w:t>
      </w:r>
    </w:p>
    <w:p w:rsidR="00662FEA" w:rsidRPr="00BF299F" w:rsidRDefault="00BA6D6F" w:rsidP="006A57BB">
      <w:pPr>
        <w:pStyle w:val="Ttulo3"/>
        <w:rPr>
          <w:rFonts w:ascii="Times New Roman" w:hAnsi="Times New Roman" w:cs="Times New Roman"/>
          <w:b/>
          <w:bCs/>
          <w:color w:val="2E74B5" w:themeColor="accent1" w:themeShade="BF"/>
        </w:rPr>
      </w:pPr>
      <w:bookmarkStart w:id="237" w:name="_Toc421088219"/>
      <w:r w:rsidRPr="00BF299F">
        <w:rPr>
          <w:rFonts w:ascii="Times New Roman" w:hAnsi="Times New Roman" w:cs="Times New Roman"/>
          <w:b/>
          <w:bCs/>
          <w:color w:val="2E74B5" w:themeColor="accent1" w:themeShade="BF"/>
          <w:shd w:val="clear" w:color="auto" w:fill="FFFFFF"/>
        </w:rPr>
        <w:t>1.3</w:t>
      </w:r>
      <w:r w:rsidR="007B3519" w:rsidRPr="00BF299F">
        <w:rPr>
          <w:rFonts w:ascii="Times New Roman" w:hAnsi="Times New Roman" w:cs="Times New Roman"/>
          <w:b/>
          <w:bCs/>
          <w:color w:val="2E74B5" w:themeColor="accent1" w:themeShade="BF"/>
          <w:shd w:val="clear" w:color="auto" w:fill="FFFFFF"/>
        </w:rPr>
        <w:t>.4.1</w:t>
      </w:r>
      <w:r w:rsidR="002B3084" w:rsidRPr="00BF299F">
        <w:rPr>
          <w:rFonts w:ascii="Times New Roman" w:hAnsi="Times New Roman" w:cs="Times New Roman"/>
          <w:b/>
          <w:bCs/>
          <w:color w:val="2E74B5" w:themeColor="accent1" w:themeShade="BF"/>
          <w:shd w:val="clear" w:color="auto" w:fill="FFFFFF"/>
        </w:rPr>
        <w:t xml:space="preserve"> </w:t>
      </w:r>
      <w:r w:rsidR="00662FEA" w:rsidRPr="00BF299F">
        <w:rPr>
          <w:rFonts w:ascii="Times New Roman" w:hAnsi="Times New Roman" w:cs="Times New Roman"/>
          <w:b/>
          <w:bCs/>
          <w:color w:val="2E74B5" w:themeColor="accent1" w:themeShade="BF"/>
        </w:rPr>
        <w:t xml:space="preserve">Calorías </w:t>
      </w:r>
      <w:r w:rsidR="00662FEA" w:rsidRPr="00BF299F">
        <w:rPr>
          <w:rFonts w:ascii="Times New Roman" w:hAnsi="Times New Roman" w:cs="Times New Roman"/>
          <w:b/>
          <w:bCs/>
          <w:i/>
          <w:color w:val="2E74B5" w:themeColor="accent1" w:themeShade="BF"/>
        </w:rPr>
        <w:t>Harris</w:t>
      </w:r>
      <w:r w:rsidR="00662FEA" w:rsidRPr="00BF299F">
        <w:rPr>
          <w:rFonts w:ascii="Times New Roman" w:hAnsi="Times New Roman" w:cs="Times New Roman"/>
          <w:b/>
          <w:bCs/>
          <w:color w:val="2E74B5" w:themeColor="accent1" w:themeShade="BF"/>
        </w:rPr>
        <w:t>-</w:t>
      </w:r>
      <w:proofErr w:type="spellStart"/>
      <w:r w:rsidR="00662FEA" w:rsidRPr="00BF299F">
        <w:rPr>
          <w:rFonts w:ascii="Times New Roman" w:hAnsi="Times New Roman" w:cs="Times New Roman"/>
          <w:b/>
          <w:bCs/>
          <w:i/>
          <w:color w:val="2E74B5" w:themeColor="accent1" w:themeShade="BF"/>
        </w:rPr>
        <w:t>Benedict</w:t>
      </w:r>
      <w:bookmarkEnd w:id="237"/>
      <w:proofErr w:type="spellEnd"/>
    </w:p>
    <w:p w:rsidR="00662FEA" w:rsidRPr="00BF299F" w:rsidRDefault="00662FEA" w:rsidP="00662FEA">
      <w:pPr>
        <w:spacing w:after="0" w:line="240" w:lineRule="auto"/>
        <w:jc w:val="both"/>
        <w:rPr>
          <w:rFonts w:ascii="Times New Roman" w:eastAsia="Times New Roman" w:hAnsi="Times New Roman" w:cs="Times New Roman"/>
          <w:color w:val="000000" w:themeColor="text1"/>
          <w:sz w:val="24"/>
          <w:szCs w:val="24"/>
          <w:lang w:eastAsia="es-MX"/>
        </w:rPr>
      </w:pP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r w:rsidRPr="00BF299F">
        <w:rPr>
          <w:rFonts w:ascii="Times New Roman" w:eastAsia="Arial,Times New Roman" w:hAnsi="Times New Roman" w:cs="Times New Roman"/>
          <w:color w:val="000000" w:themeColor="text1"/>
          <w:sz w:val="24"/>
          <w:szCs w:val="24"/>
          <w:lang w:eastAsia="es-MX"/>
        </w:rPr>
        <w:t xml:space="preserve">La calculadora de calorías </w:t>
      </w:r>
      <w:r w:rsidRPr="00BF299F">
        <w:rPr>
          <w:rFonts w:ascii="Times New Roman" w:eastAsia="Arial,Times New Roman" w:hAnsi="Times New Roman" w:cs="Times New Roman"/>
          <w:i/>
          <w:iCs/>
          <w:color w:val="000000" w:themeColor="text1"/>
          <w:sz w:val="24"/>
          <w:szCs w:val="24"/>
          <w:lang w:eastAsia="es-MX"/>
        </w:rPr>
        <w:t>Harris-</w:t>
      </w:r>
      <w:proofErr w:type="spellStart"/>
      <w:r w:rsidRPr="00BF299F">
        <w:rPr>
          <w:rFonts w:ascii="Times New Roman" w:eastAsia="Arial,Times New Roman" w:hAnsi="Times New Roman" w:cs="Times New Roman"/>
          <w:i/>
          <w:iCs/>
          <w:color w:val="000000" w:themeColor="text1"/>
          <w:sz w:val="24"/>
          <w:szCs w:val="24"/>
          <w:lang w:eastAsia="es-MX"/>
        </w:rPr>
        <w:t>Benedict</w:t>
      </w:r>
      <w:proofErr w:type="spellEnd"/>
      <w:r w:rsidRPr="00BF299F">
        <w:rPr>
          <w:rFonts w:ascii="Times New Roman" w:eastAsia="Arial,Times New Roman" w:hAnsi="Times New Roman" w:cs="Times New Roman"/>
          <w:sz w:val="24"/>
          <w:szCs w:val="24"/>
          <w:lang w:eastAsia="es-MX"/>
        </w:rPr>
        <w:t xml:space="preserve"> [14</w:t>
      </w:r>
      <w:del w:id="238" w:author="Almondris Gonzalez" w:date="2015-05-13T21:36:00Z">
        <w:r w:rsidRPr="00BF299F" w:rsidDel="00486369">
          <w:rPr>
            <w:rFonts w:ascii="Times New Roman" w:eastAsia="Times New Roman" w:hAnsi="Times New Roman" w:cs="Times New Roman"/>
            <w:sz w:val="24"/>
            <w:szCs w:val="24"/>
            <w:lang w:eastAsia="es-MX"/>
          </w:rPr>
          <w:delText>6</w:delText>
        </w:r>
      </w:del>
      <w:r w:rsidRPr="00BF299F">
        <w:rPr>
          <w:rFonts w:ascii="Times New Roman" w:eastAsia="Arial,Times New Roman" w:hAnsi="Times New Roman" w:cs="Times New Roman"/>
          <w:sz w:val="24"/>
          <w:szCs w:val="24"/>
          <w:lang w:eastAsia="es-MX"/>
        </w:rPr>
        <w:t xml:space="preserve">] </w:t>
      </w:r>
      <w:r w:rsidRPr="00BF299F">
        <w:rPr>
          <w:rFonts w:ascii="Times New Roman" w:eastAsia="Arial,Times New Roman" w:hAnsi="Times New Roman" w:cs="Times New Roman"/>
          <w:color w:val="000000" w:themeColor="text1"/>
          <w:sz w:val="24"/>
          <w:szCs w:val="24"/>
          <w:lang w:eastAsia="es-MX"/>
        </w:rPr>
        <w:t>se basa en cinco parámetros diferentes para calcular el número de caloría</w:t>
      </w:r>
      <w:r w:rsidR="004215BA">
        <w:rPr>
          <w:rFonts w:ascii="Times New Roman" w:eastAsia="Arial,Times New Roman" w:hAnsi="Times New Roman" w:cs="Times New Roman"/>
          <w:color w:val="000000" w:themeColor="text1"/>
          <w:sz w:val="24"/>
          <w:szCs w:val="24"/>
          <w:lang w:eastAsia="es-MX"/>
        </w:rPr>
        <w:t>s recomendado: sexo, altura, peso, edad y a</w:t>
      </w:r>
      <w:r w:rsidRPr="00BF299F">
        <w:rPr>
          <w:rFonts w:ascii="Times New Roman" w:eastAsia="Arial,Times New Roman" w:hAnsi="Times New Roman" w:cs="Times New Roman"/>
          <w:color w:val="000000" w:themeColor="text1"/>
          <w:sz w:val="24"/>
          <w:szCs w:val="24"/>
          <w:lang w:eastAsia="es-MX"/>
        </w:rPr>
        <w:t>ctividad física.</w:t>
      </w: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 xml:space="preserve">Con estos parámetros la calculadora es capaz de calcular la </w:t>
      </w:r>
      <w:r w:rsidRPr="00BF299F">
        <w:rPr>
          <w:rFonts w:ascii="Times New Roman" w:eastAsia="Times New Roman" w:hAnsi="Times New Roman" w:cs="Times New Roman"/>
          <w:bCs/>
          <w:color w:val="000000" w:themeColor="text1"/>
          <w:sz w:val="24"/>
          <w:szCs w:val="24"/>
          <w:lang w:eastAsia="es-MX"/>
        </w:rPr>
        <w:t>Tasa de Metabolismo Basal (TMB)</w:t>
      </w:r>
      <w:r w:rsidRPr="00BF299F">
        <w:rPr>
          <w:rFonts w:ascii="Times New Roman" w:eastAsia="Times New Roman" w:hAnsi="Times New Roman" w:cs="Times New Roman"/>
          <w:color w:val="000000" w:themeColor="text1"/>
          <w:sz w:val="24"/>
          <w:szCs w:val="24"/>
          <w:lang w:eastAsia="es-MX"/>
        </w:rPr>
        <w:t xml:space="preserve">, es decir, la cantidad mínima de energía que necesita tu cuerpo para funcionar. No debemos ingerir menos cantidad de calorías de las que marca la tasa metabólica. La TMB se calcula siguiendo las </w:t>
      </w:r>
      <w:del w:id="239" w:author="Almondris Gonzalez" w:date="2015-05-13T13:49:00Z">
        <w:r w:rsidRPr="00BF299F" w:rsidDel="007B0E40">
          <w:rPr>
            <w:rFonts w:ascii="Times New Roman" w:eastAsia="Times New Roman" w:hAnsi="Times New Roman" w:cs="Times New Roman"/>
            <w:color w:val="000000" w:themeColor="text1"/>
            <w:sz w:val="24"/>
            <w:szCs w:val="24"/>
            <w:lang w:eastAsia="es-MX"/>
          </w:rPr>
          <w:delText xml:space="preserve">siguientes </w:delText>
        </w:r>
      </w:del>
      <w:r w:rsidRPr="00BF299F">
        <w:rPr>
          <w:rFonts w:ascii="Times New Roman" w:eastAsia="Times New Roman" w:hAnsi="Times New Roman" w:cs="Times New Roman"/>
          <w:color w:val="000000" w:themeColor="text1"/>
          <w:sz w:val="24"/>
          <w:szCs w:val="24"/>
          <w:lang w:eastAsia="es-MX"/>
        </w:rPr>
        <w:t>ecuaciones</w:t>
      </w:r>
      <w:ins w:id="240" w:author="Almondris Gonzalez" w:date="2015-05-13T13:49:00Z">
        <w:r w:rsidRPr="00BF299F">
          <w:rPr>
            <w:rFonts w:ascii="Times New Roman" w:eastAsia="Times New Roman" w:hAnsi="Times New Roman" w:cs="Times New Roman"/>
            <w:color w:val="000000" w:themeColor="text1"/>
            <w:sz w:val="24"/>
            <w:szCs w:val="24"/>
            <w:lang w:eastAsia="es-MX"/>
          </w:rPr>
          <w:t xml:space="preserve"> de la Tabla </w:t>
        </w:r>
      </w:ins>
      <w:r w:rsidR="00161451">
        <w:rPr>
          <w:rFonts w:ascii="Times New Roman" w:eastAsia="Times New Roman" w:hAnsi="Times New Roman" w:cs="Times New Roman"/>
          <w:color w:val="000000" w:themeColor="text1"/>
          <w:sz w:val="24"/>
          <w:szCs w:val="24"/>
          <w:lang w:eastAsia="es-MX"/>
        </w:rPr>
        <w:t>3</w:t>
      </w:r>
      <w:ins w:id="241" w:author="Almondris Gonzalez" w:date="2015-05-13T13:49:00Z">
        <w:r w:rsidRPr="00BF299F">
          <w:rPr>
            <w:rFonts w:ascii="Times New Roman" w:eastAsia="Times New Roman" w:hAnsi="Times New Roman" w:cs="Times New Roman"/>
            <w:color w:val="000000" w:themeColor="text1"/>
            <w:sz w:val="24"/>
            <w:szCs w:val="24"/>
            <w:lang w:eastAsia="es-MX"/>
          </w:rPr>
          <w:t>.</w:t>
        </w:r>
      </w:ins>
      <w:del w:id="242" w:author="Almondris Gonzalez" w:date="2015-05-13T13:49:00Z">
        <w:r w:rsidRPr="00BF299F" w:rsidDel="007B0E40">
          <w:rPr>
            <w:rFonts w:ascii="Times New Roman" w:eastAsia="Times New Roman" w:hAnsi="Times New Roman" w:cs="Times New Roman"/>
            <w:color w:val="000000" w:themeColor="text1"/>
            <w:sz w:val="24"/>
            <w:szCs w:val="24"/>
            <w:lang w:eastAsia="es-MX"/>
          </w:rPr>
          <w:delText>:</w:delText>
        </w:r>
      </w:del>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p>
    <w:tbl>
      <w:tblPr>
        <w:tblStyle w:val="Tabladecuadrcula6concolores-nfasis11"/>
        <w:tblW w:w="0" w:type="auto"/>
        <w:tblLook w:val="04A0" w:firstRow="1" w:lastRow="0" w:firstColumn="1" w:lastColumn="0" w:noHBand="0" w:noVBand="1"/>
      </w:tblPr>
      <w:tblGrid>
        <w:gridCol w:w="1163"/>
        <w:gridCol w:w="7891"/>
      </w:tblGrid>
      <w:tr w:rsidR="000627CC"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Hombres</w:t>
            </w:r>
          </w:p>
        </w:tc>
        <w:tc>
          <w:tcPr>
            <w:tcW w:w="0" w:type="auto"/>
            <w:hideMark/>
          </w:tcPr>
          <w:p w:rsidR="000627CC" w:rsidRPr="00BF299F" w:rsidRDefault="000627CC" w:rsidP="00645E8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TMB = 66.4730 + (13.7516 x peso en kg) + (5.0033 x altura en cm) - (6.7550 x edad en años)</w:t>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627CC" w:rsidRPr="00BF299F" w:rsidRDefault="000627CC" w:rsidP="00645E85">
            <w:pPr>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Mujeres</w:t>
            </w:r>
          </w:p>
        </w:tc>
        <w:tc>
          <w:tcPr>
            <w:tcW w:w="0" w:type="auto"/>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TMB = 665.0955 + (9.5634 x peso en kg) + (1.8449 x altura en cm) - (4.6756 x edad en años)</w:t>
            </w:r>
          </w:p>
        </w:tc>
      </w:tr>
    </w:tbl>
    <w:p w:rsidR="00161451" w:rsidRDefault="00161451" w:rsidP="00161451">
      <w:pPr>
        <w:pStyle w:val="Descripcin"/>
        <w:keepNext/>
        <w:jc w:val="center"/>
      </w:pPr>
      <w:bookmarkStart w:id="243" w:name="_Toc421062283"/>
      <w:r>
        <w:t xml:space="preserve">Tabla </w:t>
      </w:r>
      <w:fldSimple w:instr=" SEQ Tabla \* ARABIC ">
        <w:r w:rsidR="00DC1A26">
          <w:rPr>
            <w:noProof/>
          </w:rPr>
          <w:t>3</w:t>
        </w:r>
      </w:fldSimple>
      <w:r w:rsidRPr="00FA53FF">
        <w:t>Tasa de Metabolismo Basal (TMB)</w:t>
      </w:r>
      <w:bookmarkEnd w:id="243"/>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Una vez obtenida la Tasa Metabólica Basal, el método Harris-</w:t>
      </w:r>
      <w:proofErr w:type="spellStart"/>
      <w:r w:rsidRPr="00BF299F">
        <w:rPr>
          <w:rFonts w:ascii="Times New Roman" w:eastAsia="Times New Roman" w:hAnsi="Times New Roman" w:cs="Times New Roman"/>
          <w:color w:val="000000" w:themeColor="text1"/>
          <w:sz w:val="24"/>
          <w:szCs w:val="24"/>
          <w:lang w:eastAsia="es-MX"/>
        </w:rPr>
        <w:t>Benedict</w:t>
      </w:r>
      <w:proofErr w:type="spellEnd"/>
      <w:r w:rsidRPr="00BF299F">
        <w:rPr>
          <w:rFonts w:ascii="Times New Roman" w:eastAsia="Times New Roman" w:hAnsi="Times New Roman" w:cs="Times New Roman"/>
          <w:color w:val="000000" w:themeColor="text1"/>
          <w:sz w:val="24"/>
          <w:szCs w:val="24"/>
          <w:lang w:eastAsia="es-MX"/>
        </w:rPr>
        <w:t xml:space="preserve"> pone en relación el último de los valores, el nivel de actividad, para obtener la cantidad recomendada de calorías que hacen falta tanto para mantener el peso actual, como para subir o bajar de peso</w:t>
      </w:r>
      <w:ins w:id="244" w:author="Almondris Gonzalez" w:date="2015-05-13T13:50:00Z">
        <w:r w:rsidRPr="00BF299F">
          <w:rPr>
            <w:rFonts w:ascii="Times New Roman" w:eastAsia="Times New Roman" w:hAnsi="Times New Roman" w:cs="Times New Roman"/>
            <w:color w:val="000000" w:themeColor="text1"/>
            <w:sz w:val="24"/>
            <w:szCs w:val="24"/>
            <w:lang w:eastAsia="es-MX"/>
          </w:rPr>
          <w:t xml:space="preserve"> (Tabla </w:t>
        </w:r>
      </w:ins>
      <w:r w:rsidR="00161451">
        <w:rPr>
          <w:rFonts w:ascii="Times New Roman" w:eastAsia="Times New Roman" w:hAnsi="Times New Roman" w:cs="Times New Roman"/>
          <w:color w:val="000000" w:themeColor="text1"/>
          <w:sz w:val="24"/>
          <w:szCs w:val="24"/>
          <w:lang w:eastAsia="es-MX"/>
        </w:rPr>
        <w:t>4</w:t>
      </w:r>
      <w:ins w:id="245" w:author="Almondris Gonzalez" w:date="2015-05-13T13:50:00Z">
        <w:r w:rsidRPr="00BF299F">
          <w:rPr>
            <w:rFonts w:ascii="Times New Roman" w:eastAsia="Times New Roman" w:hAnsi="Times New Roman" w:cs="Times New Roman"/>
            <w:color w:val="000000" w:themeColor="text1"/>
            <w:sz w:val="24"/>
            <w:szCs w:val="24"/>
            <w:lang w:eastAsia="es-MX"/>
          </w:rPr>
          <w:t>)</w:t>
        </w:r>
      </w:ins>
      <w:r w:rsidRPr="00BF299F">
        <w:rPr>
          <w:rFonts w:ascii="Times New Roman" w:eastAsia="Times New Roman" w:hAnsi="Times New Roman" w:cs="Times New Roman"/>
          <w:color w:val="000000" w:themeColor="text1"/>
          <w:sz w:val="24"/>
          <w:szCs w:val="24"/>
          <w:lang w:eastAsia="es-MX"/>
        </w:rPr>
        <w:t>.</w:t>
      </w: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p>
    <w:tbl>
      <w:tblPr>
        <w:tblStyle w:val="Tabladecuadrcula6concolores-nfasis11"/>
        <w:tblW w:w="0" w:type="auto"/>
        <w:tblLook w:val="04A0" w:firstRow="1" w:lastRow="0" w:firstColumn="1" w:lastColumn="0" w:noHBand="0" w:noVBand="1"/>
      </w:tblPr>
      <w:tblGrid>
        <w:gridCol w:w="4418"/>
        <w:gridCol w:w="4636"/>
      </w:tblGrid>
      <w:tr w:rsidR="000627CC"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hideMark/>
          </w:tcPr>
          <w:p w:rsidR="000627CC" w:rsidRPr="00BF299F" w:rsidRDefault="000627CC" w:rsidP="00645E85">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Poco o ningún </w:t>
            </w:r>
            <w:r w:rsidRPr="00BF299F">
              <w:rPr>
                <w:rFonts w:ascii="Times New Roman" w:hAnsi="Times New Roman" w:cs="Times New Roman"/>
                <w:b w:val="0"/>
                <w:bCs w:val="0"/>
                <w:color w:val="auto"/>
                <w:sz w:val="24"/>
                <w:szCs w:val="24"/>
              </w:rPr>
              <w:fldChar w:fldCharType="begin"/>
            </w:r>
            <w:r w:rsidRPr="00BF299F">
              <w:rPr>
                <w:rFonts w:ascii="Times New Roman" w:hAnsi="Times New Roman" w:cs="Times New Roman"/>
                <w:sz w:val="24"/>
                <w:szCs w:val="24"/>
              </w:rPr>
              <w:instrText xml:space="preserve"> HYPERLINK "http://es.wikipedia.org/wiki/Ejercicio" \o "Ejercicio" </w:instrText>
            </w:r>
            <w:r w:rsidRPr="00BF299F">
              <w:rPr>
                <w:rFonts w:ascii="Times New Roman" w:hAnsi="Times New Roman" w:cs="Times New Roman"/>
                <w:color w:val="auto"/>
                <w:sz w:val="24"/>
                <w:szCs w:val="24"/>
                <w:rPrChange w:id="246" w:author="Almondris Gonzalez" w:date="2015-05-18T22:05:00Z">
                  <w:rPr>
                    <w:rStyle w:val="Hipervnculo"/>
                    <w:rFonts w:cs="Arial"/>
                    <w:color w:val="000000" w:themeColor="text1"/>
                  </w:rPr>
                </w:rPrChange>
              </w:rPr>
              <w:fldChar w:fldCharType="separate"/>
            </w:r>
            <w:r w:rsidRPr="00BF299F">
              <w:rPr>
                <w:rStyle w:val="Hipervnculo"/>
                <w:rFonts w:ascii="Times New Roman" w:hAnsi="Times New Roman" w:cs="Times New Roman"/>
                <w:color w:val="000000" w:themeColor="text1"/>
                <w:sz w:val="24"/>
                <w:szCs w:val="24"/>
              </w:rPr>
              <w:t>ejercicio</w:t>
            </w:r>
            <w:r w:rsidRPr="00BF299F">
              <w:rPr>
                <w:rStyle w:val="Hipervnculo"/>
                <w:rFonts w:ascii="Times New Roman" w:hAnsi="Times New Roman" w:cs="Times New Roman"/>
                <w:b w:val="0"/>
                <w:bCs w:val="0"/>
                <w:color w:val="000000" w:themeColor="text1"/>
                <w:sz w:val="24"/>
                <w:szCs w:val="24"/>
                <w:rPrChange w:id="247" w:author="Almondris Gonzalez" w:date="2015-05-18T22:05:00Z">
                  <w:rPr>
                    <w:rStyle w:val="Hipervnculo"/>
                    <w:rFonts w:cs="Arial"/>
                    <w:color w:val="000000" w:themeColor="text1"/>
                  </w:rPr>
                </w:rPrChange>
              </w:rPr>
              <w:fldChar w:fldCharType="end"/>
            </w:r>
          </w:p>
        </w:tc>
        <w:tc>
          <w:tcPr>
            <w:tcW w:w="4932" w:type="dxa"/>
            <w:hideMark/>
          </w:tcPr>
          <w:p w:rsidR="000627CC" w:rsidRPr="00BF299F" w:rsidRDefault="000627CC"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Fonts w:ascii="Times New Roman" w:hAnsi="Times New Roman" w:cs="Times New Roman"/>
                <w:b w:val="0"/>
                <w:color w:val="000000" w:themeColor="text1"/>
                <w:sz w:val="24"/>
                <w:szCs w:val="24"/>
              </w:rPr>
              <w:t>Calorías diarias necesarias = TMB x 1.2</w:t>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hideMark/>
          </w:tcPr>
          <w:p w:rsidR="000627CC" w:rsidRPr="00BF299F" w:rsidRDefault="000627CC" w:rsidP="00645E85">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Ejercicio ligero (1-3 días a la semana)</w:t>
            </w:r>
          </w:p>
        </w:tc>
        <w:tc>
          <w:tcPr>
            <w:tcW w:w="4932" w:type="dxa"/>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Calorías diarias necesarias = TMB x 1.375</w:t>
            </w:r>
          </w:p>
        </w:tc>
      </w:tr>
      <w:tr w:rsidR="000627CC" w:rsidRPr="00BF299F" w:rsidTr="00645E85">
        <w:tc>
          <w:tcPr>
            <w:cnfStyle w:val="001000000000" w:firstRow="0" w:lastRow="0" w:firstColumn="1" w:lastColumn="0" w:oddVBand="0" w:evenVBand="0" w:oddHBand="0" w:evenHBand="0" w:firstRowFirstColumn="0" w:firstRowLastColumn="0" w:lastRowFirstColumn="0" w:lastRowLastColumn="0"/>
            <w:tcW w:w="4644" w:type="dxa"/>
            <w:hideMark/>
          </w:tcPr>
          <w:p w:rsidR="000627CC" w:rsidRPr="00BF299F" w:rsidRDefault="000627CC" w:rsidP="00645E85">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Ejercicio moderado (3-5 días a la semana)</w:t>
            </w:r>
          </w:p>
        </w:tc>
        <w:tc>
          <w:tcPr>
            <w:tcW w:w="4932" w:type="dxa"/>
            <w:hideMark/>
          </w:tcPr>
          <w:p w:rsidR="000627CC" w:rsidRPr="00BF299F" w:rsidRDefault="000627CC"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Calorías diarias necesarias = TMB x 1.55</w:t>
            </w:r>
          </w:p>
        </w:tc>
      </w:tr>
      <w:tr w:rsidR="000627CC"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hideMark/>
          </w:tcPr>
          <w:p w:rsidR="000627CC" w:rsidRPr="00BF299F" w:rsidRDefault="000627CC" w:rsidP="00645E85">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Ejercicio fuerte (6-7 días a la semana)</w:t>
            </w:r>
          </w:p>
        </w:tc>
        <w:tc>
          <w:tcPr>
            <w:tcW w:w="4932" w:type="dxa"/>
            <w:hideMark/>
          </w:tcPr>
          <w:p w:rsidR="000627CC" w:rsidRPr="00BF299F" w:rsidRDefault="000627CC"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Calorías diarias necesarias = TMB x 1.725</w:t>
            </w:r>
          </w:p>
        </w:tc>
      </w:tr>
      <w:tr w:rsidR="000627CC" w:rsidRPr="00BF299F" w:rsidTr="00645E85">
        <w:tc>
          <w:tcPr>
            <w:cnfStyle w:val="001000000000" w:firstRow="0" w:lastRow="0" w:firstColumn="1" w:lastColumn="0" w:oddVBand="0" w:evenVBand="0" w:oddHBand="0" w:evenHBand="0" w:firstRowFirstColumn="0" w:firstRowLastColumn="0" w:lastRowFirstColumn="0" w:lastRowLastColumn="0"/>
            <w:tcW w:w="4644" w:type="dxa"/>
            <w:hideMark/>
          </w:tcPr>
          <w:p w:rsidR="000627CC" w:rsidRPr="00BF299F" w:rsidRDefault="000627CC" w:rsidP="00645E85">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Ejercicio muy fuerte (dos veces al día, entrenamientos muy duros)</w:t>
            </w:r>
          </w:p>
        </w:tc>
        <w:tc>
          <w:tcPr>
            <w:tcW w:w="4932" w:type="dxa"/>
            <w:hideMark/>
          </w:tcPr>
          <w:p w:rsidR="000627CC" w:rsidRPr="00BF299F" w:rsidRDefault="000627CC"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Calorías diarias necesarias = TMB x 1.9</w:t>
            </w:r>
          </w:p>
        </w:tc>
      </w:tr>
    </w:tbl>
    <w:p w:rsidR="00161451" w:rsidRDefault="00161451" w:rsidP="00161451">
      <w:pPr>
        <w:pStyle w:val="Descripcin"/>
        <w:keepNext/>
        <w:jc w:val="center"/>
      </w:pPr>
      <w:bookmarkStart w:id="248" w:name="_Toc421062284"/>
      <w:r>
        <w:t xml:space="preserve">Tabla </w:t>
      </w:r>
      <w:fldSimple w:instr=" SEQ Tabla \* ARABIC ">
        <w:r w:rsidR="00DC1A26">
          <w:rPr>
            <w:noProof/>
          </w:rPr>
          <w:t>4</w:t>
        </w:r>
      </w:fldSimple>
      <w:r w:rsidRPr="00E27066">
        <w:t xml:space="preserve"> Calorías diarias necesarias</w:t>
      </w:r>
      <w:bookmarkEnd w:id="248"/>
    </w:p>
    <w:p w:rsidR="000627CC" w:rsidRPr="00BF299F" w:rsidRDefault="000627CC" w:rsidP="000627CC">
      <w:pPr>
        <w:spacing w:after="0" w:line="240" w:lineRule="auto"/>
        <w:jc w:val="both"/>
        <w:rPr>
          <w:rFonts w:ascii="Times New Roman" w:hAnsi="Times New Roman" w:cs="Times New Roman"/>
          <w:color w:val="000000" w:themeColor="text1"/>
          <w:sz w:val="24"/>
          <w:szCs w:val="24"/>
        </w:rPr>
      </w:pPr>
    </w:p>
    <w:p w:rsidR="000627CC" w:rsidRPr="00BF299F" w:rsidRDefault="000627CC" w:rsidP="000627CC">
      <w:pPr>
        <w:spacing w:after="0" w:line="240" w:lineRule="auto"/>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Si lo que se quiere es bajar de peso, debe reducir la ingesta de calorías hasta un 20% del resultado de la fórmula, entonces, a la cifra anterior debe multiplicársele por 0.8 le dará la cantidad de calorías a ingerir diariamente para adelgazar. Y multiplicarse por 1.2 en el caso se querer subir de peso. Con este ajuste se deberá perder o ganar 1kg en 14 días.</w:t>
      </w:r>
    </w:p>
    <w:p w:rsidR="000627CC" w:rsidRPr="00BF299F" w:rsidRDefault="000627CC" w:rsidP="000627CC">
      <w:pPr>
        <w:spacing w:after="0" w:line="240" w:lineRule="auto"/>
        <w:jc w:val="both"/>
        <w:rPr>
          <w:rFonts w:ascii="Times New Roman" w:eastAsia="Times New Roman" w:hAnsi="Times New Roman" w:cs="Times New Roman"/>
          <w:color w:val="000000" w:themeColor="text1"/>
          <w:sz w:val="24"/>
          <w:szCs w:val="24"/>
          <w:lang w:eastAsia="es-MX"/>
        </w:rPr>
      </w:pPr>
    </w:p>
    <w:p w:rsidR="00662FEA" w:rsidRDefault="000627CC" w:rsidP="00C37C89">
      <w:pPr>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color w:val="000000" w:themeColor="text1"/>
          <w:sz w:val="24"/>
          <w:szCs w:val="24"/>
          <w:shd w:val="clear" w:color="auto" w:fill="FFFFFF"/>
        </w:rPr>
        <w:t>Excepción: Las ecuaciones empleadas, especialmente su uso en obesos, ancianos y población no caucásica, deberán ser reevaluadas por el nutriólogo.</w:t>
      </w:r>
    </w:p>
    <w:p w:rsidR="00A7206E" w:rsidRPr="00BF299F" w:rsidRDefault="00A7206E" w:rsidP="00C37C89">
      <w:pPr>
        <w:rPr>
          <w:rFonts w:ascii="Times New Roman" w:eastAsiaTheme="majorEastAsia" w:hAnsi="Times New Roman" w:cs="Times New Roman"/>
          <w:b/>
          <w:bCs/>
          <w:color w:val="2E74B5" w:themeColor="accent1" w:themeShade="BF"/>
          <w:sz w:val="24"/>
          <w:szCs w:val="24"/>
          <w:shd w:val="clear" w:color="auto" w:fill="FFFFFF"/>
        </w:rPr>
      </w:pPr>
    </w:p>
    <w:p w:rsidR="00662FEA" w:rsidRPr="00BF299F" w:rsidRDefault="00662FEA" w:rsidP="00BA6D6F">
      <w:pPr>
        <w:pStyle w:val="Ttulo3"/>
        <w:rPr>
          <w:rFonts w:ascii="Times New Roman" w:hAnsi="Times New Roman" w:cs="Times New Roman"/>
          <w:b/>
          <w:bCs/>
          <w:color w:val="2E74B5" w:themeColor="accent1" w:themeShade="BF"/>
        </w:rPr>
      </w:pPr>
      <w:bookmarkStart w:id="249" w:name="_Toc421088220"/>
      <w:r w:rsidRPr="00BF299F">
        <w:rPr>
          <w:rFonts w:ascii="Times New Roman" w:hAnsi="Times New Roman" w:cs="Times New Roman"/>
          <w:b/>
          <w:bCs/>
          <w:color w:val="2E74B5" w:themeColor="accent1" w:themeShade="BF"/>
          <w:shd w:val="clear" w:color="auto" w:fill="FFFFFF"/>
        </w:rPr>
        <w:lastRenderedPageBreak/>
        <w:t>1</w:t>
      </w:r>
      <w:del w:id="250" w:author="Almondris Gonzalez" w:date="2015-05-13T22:27:00Z">
        <w:r w:rsidRPr="00BF299F" w:rsidDel="002C3238">
          <w:rPr>
            <w:rFonts w:ascii="Times New Roman" w:hAnsi="Times New Roman" w:cs="Times New Roman"/>
            <w:b/>
            <w:bCs/>
            <w:color w:val="2E74B5" w:themeColor="accent1" w:themeShade="BF"/>
            <w:shd w:val="clear" w:color="auto" w:fill="FFFFFF"/>
          </w:rPr>
          <w:delText>2</w:delText>
        </w:r>
      </w:del>
      <w:r w:rsidR="007B3519" w:rsidRPr="00BF299F">
        <w:rPr>
          <w:rFonts w:ascii="Times New Roman" w:hAnsi="Times New Roman" w:cs="Times New Roman"/>
          <w:b/>
          <w:bCs/>
          <w:color w:val="2E74B5" w:themeColor="accent1" w:themeShade="BF"/>
          <w:shd w:val="clear" w:color="auto" w:fill="FFFFFF"/>
        </w:rPr>
        <w:t>.3.4.2</w:t>
      </w:r>
      <w:r w:rsidR="00BA6D6F" w:rsidRPr="00BF299F">
        <w:rPr>
          <w:rFonts w:ascii="Times New Roman" w:hAnsi="Times New Roman" w:cs="Times New Roman"/>
          <w:b/>
          <w:bCs/>
          <w:color w:val="2E74B5" w:themeColor="accent1" w:themeShade="BF"/>
          <w:shd w:val="clear" w:color="auto" w:fill="FFFFFF"/>
        </w:rPr>
        <w:t xml:space="preserve"> </w:t>
      </w:r>
      <w:r w:rsidRPr="00BF299F">
        <w:rPr>
          <w:rFonts w:ascii="Times New Roman" w:hAnsi="Times New Roman" w:cs="Times New Roman"/>
          <w:b/>
          <w:bCs/>
          <w:color w:val="2E74B5" w:themeColor="accent1" w:themeShade="BF"/>
        </w:rPr>
        <w:t>Guía de cálculo de Macronutrientes y Fibra</w:t>
      </w:r>
      <w:bookmarkEnd w:id="249"/>
    </w:p>
    <w:p w:rsidR="00662FEA" w:rsidRPr="00BF299F" w:rsidRDefault="00662FEA" w:rsidP="00662FEA">
      <w:pPr>
        <w:spacing w:after="0" w:line="240" w:lineRule="auto"/>
        <w:jc w:val="both"/>
        <w:rPr>
          <w:rFonts w:ascii="Times New Roman" w:hAnsi="Times New Roman" w:cs="Times New Roman"/>
          <w:color w:val="000000" w:themeColor="text1"/>
          <w:sz w:val="24"/>
          <w:szCs w:val="24"/>
        </w:rPr>
      </w:pPr>
    </w:p>
    <w:p w:rsidR="00645E85" w:rsidRPr="00BF299F" w:rsidRDefault="00645E85" w:rsidP="00645E85">
      <w:pPr>
        <w:pStyle w:val="NormalWeb"/>
        <w:spacing w:before="0" w:beforeAutospacing="0" w:after="0" w:afterAutospacing="0"/>
        <w:jc w:val="both"/>
        <w:rPr>
          <w:color w:val="000000" w:themeColor="text1"/>
        </w:rPr>
      </w:pPr>
      <w:ins w:id="251" w:author="Almondris Gonzalez" w:date="2015-05-13T13:51:00Z">
        <w:r w:rsidRPr="00BF299F">
          <w:t>Cálculo de macronutrientes y fibra</w:t>
        </w:r>
        <w:r w:rsidRPr="00BF299F">
          <w:rPr>
            <w:color w:val="000000" w:themeColor="text1"/>
            <w:rPrChange w:id="252" w:author="Almondris Gonzalez" w:date="2015-05-18T22:05:00Z">
              <w:rPr>
                <w:rFonts w:asciiTheme="minorHAnsi" w:hAnsiTheme="minorHAnsi" w:cs="Arial"/>
                <w:color w:val="000000" w:themeColor="text1"/>
                <w:sz w:val="22"/>
                <w:szCs w:val="22"/>
                <w:highlight w:val="yellow"/>
              </w:rPr>
            </w:rPrChange>
          </w:rPr>
          <w:t xml:space="preserve"> </w:t>
        </w:r>
      </w:ins>
      <w:del w:id="253" w:author="Almondris Gonzalez" w:date="2015-05-13T13:51:00Z">
        <w:r w:rsidRPr="00BF299F" w:rsidDel="007B0E40">
          <w:rPr>
            <w:color w:val="000000" w:themeColor="text1"/>
          </w:rPr>
          <w:delText>L</w:delText>
        </w:r>
      </w:del>
      <w:ins w:id="254" w:author="Almondris Gonzalez" w:date="2015-05-13T13:51:00Z">
        <w:r w:rsidRPr="00BF299F">
          <w:rPr>
            <w:color w:val="000000" w:themeColor="text1"/>
            <w:rPrChange w:id="255" w:author="Almondris Gonzalez" w:date="2015-05-18T22:05:00Z">
              <w:rPr>
                <w:rFonts w:asciiTheme="minorHAnsi" w:hAnsiTheme="minorHAnsi" w:cs="Arial"/>
                <w:color w:val="000000" w:themeColor="text1"/>
                <w:sz w:val="22"/>
                <w:szCs w:val="22"/>
                <w:highlight w:val="yellow"/>
              </w:rPr>
            </w:rPrChange>
          </w:rPr>
          <w:t>l</w:t>
        </w:r>
      </w:ins>
      <w:r w:rsidRPr="00BF299F">
        <w:rPr>
          <w:color w:val="000000" w:themeColor="text1"/>
        </w:rPr>
        <w:t>as proteínas, carbohidratos y grasas son proveedores de calorías.</w:t>
      </w:r>
    </w:p>
    <w:p w:rsidR="00645E85" w:rsidRPr="00BF299F" w:rsidRDefault="00645E85" w:rsidP="00645E85">
      <w:pPr>
        <w:pStyle w:val="NormalWeb"/>
        <w:spacing w:before="0" w:beforeAutospacing="0" w:after="0" w:afterAutospacing="0"/>
        <w:jc w:val="both"/>
        <w:rPr>
          <w:color w:val="000000" w:themeColor="text1"/>
        </w:rPr>
      </w:pPr>
    </w:p>
    <w:p w:rsidR="00645E85" w:rsidRPr="00BF299F" w:rsidRDefault="00645E85" w:rsidP="00645E85">
      <w:pPr>
        <w:pStyle w:val="NormalWeb"/>
        <w:spacing w:before="0" w:beforeAutospacing="0" w:after="0" w:afterAutospacing="0"/>
        <w:jc w:val="both"/>
        <w:rPr>
          <w:color w:val="000000" w:themeColor="text1"/>
        </w:rPr>
      </w:pPr>
      <w:r w:rsidRPr="00BF299F">
        <w:rPr>
          <w:color w:val="000000" w:themeColor="text1"/>
        </w:rPr>
        <w:t xml:space="preserve">Para este cálculo debemos convertir el peso de kilos a libras, y ya haber realizado el cálculo de la cantidad recomendada de calorías: </w:t>
      </w:r>
    </w:p>
    <w:p w:rsidR="00645E85" w:rsidRPr="00BF299F" w:rsidRDefault="00645E85" w:rsidP="00645E85">
      <w:pPr>
        <w:pStyle w:val="NormalWeb"/>
        <w:spacing w:before="0" w:beforeAutospacing="0" w:after="0" w:afterAutospacing="0"/>
        <w:jc w:val="both"/>
        <w:rPr>
          <w:color w:val="000000" w:themeColor="text1"/>
        </w:rPr>
      </w:pPr>
    </w:p>
    <w:p w:rsidR="00645E85" w:rsidRPr="00BF299F" w:rsidRDefault="00645E85" w:rsidP="00645E85">
      <w:pPr>
        <w:pStyle w:val="NormalWeb"/>
        <w:spacing w:before="0" w:beforeAutospacing="0" w:after="0" w:afterAutospacing="0"/>
        <w:jc w:val="both"/>
        <w:rPr>
          <w:color w:val="000000" w:themeColor="text1"/>
        </w:rPr>
      </w:pPr>
      <w:r w:rsidRPr="00BF299F">
        <w:rPr>
          <w:color w:val="000000" w:themeColor="text1"/>
        </w:rPr>
        <w:t>Peso en libras = Peso en Kilos * 2.20462262</w:t>
      </w:r>
    </w:p>
    <w:p w:rsidR="00645E85" w:rsidRPr="00BF299F" w:rsidRDefault="00645E85" w:rsidP="00645E85">
      <w:pPr>
        <w:pStyle w:val="NormalWeb"/>
        <w:spacing w:before="0" w:beforeAutospacing="0" w:after="0" w:afterAutospacing="0"/>
        <w:jc w:val="both"/>
        <w:rPr>
          <w:ins w:id="256" w:author="Almondris Gonzalez" w:date="2015-05-13T13:53:00Z"/>
          <w:color w:val="000000" w:themeColor="text1"/>
        </w:rPr>
      </w:pPr>
    </w:p>
    <w:p w:rsidR="00C37C89" w:rsidRPr="00BF299F" w:rsidRDefault="00645E85" w:rsidP="00645E85">
      <w:pPr>
        <w:pStyle w:val="NormalWeb"/>
        <w:spacing w:before="0" w:beforeAutospacing="0" w:after="0" w:afterAutospacing="0"/>
        <w:jc w:val="both"/>
        <w:rPr>
          <w:ins w:id="257" w:author="Almondris Gonzalez" w:date="2015-05-13T13:53:00Z"/>
          <w:color w:val="000000" w:themeColor="text1"/>
        </w:rPr>
      </w:pPr>
      <w:ins w:id="258" w:author="Almondris Gonzalez" w:date="2015-05-13T13:53:00Z">
        <w:r w:rsidRPr="00BF299F">
          <w:rPr>
            <w:color w:val="000000" w:themeColor="text1"/>
          </w:rPr>
          <w:t xml:space="preserve">En la Tabla </w:t>
        </w:r>
      </w:ins>
      <w:r w:rsidR="00EB2226">
        <w:rPr>
          <w:color w:val="000000" w:themeColor="text1"/>
        </w:rPr>
        <w:t>5</w:t>
      </w:r>
      <w:ins w:id="259" w:author="Almondris Gonzalez" w:date="2015-05-13T13:53:00Z">
        <w:r w:rsidRPr="00BF299F">
          <w:rPr>
            <w:color w:val="000000" w:themeColor="text1"/>
          </w:rPr>
          <w:t xml:space="preserve"> se muestra c</w:t>
        </w:r>
        <w:r w:rsidRPr="00BF299F">
          <w:rPr>
            <w:color w:val="000000" w:themeColor="text1"/>
            <w:rPrChange w:id="260" w:author="Almondris Gonzalez" w:date="2015-05-18T22:05:00Z">
              <w:rPr>
                <w:rFonts w:asciiTheme="minorHAnsi" w:hAnsiTheme="minorHAnsi" w:cs="Arial"/>
                <w:b/>
                <w:color w:val="000000" w:themeColor="text1"/>
                <w:sz w:val="22"/>
                <w:szCs w:val="22"/>
              </w:rPr>
            </w:rPrChange>
          </w:rPr>
          <w:t>antidad recomendada de calorías.</w:t>
        </w:r>
      </w:ins>
    </w:p>
    <w:p w:rsidR="00645E85" w:rsidRPr="00BF299F" w:rsidRDefault="00645E85" w:rsidP="00645E85">
      <w:pPr>
        <w:pStyle w:val="NormalWeb"/>
        <w:spacing w:before="0" w:beforeAutospacing="0" w:after="0" w:afterAutospacing="0"/>
        <w:jc w:val="both"/>
        <w:rPr>
          <w:color w:val="000000" w:themeColor="text1"/>
        </w:rPr>
      </w:pPr>
    </w:p>
    <w:tbl>
      <w:tblPr>
        <w:tblStyle w:val="Tabladecuadrcula4-nfasis11"/>
        <w:tblW w:w="0" w:type="auto"/>
        <w:jc w:val="center"/>
        <w:tblLook w:val="04A0" w:firstRow="1" w:lastRow="0" w:firstColumn="1" w:lastColumn="0" w:noHBand="0" w:noVBand="1"/>
      </w:tblPr>
      <w:tblGrid>
        <w:gridCol w:w="2343"/>
        <w:gridCol w:w="2363"/>
        <w:gridCol w:w="2196"/>
      </w:tblGrid>
      <w:tr w:rsidR="00645E85" w:rsidRPr="00BF299F" w:rsidTr="00645E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45E85" w:rsidRPr="00BF299F" w:rsidRDefault="00645E85" w:rsidP="00645E85">
            <w:pPr>
              <w:jc w:val="center"/>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PROTEÍNAS</w:t>
            </w:r>
          </w:p>
        </w:tc>
        <w:tc>
          <w:tcPr>
            <w:tcW w:w="0" w:type="auto"/>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CARBOHIDRATOS</w:t>
            </w:r>
          </w:p>
        </w:tc>
        <w:tc>
          <w:tcPr>
            <w:tcW w:w="0" w:type="auto"/>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GRASAS</w:t>
            </w:r>
          </w:p>
        </w:tc>
      </w:tr>
      <w:tr w:rsidR="00645E85" w:rsidRPr="00BF299F" w:rsidTr="00645E8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PROTEÍNAS</w:t>
            </w:r>
          </w:p>
        </w:tc>
        <w:tc>
          <w:tcPr>
            <w:tcW w:w="0" w:type="auto"/>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CARBOHIDRATOS</w:t>
            </w:r>
          </w:p>
        </w:tc>
        <w:tc>
          <w:tcPr>
            <w:tcW w:w="0" w:type="auto"/>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GRASAS</w:t>
            </w:r>
          </w:p>
        </w:tc>
      </w:tr>
      <w:tr w:rsidR="00645E85" w:rsidRPr="00BF299F" w:rsidTr="00645E8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4 calorías por gramo</w:t>
            </w:r>
          </w:p>
        </w:tc>
        <w:tc>
          <w:tcPr>
            <w:tcW w:w="0" w:type="auto"/>
            <w:hideMark/>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4 calorías por gramo</w:t>
            </w:r>
          </w:p>
        </w:tc>
        <w:tc>
          <w:tcPr>
            <w:tcW w:w="0" w:type="auto"/>
            <w:hideMark/>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9 calorías por gramo</w:t>
            </w:r>
          </w:p>
        </w:tc>
      </w:tr>
    </w:tbl>
    <w:p w:rsidR="00EB2226" w:rsidRDefault="00EB2226" w:rsidP="00EB2226">
      <w:pPr>
        <w:pStyle w:val="Descripcin"/>
        <w:keepNext/>
        <w:jc w:val="center"/>
      </w:pPr>
      <w:bookmarkStart w:id="261" w:name="_Toc421062285"/>
      <w:r>
        <w:t xml:space="preserve">Tabla </w:t>
      </w:r>
      <w:fldSimple w:instr=" SEQ Tabla \* ARABIC ">
        <w:r w:rsidR="00DC1A26">
          <w:rPr>
            <w:noProof/>
          </w:rPr>
          <w:t>5</w:t>
        </w:r>
      </w:fldSimple>
      <w:r>
        <w:t>:</w:t>
      </w:r>
      <w:r w:rsidRPr="006D58C1">
        <w:t xml:space="preserve"> Cantidad recomendada de calorías</w:t>
      </w:r>
      <w:bookmarkEnd w:id="261"/>
    </w:p>
    <w:p w:rsidR="00662FEA" w:rsidRPr="00BF299F" w:rsidRDefault="007B3519">
      <w:pPr>
        <w:pStyle w:val="Ttulo2"/>
        <w:rPr>
          <w:rFonts w:ascii="Times New Roman" w:hAnsi="Times New Roman" w:cs="Times New Roman"/>
          <w:sz w:val="24"/>
          <w:szCs w:val="24"/>
        </w:rPr>
        <w:pPrChange w:id="262" w:author="Wellcom" w:date="2015-05-14T11:33:00Z">
          <w:pPr>
            <w:pStyle w:val="Ttulo2"/>
            <w:spacing w:before="0"/>
            <w:jc w:val="both"/>
          </w:pPr>
        </w:pPrChange>
      </w:pPr>
      <w:bookmarkStart w:id="263" w:name="_Toc421088221"/>
      <w:r w:rsidRPr="00BF299F">
        <w:rPr>
          <w:rFonts w:ascii="Times New Roman" w:hAnsi="Times New Roman" w:cs="Times New Roman"/>
          <w:b/>
          <w:bCs/>
          <w:sz w:val="24"/>
          <w:szCs w:val="24"/>
          <w:shd w:val="clear" w:color="auto" w:fill="FFFFFF"/>
        </w:rPr>
        <w:t>1</w:t>
      </w:r>
      <w:del w:id="264" w:author="Almondris Gonzalez" w:date="2015-05-13T22:27:00Z">
        <w:r w:rsidRPr="00BF299F" w:rsidDel="002C3238">
          <w:rPr>
            <w:rFonts w:ascii="Times New Roman" w:hAnsi="Times New Roman" w:cs="Times New Roman"/>
            <w:b/>
            <w:bCs/>
            <w:sz w:val="24"/>
            <w:szCs w:val="24"/>
            <w:shd w:val="clear" w:color="auto" w:fill="FFFFFF"/>
          </w:rPr>
          <w:delText>2</w:delText>
        </w:r>
      </w:del>
      <w:r w:rsidRPr="00BF299F">
        <w:rPr>
          <w:rFonts w:ascii="Times New Roman" w:hAnsi="Times New Roman" w:cs="Times New Roman"/>
          <w:b/>
          <w:bCs/>
          <w:sz w:val="24"/>
          <w:szCs w:val="24"/>
          <w:shd w:val="clear" w:color="auto" w:fill="FFFFFF"/>
        </w:rPr>
        <w:t xml:space="preserve">.3.4.3 </w:t>
      </w:r>
      <w:del w:id="265" w:author="Almondris Gonzalez" w:date="2015-05-13T22:11:00Z">
        <w:r w:rsidR="00662FEA" w:rsidRPr="00BF299F">
          <w:rPr>
            <w:rFonts w:ascii="Times New Roman" w:hAnsi="Times New Roman" w:cs="Times New Roman"/>
            <w:sz w:val="24"/>
            <w:szCs w:val="24"/>
            <w:rPrChange w:id="266" w:author="Almondris Gonzalez" w:date="2015-05-18T22:05:00Z">
              <w:rPr>
                <w:rFonts w:ascii="Times New Roman" w:eastAsia="Times New Roman" w:hAnsi="Times New Roman" w:cs="Arial"/>
                <w:sz w:val="36"/>
                <w:szCs w:val="36"/>
                <w:shd w:val="clear" w:color="auto" w:fill="FFFFFF"/>
                <w:lang w:eastAsia="es-MX"/>
              </w:rPr>
            </w:rPrChange>
          </w:rPr>
          <w:delText>1</w:delText>
        </w:r>
      </w:del>
      <w:r w:rsidR="00662FEA" w:rsidRPr="00BF299F">
        <w:rPr>
          <w:rFonts w:ascii="Times New Roman" w:hAnsi="Times New Roman" w:cs="Times New Roman"/>
          <w:sz w:val="24"/>
          <w:szCs w:val="24"/>
          <w:rPrChange w:id="267" w:author="Almondris Gonzalez" w:date="2015-05-18T22:05:00Z">
            <w:rPr>
              <w:rFonts w:ascii="Times New Roman" w:eastAsia="Times New Roman" w:hAnsi="Times New Roman" w:cs="Arial"/>
              <w:bCs/>
              <w:color w:val="000000" w:themeColor="text1"/>
              <w:sz w:val="36"/>
              <w:szCs w:val="36"/>
              <w:lang w:eastAsia="es-MX"/>
            </w:rPr>
          </w:rPrChange>
        </w:rPr>
        <w:t>Distribución de calorías en proteínas, carbohidratos y grasas.</w:t>
      </w:r>
      <w:bookmarkEnd w:id="263"/>
    </w:p>
    <w:p w:rsidR="00645E85" w:rsidRPr="00BF299F" w:rsidDel="008D2C65" w:rsidRDefault="00645E85" w:rsidP="00645E85">
      <w:pPr>
        <w:rPr>
          <w:del w:id="268" w:author="Almondris Gonzalez" w:date="2015-05-13T22:11:00Z"/>
          <w:rFonts w:ascii="Times New Roman" w:hAnsi="Times New Roman" w:cs="Times New Roman"/>
          <w:sz w:val="24"/>
          <w:szCs w:val="24"/>
          <w:rPrChange w:id="269" w:author="Almondris Gonzalez" w:date="2015-05-18T22:05:00Z">
            <w:rPr>
              <w:del w:id="270" w:author="Almondris Gonzalez" w:date="2015-05-13T22:11:00Z"/>
              <w:rFonts w:cs="Arial"/>
              <w:b/>
              <w:color w:val="000000" w:themeColor="text1"/>
            </w:rPr>
          </w:rPrChange>
        </w:rPr>
      </w:pPr>
    </w:p>
    <w:p w:rsidR="00662FEA" w:rsidRPr="00BF299F" w:rsidDel="00E30D6F" w:rsidRDefault="00662FEA" w:rsidP="00645E85">
      <w:pPr>
        <w:pStyle w:val="Ttulo2"/>
        <w:rPr>
          <w:del w:id="271" w:author="Wellcom" w:date="2015-05-14T11:33:00Z"/>
          <w:rFonts w:ascii="Times New Roman" w:eastAsiaTheme="minorEastAsia" w:hAnsi="Times New Roman" w:cs="Times New Roman"/>
          <w:color w:val="5A5A5A" w:themeColor="text1" w:themeTint="A5"/>
          <w:sz w:val="24"/>
          <w:szCs w:val="24"/>
        </w:rPr>
      </w:pPr>
    </w:p>
    <w:p w:rsidR="00645E85" w:rsidRPr="00BF299F" w:rsidRDefault="00645E85" w:rsidP="00645E85">
      <w:pPr>
        <w:rPr>
          <w:ins w:id="272" w:author="Wellcom" w:date="2015-05-14T11:33:00Z"/>
          <w:rFonts w:ascii="Times New Roman" w:hAnsi="Times New Roman" w:cs="Times New Roman"/>
          <w:sz w:val="24"/>
          <w:szCs w:val="24"/>
        </w:rPr>
      </w:pPr>
      <w:ins w:id="273" w:author="Wellcom" w:date="2015-05-14T11:33:00Z">
        <w:r w:rsidRPr="00BF299F">
          <w:rPr>
            <w:rFonts w:ascii="Times New Roman" w:hAnsi="Times New Roman" w:cs="Times New Roman"/>
            <w:sz w:val="24"/>
            <w:szCs w:val="24"/>
          </w:rPr>
          <w:t xml:space="preserve">A continuación se muestra la </w:t>
        </w:r>
      </w:ins>
      <w:ins w:id="274" w:author="Wellcom" w:date="2015-05-14T11:34:00Z">
        <w:r w:rsidRPr="00BF299F">
          <w:rPr>
            <w:rFonts w:ascii="Times New Roman" w:hAnsi="Times New Roman" w:cs="Times New Roman"/>
            <w:sz w:val="24"/>
            <w:szCs w:val="24"/>
          </w:rPr>
          <w:t>distribución</w:t>
        </w:r>
      </w:ins>
      <w:ins w:id="275" w:author="Wellcom" w:date="2015-05-14T11:33:00Z">
        <w:r w:rsidRPr="00BF299F">
          <w:rPr>
            <w:rFonts w:ascii="Times New Roman" w:hAnsi="Times New Roman" w:cs="Times New Roman"/>
            <w:sz w:val="24"/>
            <w:szCs w:val="24"/>
          </w:rPr>
          <w:t xml:space="preserve"> </w:t>
        </w:r>
      </w:ins>
      <w:ins w:id="276" w:author="Wellcom" w:date="2015-05-14T11:34:00Z">
        <w:r w:rsidRPr="00BF299F">
          <w:rPr>
            <w:rFonts w:ascii="Times New Roman" w:hAnsi="Times New Roman" w:cs="Times New Roman"/>
            <w:sz w:val="24"/>
            <w:szCs w:val="24"/>
          </w:rPr>
          <w:t xml:space="preserve">de proteínas, carbohidratos y grasas con respecto a sus </w:t>
        </w:r>
      </w:ins>
      <w:ins w:id="277" w:author="Wellcom" w:date="2015-05-14T11:38:00Z">
        <w:r w:rsidRPr="00BF299F">
          <w:rPr>
            <w:rFonts w:ascii="Times New Roman" w:hAnsi="Times New Roman" w:cs="Times New Roman"/>
            <w:sz w:val="24"/>
            <w:szCs w:val="24"/>
          </w:rPr>
          <w:t>necesidades</w:t>
        </w:r>
      </w:ins>
      <w:ins w:id="278" w:author="Wellcom" w:date="2015-05-14T11:33:00Z">
        <w:r w:rsidRPr="00BF299F">
          <w:rPr>
            <w:rFonts w:ascii="Times New Roman" w:hAnsi="Times New Roman" w:cs="Times New Roman"/>
            <w:sz w:val="24"/>
            <w:szCs w:val="24"/>
          </w:rPr>
          <w:t xml:space="preserve"> </w:t>
        </w:r>
      </w:ins>
      <w:ins w:id="279" w:author="Wellcom" w:date="2015-05-14T11:30:00Z">
        <w:r w:rsidRPr="00BF299F">
          <w:rPr>
            <w:rFonts w:ascii="Times New Roman" w:hAnsi="Times New Roman" w:cs="Times New Roman"/>
            <w:color w:val="5A5A5A" w:themeColor="text1" w:themeTint="A5"/>
            <w:sz w:val="24"/>
            <w:szCs w:val="24"/>
            <w:rPrChange w:id="280" w:author="Almondris Gonzalez" w:date="2015-05-18T22:05:00Z">
              <w:rPr>
                <w:color w:val="2E74B5" w:themeColor="accent1" w:themeShade="BF"/>
                <w:highlight w:val="yellow"/>
              </w:rPr>
            </w:rPrChange>
          </w:rPr>
          <w:t xml:space="preserve">  </w:t>
        </w:r>
      </w:ins>
    </w:p>
    <w:p w:rsidR="00645E85" w:rsidRPr="00BF299F" w:rsidDel="00327B58" w:rsidRDefault="00645E85" w:rsidP="00645E85">
      <w:pPr>
        <w:rPr>
          <w:ins w:id="281" w:author="Almondris Gonzalez" w:date="2015-05-13T21:38:00Z"/>
          <w:del w:id="282" w:author="Wellcom" w:date="2015-05-14T11:18:00Z"/>
          <w:rFonts w:ascii="Times New Roman" w:hAnsi="Times New Roman" w:cs="Times New Roman"/>
          <w:color w:val="5A5A5A" w:themeColor="text1" w:themeTint="A5"/>
          <w:sz w:val="24"/>
          <w:szCs w:val="24"/>
          <w:rPrChange w:id="283" w:author="Almondris Gonzalez" w:date="2015-05-18T22:05:00Z">
            <w:rPr>
              <w:ins w:id="284" w:author="Almondris Gonzalez" w:date="2015-05-13T21:38:00Z"/>
              <w:del w:id="285" w:author="Wellcom" w:date="2015-05-14T11:18:00Z"/>
              <w:b/>
              <w:color w:val="2E74B5" w:themeColor="accent1" w:themeShade="BF"/>
            </w:rPr>
          </w:rPrChange>
        </w:rPr>
      </w:pPr>
      <w:del w:id="286" w:author="Wellcom" w:date="2015-05-14T11:21:00Z">
        <w:r w:rsidRPr="00BF299F" w:rsidDel="00327B58">
          <w:rPr>
            <w:rFonts w:ascii="Times New Roman" w:hAnsi="Times New Roman" w:cs="Times New Roman"/>
            <w:color w:val="5A5A5A" w:themeColor="text1" w:themeTint="A5"/>
            <w:sz w:val="24"/>
            <w:szCs w:val="24"/>
            <w:rPrChange w:id="287" w:author="Almondris Gonzalez" w:date="2015-05-18T22:05:00Z">
              <w:rPr>
                <w:b/>
                <w:color w:val="2E74B5" w:themeColor="accent1" w:themeShade="BF"/>
              </w:rPr>
            </w:rPrChange>
          </w:rPr>
          <w:delText>Para bajar de peso</w:delText>
        </w:r>
      </w:del>
      <w:ins w:id="288" w:author="Wellcom" w:date="2015-05-14T11:17:00Z">
        <w:r w:rsidRPr="00BF299F">
          <w:rPr>
            <w:rFonts w:ascii="Times New Roman" w:hAnsi="Times New Roman" w:cs="Times New Roman"/>
            <w:sz w:val="24"/>
            <w:szCs w:val="24"/>
          </w:rPr>
          <w:t xml:space="preserve">En la Tabla </w:t>
        </w:r>
      </w:ins>
      <w:r w:rsidR="00EB2226">
        <w:rPr>
          <w:rFonts w:ascii="Times New Roman" w:hAnsi="Times New Roman" w:cs="Times New Roman"/>
          <w:sz w:val="24"/>
          <w:szCs w:val="24"/>
        </w:rPr>
        <w:t>6</w:t>
      </w:r>
      <w:ins w:id="289" w:author="Wellcom" w:date="2015-05-14T11:17:00Z">
        <w:r w:rsidRPr="00BF299F">
          <w:rPr>
            <w:rFonts w:ascii="Times New Roman" w:hAnsi="Times New Roman" w:cs="Times New Roman"/>
            <w:sz w:val="24"/>
            <w:szCs w:val="24"/>
          </w:rPr>
          <w:t xml:space="preserve"> se muestra la</w:t>
        </w:r>
      </w:ins>
      <w:ins w:id="290" w:author="Wellcom" w:date="2015-05-14T11:24:00Z">
        <w:r w:rsidRPr="00BF299F">
          <w:rPr>
            <w:rFonts w:ascii="Times New Roman" w:hAnsi="Times New Roman" w:cs="Times New Roman"/>
            <w:sz w:val="24"/>
            <w:szCs w:val="24"/>
          </w:rPr>
          <w:t xml:space="preserve"> </w:t>
        </w:r>
      </w:ins>
    </w:p>
    <w:p w:rsidR="00645E85" w:rsidRPr="00BF299F" w:rsidRDefault="00645E85" w:rsidP="00645E85">
      <w:pPr>
        <w:rPr>
          <w:rFonts w:ascii="Times New Roman" w:hAnsi="Times New Roman" w:cs="Times New Roman"/>
          <w:color w:val="5A5A5A" w:themeColor="text1" w:themeTint="A5"/>
          <w:sz w:val="24"/>
          <w:szCs w:val="24"/>
          <w:rPrChange w:id="291" w:author="Almondris Gonzalez" w:date="2015-05-18T22:05:00Z">
            <w:rPr>
              <w:b/>
              <w:color w:val="2E74B5" w:themeColor="accent1" w:themeShade="BF"/>
            </w:rPr>
          </w:rPrChange>
        </w:rPr>
      </w:pPr>
      <w:ins w:id="292" w:author="Almondris Gonzalez" w:date="2015-05-13T21:38:00Z">
        <w:del w:id="293" w:author="Wellcom" w:date="2015-05-14T11:04:00Z">
          <w:r w:rsidRPr="00BF299F" w:rsidDel="00A61F78">
            <w:rPr>
              <w:rFonts w:ascii="Times New Roman" w:hAnsi="Times New Roman" w:cs="Times New Roman"/>
              <w:sz w:val="24"/>
              <w:szCs w:val="24"/>
            </w:rPr>
            <w:delText>se</w:delText>
          </w:r>
        </w:del>
        <w:del w:id="294" w:author="Wellcom" w:date="2015-05-14T11:18:00Z">
          <w:r w:rsidRPr="00BF299F" w:rsidDel="00327B58">
            <w:rPr>
              <w:rFonts w:ascii="Times New Roman" w:hAnsi="Times New Roman" w:cs="Times New Roman"/>
              <w:sz w:val="24"/>
              <w:szCs w:val="24"/>
            </w:rPr>
            <w:delText xml:space="preserve"> muestr</w:delText>
          </w:r>
        </w:del>
      </w:ins>
      <w:ins w:id="295" w:author="Wellcom" w:date="2015-05-14T11:24:00Z">
        <w:del w:id="296" w:author="Almondris Gonzalez" w:date="2015-05-18T22:01:00Z">
          <w:r w:rsidRPr="00BF299F" w:rsidDel="00525FAC">
            <w:rPr>
              <w:rFonts w:ascii="Times New Roman" w:hAnsi="Times New Roman" w:cs="Times New Roman"/>
              <w:sz w:val="24"/>
              <w:szCs w:val="24"/>
            </w:rPr>
            <w:delText>distribución</w:delText>
          </w:r>
        </w:del>
      </w:ins>
      <w:ins w:id="297" w:author="Almondris Gonzalez" w:date="2015-05-18T22:01:00Z">
        <w:r w:rsidRPr="00BF299F">
          <w:rPr>
            <w:rFonts w:ascii="Times New Roman" w:hAnsi="Times New Roman" w:cs="Times New Roman"/>
            <w:sz w:val="24"/>
            <w:szCs w:val="24"/>
          </w:rPr>
          <w:t>Distribución</w:t>
        </w:r>
      </w:ins>
      <w:ins w:id="298" w:author="Wellcom" w:date="2015-05-14T11:12:00Z">
        <w:r w:rsidRPr="00BF299F">
          <w:rPr>
            <w:rFonts w:ascii="Times New Roman" w:hAnsi="Times New Roman" w:cs="Times New Roman"/>
            <w:sz w:val="24"/>
            <w:szCs w:val="24"/>
          </w:rPr>
          <w:t xml:space="preserve"> de </w:t>
        </w:r>
      </w:ins>
      <w:ins w:id="299" w:author="Wellcom" w:date="2015-05-14T11:13:00Z">
        <w:r w:rsidRPr="00BF299F">
          <w:rPr>
            <w:rFonts w:ascii="Times New Roman" w:hAnsi="Times New Roman" w:cs="Times New Roman"/>
            <w:sz w:val="24"/>
            <w:szCs w:val="24"/>
          </w:rPr>
          <w:t>calorías</w:t>
        </w:r>
      </w:ins>
      <w:ins w:id="300" w:author="Wellcom" w:date="2015-05-14T11:12:00Z">
        <w:r w:rsidRPr="00BF299F">
          <w:rPr>
            <w:rFonts w:ascii="Times New Roman" w:hAnsi="Times New Roman" w:cs="Times New Roman"/>
            <w:sz w:val="24"/>
            <w:szCs w:val="24"/>
          </w:rPr>
          <w:t xml:space="preserve"> en el caso de querer </w:t>
        </w:r>
      </w:ins>
      <w:ins w:id="301" w:author="Wellcom" w:date="2015-05-14T11:24:00Z">
        <w:r w:rsidRPr="00BF299F">
          <w:rPr>
            <w:rFonts w:ascii="Times New Roman" w:hAnsi="Times New Roman" w:cs="Times New Roman"/>
            <w:sz w:val="24"/>
            <w:szCs w:val="24"/>
          </w:rPr>
          <w:t xml:space="preserve">perder </w:t>
        </w:r>
      </w:ins>
      <w:ins w:id="302" w:author="Wellcom" w:date="2015-05-14T11:12:00Z">
        <w:r w:rsidRPr="00BF299F">
          <w:rPr>
            <w:rFonts w:ascii="Times New Roman" w:hAnsi="Times New Roman" w:cs="Times New Roman"/>
            <w:sz w:val="24"/>
            <w:szCs w:val="24"/>
          </w:rPr>
          <w:t>peso.</w:t>
        </w:r>
      </w:ins>
    </w:p>
    <w:p w:rsidR="00645E85" w:rsidRPr="00BF299F" w:rsidDel="00327B58" w:rsidRDefault="00645E85" w:rsidP="00645E85">
      <w:pPr>
        <w:pStyle w:val="NormalWeb"/>
        <w:spacing w:before="0" w:beforeAutospacing="0" w:after="0" w:afterAutospacing="0"/>
        <w:jc w:val="both"/>
        <w:rPr>
          <w:del w:id="303" w:author="Wellcom" w:date="2015-05-14T11:23:00Z"/>
          <w:color w:val="000000" w:themeColor="text1"/>
        </w:rPr>
      </w:pPr>
    </w:p>
    <w:tbl>
      <w:tblPr>
        <w:tblStyle w:val="Tabladecuadrcula4-nfasis11"/>
        <w:tblW w:w="0" w:type="auto"/>
        <w:tblLook w:val="04A0" w:firstRow="1" w:lastRow="0" w:firstColumn="1" w:lastColumn="0" w:noHBand="0" w:noVBand="1"/>
      </w:tblPr>
      <w:tblGrid>
        <w:gridCol w:w="3510"/>
        <w:gridCol w:w="2534"/>
        <w:gridCol w:w="3010"/>
      </w:tblGrid>
      <w:tr w:rsidR="00645E85"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PROTEÍNAS</w:t>
            </w:r>
          </w:p>
        </w:tc>
        <w:tc>
          <w:tcPr>
            <w:tcW w:w="2534" w:type="dxa"/>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CARBOHIDRATOS</w:t>
            </w:r>
          </w:p>
        </w:tc>
        <w:tc>
          <w:tcPr>
            <w:tcW w:w="0" w:type="auto"/>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GRASAS</w:t>
            </w:r>
          </w:p>
        </w:tc>
      </w:tr>
      <w:tr w:rsidR="00645E85"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g de proteínas = 1.2 * peso en libras</w:t>
            </w:r>
          </w:p>
        </w:tc>
        <w:tc>
          <w:tcPr>
            <w:tcW w:w="2534" w:type="dxa"/>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ins w:id="304" w:author="Wellcom" w:date="2015-05-14T11:04:00Z">
              <w:r w:rsidRPr="00BF299F">
                <w:rPr>
                  <w:rFonts w:ascii="Times New Roman" w:hAnsi="Times New Roman" w:cs="Times New Roman"/>
                  <w:color w:val="000000" w:themeColor="text1"/>
                  <w:sz w:val="24"/>
                  <w:szCs w:val="24"/>
                </w:rPr>
                <w:t>Calorías = El resto de calorías</w:t>
              </w:r>
            </w:ins>
          </w:p>
        </w:tc>
        <w:tc>
          <w:tcPr>
            <w:tcW w:w="0" w:type="auto"/>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g de grasa = 0.3 * peso en libras</w:t>
            </w:r>
          </w:p>
        </w:tc>
      </w:tr>
      <w:tr w:rsidR="00645E85" w:rsidRPr="00BF299F" w:rsidTr="00645E85">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Calorías = g de proteínas * 4</w:t>
            </w:r>
          </w:p>
        </w:tc>
        <w:tc>
          <w:tcPr>
            <w:tcW w:w="2534" w:type="dxa"/>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El resto de calorías </w:t>
            </w:r>
          </w:p>
        </w:tc>
        <w:tc>
          <w:tcPr>
            <w:tcW w:w="0" w:type="auto"/>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9 * gramos por peso en libras </w:t>
            </w:r>
          </w:p>
        </w:tc>
      </w:tr>
    </w:tbl>
    <w:p w:rsidR="00EB2226" w:rsidRDefault="00EB2226" w:rsidP="00EB2226">
      <w:pPr>
        <w:pStyle w:val="Descripcin"/>
        <w:keepNext/>
        <w:jc w:val="center"/>
      </w:pPr>
      <w:bookmarkStart w:id="305" w:name="_Toc421062286"/>
      <w:r>
        <w:t xml:space="preserve">Tabla </w:t>
      </w:r>
      <w:fldSimple w:instr=" SEQ Tabla \* ARABIC ">
        <w:r w:rsidR="00DC1A26">
          <w:rPr>
            <w:noProof/>
          </w:rPr>
          <w:t>6</w:t>
        </w:r>
      </w:fldSimple>
      <w:r w:rsidRPr="00CB1ABC">
        <w:t>: Cantidad recomendada de Proteínas para bajar de peso.</w:t>
      </w:r>
      <w:bookmarkEnd w:id="305"/>
    </w:p>
    <w:p w:rsidR="00645E85" w:rsidRPr="00BF299F" w:rsidDel="00327B58" w:rsidRDefault="00645E85">
      <w:pPr>
        <w:rPr>
          <w:del w:id="306" w:author="Wellcom" w:date="2015-05-14T11:23:00Z"/>
          <w:rFonts w:ascii="Times New Roman" w:hAnsi="Times New Roman" w:cs="Times New Roman"/>
          <w:sz w:val="24"/>
          <w:szCs w:val="24"/>
          <w:rPrChange w:id="307" w:author="Almondris Gonzalez" w:date="2015-05-18T22:05:00Z">
            <w:rPr>
              <w:del w:id="308" w:author="Wellcom" w:date="2015-05-14T11:23:00Z"/>
              <w:rFonts w:asciiTheme="minorHAnsi" w:hAnsiTheme="minorHAnsi" w:cs="Arial"/>
              <w:sz w:val="22"/>
              <w:szCs w:val="22"/>
            </w:rPr>
          </w:rPrChange>
        </w:rPr>
        <w:pPrChange w:id="309" w:author="Wellcom" w:date="2015-05-14T11:23:00Z">
          <w:pPr>
            <w:pStyle w:val="Ttulo2"/>
            <w:spacing w:before="0"/>
            <w:jc w:val="both"/>
          </w:pPr>
        </w:pPrChange>
      </w:pPr>
      <w:ins w:id="310" w:author="Wellcom" w:date="2015-05-14T11:23:00Z">
        <w:r w:rsidRPr="00BF299F">
          <w:rPr>
            <w:rFonts w:ascii="Times New Roman" w:hAnsi="Times New Roman" w:cs="Times New Roman"/>
            <w:sz w:val="24"/>
            <w:szCs w:val="24"/>
          </w:rPr>
          <w:t xml:space="preserve">En la Tabla </w:t>
        </w:r>
      </w:ins>
      <w:r w:rsidR="00EB2226">
        <w:rPr>
          <w:rFonts w:ascii="Times New Roman" w:hAnsi="Times New Roman" w:cs="Times New Roman"/>
          <w:sz w:val="24"/>
          <w:szCs w:val="24"/>
        </w:rPr>
        <w:t xml:space="preserve">7 </w:t>
      </w:r>
      <w:ins w:id="311" w:author="Wellcom" w:date="2015-05-14T11:23:00Z">
        <w:r w:rsidRPr="00BF299F">
          <w:rPr>
            <w:rFonts w:ascii="Times New Roman" w:hAnsi="Times New Roman" w:cs="Times New Roman"/>
            <w:sz w:val="24"/>
            <w:szCs w:val="24"/>
          </w:rPr>
          <w:t>se muestra la distribución de calorías en el caso de querer ganar peso.</w:t>
        </w:r>
      </w:ins>
      <w:del w:id="312" w:author="Wellcom" w:date="2015-05-14T11:23:00Z">
        <w:r w:rsidRPr="00BF299F" w:rsidDel="00327B58">
          <w:rPr>
            <w:rFonts w:ascii="Times New Roman" w:hAnsi="Times New Roman" w:cs="Times New Roman"/>
            <w:color w:val="2E74B5" w:themeColor="accent1" w:themeShade="BF"/>
            <w:sz w:val="24"/>
            <w:szCs w:val="24"/>
            <w:highlight w:val="yellow"/>
            <w:rPrChange w:id="313" w:author="Almondris Gonzalez" w:date="2015-05-18T22:05:00Z">
              <w:rPr>
                <w:rFonts w:ascii="Times New Roman" w:eastAsia="Times New Roman" w:hAnsi="Times New Roman" w:cs="Arial"/>
                <w:sz w:val="36"/>
                <w:szCs w:val="36"/>
                <w:lang w:eastAsia="es-MX"/>
              </w:rPr>
            </w:rPrChange>
          </w:rPr>
          <w:delText>Para subir de peso</w:delText>
        </w:r>
      </w:del>
    </w:p>
    <w:p w:rsidR="00645E85" w:rsidRPr="00BF299F" w:rsidRDefault="00645E85">
      <w:pPr>
        <w:rPr>
          <w:rFonts w:ascii="Times New Roman" w:hAnsi="Times New Roman" w:cs="Times New Roman"/>
          <w:sz w:val="24"/>
          <w:szCs w:val="24"/>
        </w:rPr>
        <w:pPrChange w:id="314" w:author="Wellcom" w:date="2015-05-14T11:23:00Z">
          <w:pPr>
            <w:pStyle w:val="Ttulo2"/>
            <w:spacing w:before="0"/>
            <w:jc w:val="both"/>
          </w:pPr>
        </w:pPrChange>
      </w:pPr>
    </w:p>
    <w:p w:rsidR="00645E85" w:rsidRPr="00BF299F" w:rsidDel="00327B58" w:rsidRDefault="00645E85" w:rsidP="00645E85">
      <w:pPr>
        <w:pStyle w:val="NormalWeb"/>
        <w:spacing w:before="0" w:beforeAutospacing="0" w:after="0" w:afterAutospacing="0"/>
        <w:jc w:val="both"/>
        <w:rPr>
          <w:del w:id="315" w:author="Wellcom" w:date="2015-05-14T11:24:00Z"/>
          <w:color w:val="000000" w:themeColor="text1"/>
        </w:rPr>
      </w:pPr>
    </w:p>
    <w:tbl>
      <w:tblPr>
        <w:tblStyle w:val="Tabladecuadrcula4-nfasis11"/>
        <w:tblW w:w="0" w:type="auto"/>
        <w:tblLook w:val="04A0" w:firstRow="1" w:lastRow="0" w:firstColumn="1" w:lastColumn="0" w:noHBand="0" w:noVBand="1"/>
      </w:tblPr>
      <w:tblGrid>
        <w:gridCol w:w="3510"/>
        <w:gridCol w:w="2534"/>
        <w:gridCol w:w="3010"/>
      </w:tblGrid>
      <w:tr w:rsidR="00645E85"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PROTEÍNAS</w:t>
            </w:r>
          </w:p>
        </w:tc>
        <w:tc>
          <w:tcPr>
            <w:tcW w:w="2534" w:type="dxa"/>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CARBOHIDRATOS</w:t>
            </w:r>
          </w:p>
        </w:tc>
        <w:tc>
          <w:tcPr>
            <w:tcW w:w="0" w:type="auto"/>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GRASAS</w:t>
            </w:r>
          </w:p>
        </w:tc>
      </w:tr>
      <w:tr w:rsidR="00645E85"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g de proteínas = 1 * peso en libras</w:t>
            </w:r>
          </w:p>
        </w:tc>
        <w:tc>
          <w:tcPr>
            <w:tcW w:w="2534" w:type="dxa"/>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ins w:id="316" w:author="Wellcom" w:date="2015-05-14T11:04:00Z">
              <w:r w:rsidRPr="00BF299F">
                <w:rPr>
                  <w:rFonts w:ascii="Times New Roman" w:hAnsi="Times New Roman" w:cs="Times New Roman"/>
                  <w:color w:val="000000" w:themeColor="text1"/>
                  <w:sz w:val="24"/>
                  <w:szCs w:val="24"/>
                </w:rPr>
                <w:t>Calorías = El resto de calorías</w:t>
              </w:r>
            </w:ins>
          </w:p>
        </w:tc>
        <w:tc>
          <w:tcPr>
            <w:tcW w:w="0" w:type="auto"/>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g de grasa = 0.4 * peso en libras</w:t>
            </w:r>
          </w:p>
        </w:tc>
      </w:tr>
      <w:tr w:rsidR="00645E85" w:rsidRPr="00BF299F" w:rsidTr="00645E85">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Calorías = g de proteínas * 4</w:t>
            </w:r>
          </w:p>
        </w:tc>
        <w:tc>
          <w:tcPr>
            <w:tcW w:w="2534" w:type="dxa"/>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El resto de calorías </w:t>
            </w:r>
          </w:p>
        </w:tc>
        <w:tc>
          <w:tcPr>
            <w:tcW w:w="0" w:type="auto"/>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9 * gramos por peso en libras </w:t>
            </w:r>
          </w:p>
        </w:tc>
      </w:tr>
    </w:tbl>
    <w:p w:rsidR="00EB2226" w:rsidRDefault="00EB2226" w:rsidP="00EB2226">
      <w:pPr>
        <w:pStyle w:val="Descripcin"/>
        <w:keepNext/>
        <w:jc w:val="center"/>
      </w:pPr>
      <w:bookmarkStart w:id="317" w:name="_Toc421062287"/>
      <w:r>
        <w:t xml:space="preserve">Tabla </w:t>
      </w:r>
      <w:fldSimple w:instr=" SEQ Tabla \* ARABIC ">
        <w:r w:rsidR="00DC1A26">
          <w:rPr>
            <w:noProof/>
          </w:rPr>
          <w:t>7</w:t>
        </w:r>
      </w:fldSimple>
      <w:r w:rsidRPr="00935569">
        <w:t>: Cantidad recomendada de Proteínas para subir de peso.</w:t>
      </w:r>
      <w:bookmarkEnd w:id="317"/>
    </w:p>
    <w:p w:rsidR="009C7528" w:rsidRDefault="009C7528">
      <w:pPr>
        <w:rPr>
          <w:rFonts w:ascii="Times New Roman" w:eastAsiaTheme="minorEastAsia" w:hAnsi="Times New Roman" w:cs="Times New Roman"/>
          <w:spacing w:val="15"/>
          <w:sz w:val="24"/>
          <w:szCs w:val="24"/>
        </w:rPr>
      </w:pPr>
      <w:r>
        <w:rPr>
          <w:rFonts w:ascii="Times New Roman" w:hAnsi="Times New Roman" w:cs="Times New Roman"/>
          <w:sz w:val="24"/>
          <w:szCs w:val="24"/>
        </w:rPr>
        <w:br w:type="page"/>
      </w:r>
    </w:p>
    <w:p w:rsidR="009C7528" w:rsidRDefault="009C7528" w:rsidP="00645E85">
      <w:pPr>
        <w:pStyle w:val="Subttulo"/>
        <w:rPr>
          <w:rFonts w:ascii="Times New Roman" w:hAnsi="Times New Roman" w:cs="Times New Roman"/>
          <w:color w:val="auto"/>
          <w:sz w:val="24"/>
          <w:szCs w:val="24"/>
        </w:rPr>
      </w:pPr>
    </w:p>
    <w:p w:rsidR="00645E85" w:rsidRPr="00BF299F" w:rsidRDefault="00645E85" w:rsidP="00645E85">
      <w:pPr>
        <w:pStyle w:val="Subttulo"/>
        <w:rPr>
          <w:ins w:id="318" w:author="Wellcom" w:date="2015-05-14T11:23:00Z"/>
          <w:rFonts w:ascii="Times New Roman" w:hAnsi="Times New Roman" w:cs="Times New Roman"/>
          <w:color w:val="auto"/>
          <w:sz w:val="24"/>
          <w:szCs w:val="24"/>
        </w:rPr>
      </w:pPr>
      <w:ins w:id="319" w:author="Wellcom" w:date="2015-05-14T11:23:00Z">
        <w:r w:rsidRPr="00BF299F">
          <w:rPr>
            <w:rFonts w:ascii="Times New Roman" w:hAnsi="Times New Roman" w:cs="Times New Roman"/>
            <w:color w:val="auto"/>
            <w:sz w:val="24"/>
            <w:szCs w:val="24"/>
          </w:rPr>
          <w:t xml:space="preserve">En la Tabla </w:t>
        </w:r>
      </w:ins>
      <w:r w:rsidR="00EB2226">
        <w:rPr>
          <w:rFonts w:ascii="Times New Roman" w:hAnsi="Times New Roman" w:cs="Times New Roman"/>
          <w:color w:val="auto"/>
          <w:sz w:val="24"/>
          <w:szCs w:val="24"/>
        </w:rPr>
        <w:t>8</w:t>
      </w:r>
      <w:ins w:id="320" w:author="Wellcom" w:date="2015-05-14T11:23:00Z">
        <w:r w:rsidRPr="00BF299F">
          <w:rPr>
            <w:rFonts w:ascii="Times New Roman" w:hAnsi="Times New Roman" w:cs="Times New Roman"/>
            <w:color w:val="auto"/>
            <w:sz w:val="24"/>
            <w:szCs w:val="24"/>
          </w:rPr>
          <w:t xml:space="preserve"> se muestra la distribución de calorías en el caso de querer mantener su peso actual</w:t>
        </w:r>
        <w:r w:rsidRPr="00BF299F">
          <w:rPr>
            <w:rFonts w:ascii="Times New Roman" w:hAnsi="Times New Roman" w:cs="Times New Roman"/>
            <w:sz w:val="24"/>
            <w:szCs w:val="24"/>
          </w:rPr>
          <w:t>.</w:t>
        </w:r>
      </w:ins>
    </w:p>
    <w:p w:rsidR="00645E85" w:rsidRPr="00BF299F" w:rsidDel="00327B58" w:rsidRDefault="00645E85" w:rsidP="00645E85">
      <w:pPr>
        <w:pStyle w:val="Subttulo"/>
        <w:rPr>
          <w:del w:id="321" w:author="Wellcom" w:date="2015-05-14T11:23:00Z"/>
          <w:rFonts w:ascii="Times New Roman" w:hAnsi="Times New Roman" w:cs="Times New Roman"/>
          <w:b/>
          <w:color w:val="2E74B5" w:themeColor="accent1" w:themeShade="BF"/>
          <w:sz w:val="24"/>
          <w:szCs w:val="24"/>
        </w:rPr>
      </w:pPr>
      <w:del w:id="322" w:author="Wellcom" w:date="2015-05-14T11:23:00Z">
        <w:r w:rsidRPr="00BF299F" w:rsidDel="00327B58">
          <w:rPr>
            <w:rFonts w:ascii="Times New Roman" w:hAnsi="Times New Roman" w:cs="Times New Roman"/>
            <w:b/>
            <w:color w:val="2E74B5" w:themeColor="accent1" w:themeShade="BF"/>
            <w:sz w:val="24"/>
            <w:szCs w:val="24"/>
            <w:highlight w:val="yellow"/>
            <w:rPrChange w:id="323" w:author="Almondris Gonzalez" w:date="2015-05-18T22:05:00Z">
              <w:rPr>
                <w:b/>
                <w:color w:val="2E74B5" w:themeColor="accent1" w:themeShade="BF"/>
              </w:rPr>
            </w:rPrChange>
          </w:rPr>
          <w:delText>Para mantener el peso actual</w:delText>
        </w:r>
      </w:del>
    </w:p>
    <w:p w:rsidR="00645E85" w:rsidRPr="00BF299F" w:rsidDel="00327B58" w:rsidRDefault="00645E85" w:rsidP="00645E85">
      <w:pPr>
        <w:pStyle w:val="NormalWeb"/>
        <w:spacing w:before="0" w:beforeAutospacing="0" w:after="0" w:afterAutospacing="0"/>
        <w:jc w:val="both"/>
        <w:rPr>
          <w:del w:id="324" w:author="Wellcom" w:date="2015-05-14T11:23:00Z"/>
          <w:b/>
          <w:color w:val="000000" w:themeColor="text1"/>
        </w:rPr>
      </w:pPr>
    </w:p>
    <w:tbl>
      <w:tblPr>
        <w:tblStyle w:val="Tabladecuadrcula4-nfasis11"/>
        <w:tblW w:w="0" w:type="auto"/>
        <w:tblLook w:val="04A0" w:firstRow="1" w:lastRow="0" w:firstColumn="1" w:lastColumn="0" w:noHBand="0" w:noVBand="1"/>
      </w:tblPr>
      <w:tblGrid>
        <w:gridCol w:w="3510"/>
        <w:gridCol w:w="2534"/>
        <w:gridCol w:w="3010"/>
      </w:tblGrid>
      <w:tr w:rsidR="00645E85" w:rsidRPr="00BF299F" w:rsidTr="00645E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PROTEÍNAS</w:t>
            </w:r>
          </w:p>
        </w:tc>
        <w:tc>
          <w:tcPr>
            <w:tcW w:w="2534" w:type="dxa"/>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CARBOHIDRATOS</w:t>
            </w:r>
          </w:p>
        </w:tc>
        <w:tc>
          <w:tcPr>
            <w:tcW w:w="0" w:type="auto"/>
            <w:hideMark/>
          </w:tcPr>
          <w:p w:rsidR="00645E85" w:rsidRPr="00BF299F" w:rsidRDefault="00645E85" w:rsidP="00645E85">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BF299F">
              <w:rPr>
                <w:rFonts w:ascii="Times New Roman" w:hAnsi="Times New Roman" w:cs="Times New Roman"/>
                <w:color w:val="000000" w:themeColor="text1"/>
                <w:sz w:val="24"/>
                <w:szCs w:val="24"/>
              </w:rPr>
              <w:t>GRASAS</w:t>
            </w:r>
          </w:p>
        </w:tc>
      </w:tr>
      <w:tr w:rsidR="00645E85" w:rsidRPr="00BF299F" w:rsidTr="00645E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g de proteínas = 1 * peso en libras</w:t>
            </w:r>
          </w:p>
        </w:tc>
        <w:tc>
          <w:tcPr>
            <w:tcW w:w="2534" w:type="dxa"/>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ins w:id="325" w:author="Wellcom" w:date="2015-05-14T11:04:00Z">
              <w:r w:rsidRPr="00BF299F">
                <w:rPr>
                  <w:rFonts w:ascii="Times New Roman" w:hAnsi="Times New Roman" w:cs="Times New Roman"/>
                  <w:color w:val="000000" w:themeColor="text1"/>
                  <w:sz w:val="24"/>
                  <w:szCs w:val="24"/>
                </w:rPr>
                <w:t>Calorías = El resto de calorías</w:t>
              </w:r>
            </w:ins>
          </w:p>
        </w:tc>
        <w:tc>
          <w:tcPr>
            <w:tcW w:w="0" w:type="auto"/>
            <w:hideMark/>
          </w:tcPr>
          <w:p w:rsidR="00645E85" w:rsidRPr="00BF299F" w:rsidRDefault="00645E85" w:rsidP="00645E8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g de grasa = 0.3 * peso en libras</w:t>
            </w:r>
          </w:p>
        </w:tc>
      </w:tr>
      <w:tr w:rsidR="00645E85" w:rsidRPr="00BF299F" w:rsidTr="00645E85">
        <w:tc>
          <w:tcPr>
            <w:cnfStyle w:val="001000000000" w:firstRow="0" w:lastRow="0" w:firstColumn="1" w:lastColumn="0" w:oddVBand="0" w:evenVBand="0" w:oddHBand="0" w:evenHBand="0" w:firstRowFirstColumn="0" w:firstRowLastColumn="0" w:lastRowFirstColumn="0" w:lastRowLastColumn="0"/>
            <w:tcW w:w="3510" w:type="dxa"/>
            <w:hideMark/>
          </w:tcPr>
          <w:p w:rsidR="00645E85" w:rsidRPr="00BF299F" w:rsidRDefault="00645E85" w:rsidP="00645E85">
            <w:pPr>
              <w:jc w:val="both"/>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Calorías = g de proteínas * 4</w:t>
            </w:r>
          </w:p>
        </w:tc>
        <w:tc>
          <w:tcPr>
            <w:tcW w:w="2534" w:type="dxa"/>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El resto de calorías </w:t>
            </w:r>
          </w:p>
        </w:tc>
        <w:tc>
          <w:tcPr>
            <w:tcW w:w="0" w:type="auto"/>
          </w:tcPr>
          <w:p w:rsidR="00645E85" w:rsidRPr="00BF299F" w:rsidRDefault="00645E85" w:rsidP="00645E8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Calorías = 9 * gramos por peso en libras </w:t>
            </w:r>
          </w:p>
        </w:tc>
      </w:tr>
    </w:tbl>
    <w:p w:rsidR="00EB2226" w:rsidRDefault="00EB2226" w:rsidP="00EB2226">
      <w:pPr>
        <w:pStyle w:val="Descripcin"/>
        <w:keepNext/>
        <w:jc w:val="center"/>
      </w:pPr>
      <w:bookmarkStart w:id="326" w:name="_Toc421062288"/>
      <w:r>
        <w:t xml:space="preserve">Tabla </w:t>
      </w:r>
      <w:fldSimple w:instr=" SEQ Tabla \* ARABIC ">
        <w:r w:rsidR="00DC1A26">
          <w:rPr>
            <w:noProof/>
          </w:rPr>
          <w:t>8</w:t>
        </w:r>
      </w:fldSimple>
      <w:r w:rsidRPr="004E6186">
        <w:t>Cantidad recomendada de Proteínas para mantener peso.</w:t>
      </w:r>
      <w:bookmarkEnd w:id="326"/>
    </w:p>
    <w:p w:rsidR="00645E85" w:rsidRPr="006A57BB" w:rsidRDefault="002672F8" w:rsidP="00645E85">
      <w:pPr>
        <w:pStyle w:val="NormalWeb"/>
        <w:spacing w:before="0" w:beforeAutospacing="0" w:after="0" w:afterAutospacing="0"/>
        <w:jc w:val="center"/>
        <w:rPr>
          <w:color w:val="000000" w:themeColor="text1"/>
          <w:sz w:val="20"/>
        </w:rPr>
      </w:pPr>
      <w:r>
        <w:rPr>
          <w:color w:val="000000" w:themeColor="text1"/>
          <w:sz w:val="20"/>
        </w:rPr>
        <w:fldChar w:fldCharType="begin"/>
      </w:r>
      <w:r>
        <w:instrText xml:space="preserve"> XE "</w:instrText>
      </w:r>
      <w:r w:rsidRPr="00EA2243">
        <w:rPr>
          <w:color w:val="000000" w:themeColor="text1"/>
          <w:sz w:val="20"/>
        </w:rPr>
        <w:instrText>Tabla 1.6</w:instrText>
      </w:r>
      <w:r w:rsidRPr="00EA2243">
        <w:instrText>\</w:instrText>
      </w:r>
      <w:r w:rsidRPr="00EA2243">
        <w:rPr>
          <w:color w:val="000000" w:themeColor="text1"/>
          <w:sz w:val="20"/>
        </w:rPr>
        <w:instrText>: Cantidad recomendada de Proteínas para mantener peso.</w:instrText>
      </w:r>
      <w:r>
        <w:instrText xml:space="preserve">" </w:instrText>
      </w:r>
      <w:r>
        <w:rPr>
          <w:color w:val="000000" w:themeColor="text1"/>
          <w:sz w:val="20"/>
        </w:rPr>
        <w:fldChar w:fldCharType="end"/>
      </w:r>
    </w:p>
    <w:p w:rsidR="00645E85" w:rsidRPr="00BF299F" w:rsidRDefault="00645E85" w:rsidP="00645E85">
      <w:pPr>
        <w:rPr>
          <w:rFonts w:ascii="Times New Roman" w:eastAsia="Times New Roman" w:hAnsi="Times New Roman" w:cs="Times New Roman"/>
          <w:b/>
          <w:color w:val="2E74B5" w:themeColor="accent1" w:themeShade="BF"/>
          <w:sz w:val="24"/>
          <w:szCs w:val="24"/>
          <w:lang w:eastAsia="es-MX"/>
        </w:rPr>
      </w:pPr>
      <w:r w:rsidRPr="00BF299F">
        <w:rPr>
          <w:rFonts w:ascii="Times New Roman" w:eastAsia="Times New Roman" w:hAnsi="Times New Roman" w:cs="Times New Roman"/>
          <w:b/>
          <w:color w:val="2E74B5" w:themeColor="accent1" w:themeShade="BF"/>
          <w:sz w:val="24"/>
          <w:szCs w:val="24"/>
          <w:lang w:eastAsia="es-MX"/>
        </w:rPr>
        <w:t>Fibra:</w:t>
      </w:r>
    </w:p>
    <w:p w:rsidR="00645E85" w:rsidRPr="00BF299F" w:rsidRDefault="00645E85" w:rsidP="00645E85">
      <w:pPr>
        <w:numPr>
          <w:ilvl w:val="0"/>
          <w:numId w:val="1"/>
        </w:numPr>
        <w:shd w:val="clear" w:color="auto" w:fill="FFFFFF"/>
        <w:spacing w:after="0" w:line="300" w:lineRule="atLeast"/>
        <w:ind w:left="750"/>
        <w:jc w:val="both"/>
        <w:textAlignment w:val="baseline"/>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20 gramos al día para mujeres</w:t>
      </w:r>
    </w:p>
    <w:p w:rsidR="00645E85" w:rsidRPr="00BF299F" w:rsidRDefault="00645E85" w:rsidP="00645E85">
      <w:pPr>
        <w:numPr>
          <w:ilvl w:val="0"/>
          <w:numId w:val="1"/>
        </w:numPr>
        <w:shd w:val="clear" w:color="auto" w:fill="FFFFFF"/>
        <w:spacing w:after="0" w:line="300" w:lineRule="atLeast"/>
        <w:ind w:left="750"/>
        <w:jc w:val="both"/>
        <w:textAlignment w:val="baseline"/>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t>25 gramos al día para los hombres.</w:t>
      </w:r>
    </w:p>
    <w:p w:rsidR="009C7528" w:rsidRDefault="009C7528">
      <w:pPr>
        <w:rPr>
          <w:rFonts w:ascii="Times New Roman" w:eastAsia="Times New Roman" w:hAnsi="Times New Roman" w:cs="Times New Roman"/>
          <w:color w:val="000000" w:themeColor="text1"/>
          <w:sz w:val="24"/>
          <w:szCs w:val="24"/>
          <w:lang w:eastAsia="es-MX"/>
        </w:rPr>
      </w:pPr>
    </w:p>
    <w:p w:rsidR="005D5B9E" w:rsidRPr="00BF299F" w:rsidRDefault="005D5B9E">
      <w:pPr>
        <w:rPr>
          <w:rFonts w:ascii="Times New Roman" w:eastAsia="Times New Roman" w:hAnsi="Times New Roman" w:cs="Times New Roman"/>
          <w:color w:val="000000" w:themeColor="text1"/>
          <w:sz w:val="24"/>
          <w:szCs w:val="24"/>
          <w:lang w:eastAsia="es-MX"/>
        </w:rPr>
      </w:pPr>
      <w:r w:rsidRPr="00BF299F">
        <w:rPr>
          <w:rFonts w:ascii="Times New Roman" w:eastAsia="Times New Roman" w:hAnsi="Times New Roman" w:cs="Times New Roman"/>
          <w:color w:val="000000" w:themeColor="text1"/>
          <w:sz w:val="24"/>
          <w:szCs w:val="24"/>
          <w:lang w:eastAsia="es-MX"/>
        </w:rPr>
        <w:br w:type="page"/>
      </w:r>
    </w:p>
    <w:p w:rsidR="005D5B9E" w:rsidRPr="00BF299F" w:rsidRDefault="005D5B9E" w:rsidP="00BA6D6F">
      <w:pPr>
        <w:pStyle w:val="Ttulo1"/>
        <w:rPr>
          <w:rFonts w:ascii="Times New Roman" w:hAnsi="Times New Roman" w:cs="Times New Roman"/>
          <w:b/>
          <w:bCs/>
          <w:sz w:val="24"/>
          <w:szCs w:val="24"/>
        </w:rPr>
      </w:pPr>
      <w:bookmarkStart w:id="327" w:name="_Toc421088222"/>
      <w:r w:rsidRPr="00BF299F">
        <w:rPr>
          <w:rFonts w:ascii="Times New Roman" w:hAnsi="Times New Roman" w:cs="Times New Roman"/>
          <w:b/>
          <w:bCs/>
          <w:sz w:val="24"/>
          <w:szCs w:val="24"/>
        </w:rPr>
        <w:lastRenderedPageBreak/>
        <w:t>Capítulo 2: Marco Teórico.</w:t>
      </w:r>
      <w:bookmarkEnd w:id="327"/>
    </w:p>
    <w:p w:rsidR="005D5B9E" w:rsidRPr="00BF299F" w:rsidRDefault="005D5B9E" w:rsidP="005D5B9E">
      <w:pPr>
        <w:rPr>
          <w:rFonts w:ascii="Times New Roman" w:hAnsi="Times New Roman" w:cs="Times New Roman"/>
          <w:sz w:val="24"/>
          <w:szCs w:val="24"/>
        </w:rPr>
      </w:pPr>
    </w:p>
    <w:p w:rsidR="005D5B9E" w:rsidRPr="00BF299F" w:rsidRDefault="005D5B9E" w:rsidP="005D5B9E">
      <w:pPr>
        <w:jc w:val="both"/>
        <w:rPr>
          <w:rFonts w:ascii="Times New Roman" w:eastAsia="Times New Roman" w:hAnsi="Times New Roman" w:cs="Times New Roman"/>
          <w:sz w:val="24"/>
          <w:szCs w:val="24"/>
          <w:lang w:eastAsia="es-MX"/>
        </w:rPr>
      </w:pPr>
      <w:r w:rsidRPr="00BF299F">
        <w:rPr>
          <w:rFonts w:ascii="Times New Roman" w:hAnsi="Times New Roman" w:cs="Times New Roman"/>
          <w:sz w:val="24"/>
          <w:szCs w:val="24"/>
        </w:rPr>
        <w:t xml:space="preserve">Este </w:t>
      </w:r>
      <w:r w:rsidR="00BA6D6F" w:rsidRPr="00BF299F">
        <w:rPr>
          <w:rFonts w:ascii="Times New Roman" w:hAnsi="Times New Roman" w:cs="Times New Roman"/>
          <w:sz w:val="24"/>
          <w:szCs w:val="24"/>
        </w:rPr>
        <w:t>capítulo</w:t>
      </w:r>
      <w:r w:rsidRPr="00BF299F">
        <w:rPr>
          <w:rFonts w:ascii="Times New Roman" w:hAnsi="Times New Roman" w:cs="Times New Roman"/>
          <w:sz w:val="24"/>
          <w:szCs w:val="24"/>
        </w:rPr>
        <w:t xml:space="preserve"> </w:t>
      </w:r>
      <w:r w:rsidRPr="00BF299F">
        <w:rPr>
          <w:rFonts w:ascii="Times New Roman" w:eastAsia="Times New Roman" w:hAnsi="Times New Roman" w:cs="Times New Roman"/>
          <w:sz w:val="24"/>
          <w:szCs w:val="24"/>
          <w:lang w:eastAsia="es-MX"/>
        </w:rPr>
        <w:t>tiene el propósito de mostrar información acerca de las tecnologías que ocuparemos para realizar el sistema SANA (Sistema de Apoyo Nutricional Avanzado)  y la investigación de programas que fueron realizados anteriormente una conceptualización adecuada de los términos que utilizaremos.</w:t>
      </w:r>
    </w:p>
    <w:p w:rsidR="005D5B9E" w:rsidRPr="00BF299F" w:rsidRDefault="00BA6D6F" w:rsidP="00BA6D6F">
      <w:pPr>
        <w:pStyle w:val="Ttulo2"/>
        <w:rPr>
          <w:rFonts w:ascii="Times New Roman" w:hAnsi="Times New Roman" w:cs="Times New Roman"/>
          <w:bCs/>
          <w:sz w:val="24"/>
          <w:szCs w:val="24"/>
        </w:rPr>
      </w:pPr>
      <w:bookmarkStart w:id="328" w:name="_Toc421088223"/>
      <w:r w:rsidRPr="00BF299F">
        <w:rPr>
          <w:rFonts w:ascii="Times New Roman" w:hAnsi="Times New Roman" w:cs="Times New Roman"/>
          <w:b/>
          <w:sz w:val="24"/>
          <w:szCs w:val="24"/>
        </w:rPr>
        <w:t>2.1.</w:t>
      </w:r>
      <w:r w:rsidR="005D5B9E" w:rsidRPr="00BF299F">
        <w:rPr>
          <w:rFonts w:ascii="Times New Roman" w:hAnsi="Times New Roman" w:cs="Times New Roman"/>
          <w:b/>
          <w:sz w:val="24"/>
          <w:szCs w:val="24"/>
        </w:rPr>
        <w:t xml:space="preserve"> </w:t>
      </w:r>
      <w:proofErr w:type="spellStart"/>
      <w:r w:rsidR="005D5B9E" w:rsidRPr="00BF299F">
        <w:rPr>
          <w:rFonts w:ascii="Times New Roman" w:hAnsi="Times New Roman" w:cs="Times New Roman"/>
          <w:b/>
          <w:sz w:val="24"/>
          <w:szCs w:val="24"/>
        </w:rPr>
        <w:t>JavaServer</w:t>
      </w:r>
      <w:proofErr w:type="spellEnd"/>
      <w:r w:rsidR="005D5B9E" w:rsidRPr="00BF299F">
        <w:rPr>
          <w:rFonts w:ascii="Times New Roman" w:hAnsi="Times New Roman" w:cs="Times New Roman"/>
          <w:b/>
          <w:sz w:val="24"/>
          <w:szCs w:val="24"/>
        </w:rPr>
        <w:t xml:space="preserve"> Faces (JSF)</w:t>
      </w:r>
      <w:bookmarkEnd w:id="328"/>
      <w:r w:rsidR="005D5B9E" w:rsidRPr="00BF299F">
        <w:rPr>
          <w:rFonts w:ascii="Times New Roman" w:hAnsi="Times New Roman" w:cs="Times New Roman"/>
          <w:bCs/>
          <w:sz w:val="24"/>
          <w:szCs w:val="24"/>
        </w:rPr>
        <w:t xml:space="preserve"> </w:t>
      </w:r>
    </w:p>
    <w:p w:rsidR="005D5B9E" w:rsidRPr="00BF299F" w:rsidRDefault="005D5B9E" w:rsidP="005D5B9E">
      <w:pPr>
        <w:spacing w:after="0"/>
        <w:rPr>
          <w:rFonts w:ascii="Times New Roman" w:hAnsi="Times New Roman" w:cs="Times New Roman"/>
          <w:bCs/>
          <w:sz w:val="24"/>
          <w:szCs w:val="24"/>
        </w:rPr>
      </w:pPr>
    </w:p>
    <w:p w:rsidR="005D5B9E" w:rsidRPr="00BF299F" w:rsidRDefault="005D5B9E" w:rsidP="005D5B9E">
      <w:pPr>
        <w:jc w:val="both"/>
        <w:rPr>
          <w:rFonts w:ascii="Times New Roman" w:hAnsi="Times New Roman" w:cs="Times New Roman"/>
          <w:bCs/>
          <w:sz w:val="24"/>
          <w:szCs w:val="24"/>
        </w:rPr>
      </w:pPr>
      <w:proofErr w:type="spellStart"/>
      <w:r w:rsidRPr="008019B1">
        <w:rPr>
          <w:rFonts w:ascii="Times New Roman" w:hAnsi="Times New Roman" w:cs="Times New Roman"/>
          <w:bCs/>
          <w:i/>
          <w:sz w:val="24"/>
          <w:szCs w:val="24"/>
        </w:rPr>
        <w:t>JavaServer</w:t>
      </w:r>
      <w:proofErr w:type="spellEnd"/>
      <w:r w:rsidRPr="008019B1">
        <w:rPr>
          <w:rFonts w:ascii="Times New Roman" w:hAnsi="Times New Roman" w:cs="Times New Roman"/>
          <w:bCs/>
          <w:i/>
          <w:sz w:val="24"/>
          <w:szCs w:val="24"/>
        </w:rPr>
        <w:t xml:space="preserve"> Faces</w:t>
      </w:r>
      <w:r w:rsidRPr="00BF299F">
        <w:rPr>
          <w:rFonts w:ascii="Times New Roman" w:hAnsi="Times New Roman" w:cs="Times New Roman"/>
          <w:bCs/>
          <w:sz w:val="24"/>
          <w:szCs w:val="24"/>
        </w:rPr>
        <w:t xml:space="preserve"> (JSF) es una tecnología y </w:t>
      </w:r>
      <w:proofErr w:type="spellStart"/>
      <w:r w:rsidRPr="00BF299F">
        <w:rPr>
          <w:rFonts w:ascii="Times New Roman" w:hAnsi="Times New Roman" w:cs="Times New Roman"/>
          <w:bCs/>
          <w:sz w:val="24"/>
          <w:szCs w:val="24"/>
        </w:rPr>
        <w:t>framework</w:t>
      </w:r>
      <w:proofErr w:type="spellEnd"/>
      <w:r w:rsidRPr="00BF299F">
        <w:rPr>
          <w:rFonts w:ascii="Times New Roman" w:hAnsi="Times New Roman" w:cs="Times New Roman"/>
          <w:bCs/>
          <w:sz w:val="24"/>
          <w:szCs w:val="24"/>
        </w:rPr>
        <w:t xml:space="preserve"> para aplicaciones Java basadas en web que simplifica el desarrollo de interfaces de usuario en aplicaciones Java EE. JSF usa </w:t>
      </w:r>
      <w:proofErr w:type="spellStart"/>
      <w:r w:rsidRPr="008019B1">
        <w:rPr>
          <w:rFonts w:ascii="Times New Roman" w:hAnsi="Times New Roman" w:cs="Times New Roman"/>
          <w:bCs/>
          <w:i/>
          <w:sz w:val="24"/>
          <w:szCs w:val="24"/>
        </w:rPr>
        <w:t>JavaServer</w:t>
      </w:r>
      <w:proofErr w:type="spellEnd"/>
      <w:r w:rsidRPr="008019B1">
        <w:rPr>
          <w:rFonts w:ascii="Times New Roman" w:hAnsi="Times New Roman" w:cs="Times New Roman"/>
          <w:bCs/>
          <w:i/>
          <w:sz w:val="24"/>
          <w:szCs w:val="24"/>
        </w:rPr>
        <w:t xml:space="preserve"> </w:t>
      </w:r>
      <w:proofErr w:type="spellStart"/>
      <w:r w:rsidRPr="008019B1">
        <w:rPr>
          <w:rFonts w:ascii="Times New Roman" w:hAnsi="Times New Roman" w:cs="Times New Roman"/>
          <w:bCs/>
          <w:i/>
          <w:sz w:val="24"/>
          <w:szCs w:val="24"/>
        </w:rPr>
        <w:t>Pages</w:t>
      </w:r>
      <w:proofErr w:type="spellEnd"/>
      <w:r w:rsidRPr="00BF299F">
        <w:rPr>
          <w:rFonts w:ascii="Times New Roman" w:hAnsi="Times New Roman" w:cs="Times New Roman"/>
          <w:bCs/>
          <w:sz w:val="24"/>
          <w:szCs w:val="24"/>
        </w:rPr>
        <w:t xml:space="preserve"> (JSP) como la tecnología que permite hacer el despliegue de las páginas, pero también se puede acomodar a otras tecnologías como XUL (acrónimo de XML-</w:t>
      </w:r>
      <w:proofErr w:type="spellStart"/>
      <w:r w:rsidRPr="008019B1">
        <w:rPr>
          <w:rFonts w:ascii="Times New Roman" w:hAnsi="Times New Roman" w:cs="Times New Roman"/>
          <w:bCs/>
          <w:i/>
          <w:sz w:val="24"/>
          <w:szCs w:val="24"/>
        </w:rPr>
        <w:t>based</w:t>
      </w:r>
      <w:proofErr w:type="spellEnd"/>
      <w:r w:rsidRPr="008019B1">
        <w:rPr>
          <w:rFonts w:ascii="Times New Roman" w:hAnsi="Times New Roman" w:cs="Times New Roman"/>
          <w:bCs/>
          <w:i/>
          <w:sz w:val="24"/>
          <w:szCs w:val="24"/>
        </w:rPr>
        <w:t xml:space="preserve"> </w:t>
      </w:r>
      <w:proofErr w:type="spellStart"/>
      <w:r w:rsidRPr="008019B1">
        <w:rPr>
          <w:rFonts w:ascii="Times New Roman" w:hAnsi="Times New Roman" w:cs="Times New Roman"/>
          <w:bCs/>
          <w:i/>
          <w:sz w:val="24"/>
          <w:szCs w:val="24"/>
        </w:rPr>
        <w:t>User</w:t>
      </w:r>
      <w:proofErr w:type="spellEnd"/>
      <w:r w:rsidRPr="008019B1">
        <w:rPr>
          <w:rFonts w:ascii="Times New Roman" w:hAnsi="Times New Roman" w:cs="Times New Roman"/>
          <w:bCs/>
          <w:i/>
          <w:sz w:val="24"/>
          <w:szCs w:val="24"/>
        </w:rPr>
        <w:t xml:space="preserve">-interface </w:t>
      </w:r>
      <w:proofErr w:type="spellStart"/>
      <w:r w:rsidRPr="008019B1">
        <w:rPr>
          <w:rFonts w:ascii="Times New Roman" w:hAnsi="Times New Roman" w:cs="Times New Roman"/>
          <w:bCs/>
          <w:i/>
          <w:sz w:val="24"/>
          <w:szCs w:val="24"/>
        </w:rPr>
        <w:t>Language</w:t>
      </w:r>
      <w:proofErr w:type="spellEnd"/>
      <w:r w:rsidRPr="008019B1">
        <w:rPr>
          <w:rFonts w:ascii="Times New Roman" w:hAnsi="Times New Roman" w:cs="Times New Roman"/>
          <w:bCs/>
          <w:i/>
          <w:sz w:val="24"/>
          <w:szCs w:val="24"/>
        </w:rPr>
        <w:t>,</w:t>
      </w:r>
      <w:r w:rsidRPr="00BF299F">
        <w:rPr>
          <w:rFonts w:ascii="Times New Roman" w:hAnsi="Times New Roman" w:cs="Times New Roman"/>
          <w:bCs/>
          <w:sz w:val="24"/>
          <w:szCs w:val="24"/>
        </w:rPr>
        <w:t xml:space="preserve"> lenguaje basado en XML para la interfaz de usuario)</w:t>
      </w:r>
      <w:r w:rsidR="00D119A6" w:rsidRPr="00BF299F">
        <w:rPr>
          <w:rFonts w:ascii="Times New Roman" w:hAnsi="Times New Roman" w:cs="Times New Roman"/>
          <w:bCs/>
          <w:sz w:val="24"/>
          <w:szCs w:val="24"/>
        </w:rPr>
        <w:t>.</w:t>
      </w:r>
    </w:p>
    <w:p w:rsidR="005D5B9E" w:rsidRPr="00BF299F" w:rsidRDefault="005D5B9E" w:rsidP="005D5B9E">
      <w:pPr>
        <w:jc w:val="both"/>
        <w:rPr>
          <w:rFonts w:ascii="Times New Roman" w:hAnsi="Times New Roman" w:cs="Times New Roman"/>
          <w:bCs/>
          <w:sz w:val="24"/>
          <w:szCs w:val="24"/>
        </w:rPr>
      </w:pPr>
      <w:r w:rsidRPr="00BF299F">
        <w:rPr>
          <w:rFonts w:ascii="Times New Roman" w:hAnsi="Times New Roman" w:cs="Times New Roman"/>
          <w:bCs/>
          <w:sz w:val="24"/>
          <w:szCs w:val="24"/>
        </w:rPr>
        <w:t>Objetivos que representan el desarrollo en JSF:</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Definir un conjunto simple de clases base de Java para componentes de la interfaz de usuario, estado de los componentes y eventos de entrada. Estas clases tratarán los aspectos del ciclo de vida de la interfaz de usuario, controlando el estado de un componente durante el ciclo de vida de su página.</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Proporcionar un conjunto de componentes para la interfaz de usuario, incluyendo los elementos estándares de HTML para representar un formulario. Estos componentes se obtendrán de un conjunto básico de clases base que se pueden utilizar para definir componentes nuevos.</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Proporcionar un modelo de JavaBeans para enviar eventos desde los controles de la interfaz de usuario del lado del cliente a la aplicación del servidor.</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 xml:space="preserve">Definir </w:t>
      </w:r>
      <w:proofErr w:type="spellStart"/>
      <w:r w:rsidRPr="00BF299F">
        <w:rPr>
          <w:rFonts w:ascii="Times New Roman" w:hAnsi="Times New Roman" w:cs="Times New Roman"/>
          <w:bCs/>
          <w:sz w:val="24"/>
          <w:szCs w:val="24"/>
        </w:rPr>
        <w:t>APIs</w:t>
      </w:r>
      <w:proofErr w:type="spellEnd"/>
      <w:r w:rsidRPr="00BF299F">
        <w:rPr>
          <w:rFonts w:ascii="Times New Roman" w:hAnsi="Times New Roman" w:cs="Times New Roman"/>
          <w:bCs/>
          <w:sz w:val="24"/>
          <w:szCs w:val="24"/>
        </w:rPr>
        <w:t xml:space="preserve"> para la validación de entrada, incluyendo soporte para la validación en el lado del cliente.</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Especificar un modelo para la internacionalización y localización de la interfaz de usuario.</w:t>
      </w:r>
    </w:p>
    <w:p w:rsidR="005D5B9E" w:rsidRPr="00BF299F" w:rsidRDefault="005D5B9E" w:rsidP="005D5B9E">
      <w:pPr>
        <w:numPr>
          <w:ilvl w:val="0"/>
          <w:numId w:val="6"/>
        </w:numPr>
        <w:contextualSpacing/>
        <w:jc w:val="both"/>
        <w:rPr>
          <w:rFonts w:ascii="Times New Roman" w:hAnsi="Times New Roman" w:cs="Times New Roman"/>
          <w:bCs/>
          <w:sz w:val="24"/>
          <w:szCs w:val="24"/>
        </w:rPr>
      </w:pPr>
      <w:r w:rsidRPr="00BF299F">
        <w:rPr>
          <w:rFonts w:ascii="Times New Roman" w:hAnsi="Times New Roman" w:cs="Times New Roman"/>
          <w:bCs/>
          <w:sz w:val="24"/>
          <w:szCs w:val="24"/>
        </w:rPr>
        <w:t>Automatizar la generación de salidas apropiadas para el objetivo del cliente, teniendo en cuenta todos los datos de configuración disponibles del cliente.</w:t>
      </w:r>
    </w:p>
    <w:p w:rsidR="005D5B9E" w:rsidRPr="00BF299F" w:rsidRDefault="005D5B9E" w:rsidP="005D5B9E">
      <w:pPr>
        <w:contextualSpacing/>
        <w:jc w:val="both"/>
        <w:rPr>
          <w:rFonts w:ascii="Times New Roman" w:hAnsi="Times New Roman" w:cs="Times New Roman"/>
          <w:bCs/>
          <w:sz w:val="24"/>
          <w:szCs w:val="24"/>
        </w:rPr>
      </w:pPr>
    </w:p>
    <w:tbl>
      <w:tblPr>
        <w:tblStyle w:val="Tabladecuadrcula4-nfasis111"/>
        <w:tblW w:w="0" w:type="auto"/>
        <w:jc w:val="center"/>
        <w:tblLook w:val="04A0" w:firstRow="1" w:lastRow="0" w:firstColumn="1" w:lastColumn="0" w:noHBand="0" w:noVBand="1"/>
      </w:tblPr>
      <w:tblGrid>
        <w:gridCol w:w="2496"/>
        <w:gridCol w:w="2802"/>
      </w:tblGrid>
      <w:tr w:rsidR="005D5B9E" w:rsidRPr="00BF299F" w:rsidTr="005D5B9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rsidR="005D5B9E" w:rsidRPr="00BF299F" w:rsidRDefault="005D5B9E" w:rsidP="005D5B9E">
            <w:pPr>
              <w:jc w:val="center"/>
              <w:rPr>
                <w:rFonts w:ascii="Times New Roman" w:hAnsi="Times New Roman" w:cs="Times New Roman"/>
                <w:sz w:val="24"/>
                <w:szCs w:val="24"/>
              </w:rPr>
            </w:pPr>
            <w:proofErr w:type="spellStart"/>
            <w:r w:rsidRPr="00BF299F">
              <w:rPr>
                <w:rFonts w:ascii="Times New Roman" w:hAnsi="Times New Roman" w:cs="Times New Roman"/>
                <w:sz w:val="24"/>
                <w:szCs w:val="24"/>
              </w:rPr>
              <w:t>Informacion</w:t>
            </w:r>
            <w:proofErr w:type="spellEnd"/>
            <w:r w:rsidRPr="00BF299F">
              <w:rPr>
                <w:rFonts w:ascii="Times New Roman" w:hAnsi="Times New Roman" w:cs="Times New Roman"/>
                <w:sz w:val="24"/>
                <w:szCs w:val="24"/>
              </w:rPr>
              <w:t xml:space="preserve"> general de </w:t>
            </w:r>
            <w:proofErr w:type="spellStart"/>
            <w:r w:rsidRPr="00BF299F">
              <w:rPr>
                <w:rFonts w:ascii="Times New Roman" w:hAnsi="Times New Roman" w:cs="Times New Roman"/>
                <w:sz w:val="24"/>
                <w:szCs w:val="24"/>
              </w:rPr>
              <w:t>JavaServer</w:t>
            </w:r>
            <w:proofErr w:type="spellEnd"/>
            <w:r w:rsidRPr="00BF299F">
              <w:rPr>
                <w:rFonts w:ascii="Times New Roman" w:hAnsi="Times New Roman" w:cs="Times New Roman"/>
                <w:sz w:val="24"/>
                <w:szCs w:val="24"/>
              </w:rPr>
              <w:t xml:space="preserve"> Faces</w:t>
            </w:r>
          </w:p>
        </w:tc>
      </w:tr>
      <w:tr w:rsidR="005D5B9E" w:rsidRPr="00BF299F" w:rsidTr="005D5B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 xml:space="preserve">Desarrollador </w:t>
            </w:r>
          </w:p>
        </w:tc>
        <w:tc>
          <w:tcPr>
            <w:tcW w:w="0" w:type="auto"/>
          </w:tcPr>
          <w:p w:rsidR="005D5B9E" w:rsidRPr="00BF299F" w:rsidRDefault="005D5B9E" w:rsidP="005D5B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proofErr w:type="spellStart"/>
            <w:r w:rsidRPr="00BF299F">
              <w:rPr>
                <w:rFonts w:ascii="Times New Roman" w:hAnsi="Times New Roman" w:cs="Times New Roman"/>
                <w:bCs/>
                <w:sz w:val="24"/>
                <w:szCs w:val="24"/>
              </w:rPr>
              <w:t>Sun</w:t>
            </w:r>
            <w:proofErr w:type="spellEnd"/>
            <w:r w:rsidRPr="00BF299F">
              <w:rPr>
                <w:rFonts w:ascii="Times New Roman" w:hAnsi="Times New Roman" w:cs="Times New Roman"/>
                <w:bCs/>
                <w:sz w:val="24"/>
                <w:szCs w:val="24"/>
              </w:rPr>
              <w:t xml:space="preserve"> Microsystems</w:t>
            </w:r>
          </w:p>
        </w:tc>
      </w:tr>
      <w:tr w:rsidR="005D5B9E" w:rsidRPr="00BF299F" w:rsidTr="005D5B9E">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Última versión estable</w:t>
            </w:r>
          </w:p>
        </w:tc>
        <w:tc>
          <w:tcPr>
            <w:tcW w:w="0" w:type="auto"/>
          </w:tcPr>
          <w:p w:rsidR="005D5B9E" w:rsidRPr="00BF299F" w:rsidRDefault="005D5B9E" w:rsidP="005D5B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F299F">
              <w:rPr>
                <w:rFonts w:ascii="Times New Roman" w:hAnsi="Times New Roman" w:cs="Times New Roman"/>
                <w:bCs/>
                <w:sz w:val="24"/>
                <w:szCs w:val="24"/>
              </w:rPr>
              <w:t>2.2.5 (8 de enero de 2014).</w:t>
            </w:r>
          </w:p>
        </w:tc>
      </w:tr>
      <w:tr w:rsidR="005D5B9E" w:rsidRPr="00BF299F" w:rsidTr="005D5B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Programado en</w:t>
            </w:r>
          </w:p>
        </w:tc>
        <w:tc>
          <w:tcPr>
            <w:tcW w:w="0" w:type="auto"/>
          </w:tcPr>
          <w:p w:rsidR="005D5B9E" w:rsidRPr="00BF299F" w:rsidRDefault="005D5B9E" w:rsidP="005D5B9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F299F">
              <w:rPr>
                <w:rFonts w:ascii="Times New Roman" w:hAnsi="Times New Roman" w:cs="Times New Roman"/>
                <w:bCs/>
                <w:sz w:val="24"/>
                <w:szCs w:val="24"/>
              </w:rPr>
              <w:t>Java.</w:t>
            </w:r>
          </w:p>
        </w:tc>
      </w:tr>
      <w:tr w:rsidR="005D5B9E" w:rsidRPr="00BF299F" w:rsidTr="005D5B9E">
        <w:trPr>
          <w:jc w:val="center"/>
        </w:trPr>
        <w:tc>
          <w:tcPr>
            <w:cnfStyle w:val="001000000000" w:firstRow="0" w:lastRow="0" w:firstColumn="1" w:lastColumn="0" w:oddVBand="0" w:evenVBand="0" w:oddHBand="0" w:evenHBand="0" w:firstRowFirstColumn="0" w:firstRowLastColumn="0" w:lastRowFirstColumn="0" w:lastRowLastColumn="0"/>
            <w:tcW w:w="0" w:type="auto"/>
          </w:tcPr>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Sistema operativo</w:t>
            </w:r>
          </w:p>
        </w:tc>
        <w:tc>
          <w:tcPr>
            <w:tcW w:w="0" w:type="auto"/>
          </w:tcPr>
          <w:p w:rsidR="005D5B9E" w:rsidRPr="00BF299F" w:rsidRDefault="005D5B9E" w:rsidP="005D5B9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F299F">
              <w:rPr>
                <w:rFonts w:ascii="Times New Roman" w:hAnsi="Times New Roman" w:cs="Times New Roman"/>
                <w:bCs/>
                <w:sz w:val="24"/>
                <w:szCs w:val="24"/>
              </w:rPr>
              <w:t>Máquina virtual Java.</w:t>
            </w:r>
          </w:p>
        </w:tc>
      </w:tr>
      <w:tr w:rsidR="005D5B9E" w:rsidRPr="00BF299F" w:rsidTr="005D5B9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5D5B9E" w:rsidRPr="00BF299F" w:rsidRDefault="005D5B9E" w:rsidP="005D5B9E">
            <w:pPr>
              <w:rPr>
                <w:rFonts w:ascii="Times New Roman" w:hAnsi="Times New Roman" w:cs="Times New Roman"/>
                <w:sz w:val="24"/>
                <w:szCs w:val="24"/>
              </w:rPr>
            </w:pPr>
            <w:r w:rsidRPr="00BF299F">
              <w:rPr>
                <w:rFonts w:ascii="Times New Roman" w:hAnsi="Times New Roman" w:cs="Times New Roman"/>
                <w:sz w:val="24"/>
                <w:szCs w:val="24"/>
              </w:rPr>
              <w:t>Licencia</w:t>
            </w:r>
          </w:p>
        </w:tc>
        <w:tc>
          <w:tcPr>
            <w:tcW w:w="0" w:type="auto"/>
          </w:tcPr>
          <w:p w:rsidR="005D5B9E" w:rsidRPr="00BF299F" w:rsidRDefault="005D5B9E" w:rsidP="005D5B9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BF299F">
              <w:rPr>
                <w:rFonts w:ascii="Times New Roman" w:hAnsi="Times New Roman" w:cs="Times New Roman"/>
                <w:bCs/>
                <w:sz w:val="24"/>
                <w:szCs w:val="24"/>
              </w:rPr>
              <w:t>CDDL+GPL.</w:t>
            </w:r>
          </w:p>
        </w:tc>
      </w:tr>
    </w:tbl>
    <w:p w:rsidR="00EB2226" w:rsidRDefault="00EB2226" w:rsidP="00EB2226">
      <w:pPr>
        <w:pStyle w:val="Descripcin"/>
        <w:keepNext/>
        <w:jc w:val="center"/>
      </w:pPr>
      <w:bookmarkStart w:id="329" w:name="_Toc421062289"/>
      <w:r>
        <w:t xml:space="preserve">Tabla </w:t>
      </w:r>
      <w:fldSimple w:instr=" SEQ Tabla \* ARABIC ">
        <w:r w:rsidR="00DC1A26">
          <w:rPr>
            <w:noProof/>
          </w:rPr>
          <w:t>9</w:t>
        </w:r>
      </w:fldSimple>
      <w:r w:rsidRPr="0013313E">
        <w:t xml:space="preserve">: Información general de </w:t>
      </w:r>
      <w:proofErr w:type="spellStart"/>
      <w:r w:rsidRPr="0013313E">
        <w:t>JavaServer</w:t>
      </w:r>
      <w:proofErr w:type="spellEnd"/>
      <w:r w:rsidRPr="0013313E">
        <w:t xml:space="preserve"> Faces.</w:t>
      </w:r>
      <w:bookmarkEnd w:id="329"/>
    </w:p>
    <w:p w:rsidR="005D5B9E" w:rsidRPr="00BF299F" w:rsidRDefault="005D5B9E" w:rsidP="005D5B9E">
      <w:pPr>
        <w:spacing w:after="0"/>
        <w:rPr>
          <w:rFonts w:ascii="Times New Roman" w:hAnsi="Times New Roman" w:cs="Times New Roman"/>
          <w:bCs/>
          <w:sz w:val="24"/>
          <w:szCs w:val="24"/>
        </w:rPr>
      </w:pPr>
    </w:p>
    <w:p w:rsidR="005D5B9E" w:rsidRPr="00BF299F" w:rsidRDefault="005D5B9E" w:rsidP="005D5B9E">
      <w:pPr>
        <w:spacing w:after="0"/>
        <w:rPr>
          <w:rFonts w:ascii="Times New Roman" w:hAnsi="Times New Roman" w:cs="Times New Roman"/>
          <w:bCs/>
          <w:sz w:val="24"/>
          <w:szCs w:val="24"/>
        </w:rPr>
      </w:pPr>
    </w:p>
    <w:p w:rsidR="005D5B9E" w:rsidRPr="00BF299F" w:rsidRDefault="005D5B9E" w:rsidP="005D5B9E">
      <w:pPr>
        <w:spacing w:after="0"/>
        <w:rPr>
          <w:rFonts w:ascii="Times New Roman" w:hAnsi="Times New Roman" w:cs="Times New Roman"/>
          <w:bCs/>
          <w:sz w:val="24"/>
          <w:szCs w:val="24"/>
        </w:rPr>
      </w:pPr>
    </w:p>
    <w:p w:rsidR="005D5B9E" w:rsidRPr="00BF299F" w:rsidRDefault="005D5B9E" w:rsidP="005D5B9E">
      <w:pPr>
        <w:spacing w:after="0"/>
        <w:rPr>
          <w:rFonts w:ascii="Times New Roman" w:hAnsi="Times New Roman" w:cs="Times New Roman"/>
          <w:bCs/>
          <w:sz w:val="24"/>
          <w:szCs w:val="24"/>
        </w:rPr>
      </w:pPr>
    </w:p>
    <w:p w:rsidR="005D5B9E" w:rsidRPr="00BF299F" w:rsidRDefault="005D5B9E" w:rsidP="005D5B9E">
      <w:pPr>
        <w:spacing w:after="0"/>
        <w:rPr>
          <w:rFonts w:ascii="Times New Roman" w:hAnsi="Times New Roman" w:cs="Times New Roman"/>
          <w:bCs/>
          <w:sz w:val="24"/>
          <w:szCs w:val="24"/>
        </w:rPr>
      </w:pPr>
      <w:r w:rsidRPr="00BF299F">
        <w:rPr>
          <w:rFonts w:ascii="Times New Roman" w:hAnsi="Times New Roman" w:cs="Times New Roman"/>
          <w:sz w:val="24"/>
          <w:szCs w:val="24"/>
        </w:rPr>
        <w:t>Una aplicación JSF tiene como mínimo los siguientes componentes</w:t>
      </w:r>
      <w:r w:rsidR="00DD5465">
        <w:rPr>
          <w:rFonts w:ascii="Times New Roman" w:hAnsi="Times New Roman" w:cs="Times New Roman"/>
          <w:sz w:val="24"/>
          <w:szCs w:val="24"/>
        </w:rPr>
        <w:t xml:space="preserve"> como se muestra en la Imagen 7</w:t>
      </w:r>
      <w:r w:rsidRPr="00BF299F">
        <w:rPr>
          <w:rFonts w:ascii="Times New Roman" w:hAnsi="Times New Roman" w:cs="Times New Roman"/>
          <w:sz w:val="24"/>
          <w:szCs w:val="24"/>
        </w:rPr>
        <w:t>:</w:t>
      </w:r>
    </w:p>
    <w:p w:rsidR="005D5B9E" w:rsidRDefault="005D5B9E" w:rsidP="005D5B9E">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drawing>
          <wp:inline distT="0" distB="0" distL="0" distR="0" wp14:anchorId="0B586915" wp14:editId="59C3FDCE">
            <wp:extent cx="4305300" cy="2009140"/>
            <wp:effectExtent l="0" t="0" r="0" b="0"/>
            <wp:docPr id="7" name="Imagen 7" descr="http://cupi2.uniandes.edu.co/site/images/tutoriales/JSF/diseno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pi2.uniandes.edu.co/site/images/tutoriales/JSF/diseno0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06762" cy="2009822"/>
                    </a:xfrm>
                    <a:prstGeom prst="rect">
                      <a:avLst/>
                    </a:prstGeom>
                    <a:noFill/>
                    <a:ln>
                      <a:noFill/>
                    </a:ln>
                  </pic:spPr>
                </pic:pic>
              </a:graphicData>
            </a:graphic>
          </wp:inline>
        </w:drawing>
      </w:r>
    </w:p>
    <w:p w:rsidR="008E6F85" w:rsidRPr="00BF299F" w:rsidRDefault="008E6F85" w:rsidP="008E6F85">
      <w:pPr>
        <w:pStyle w:val="Descripcin"/>
        <w:jc w:val="center"/>
        <w:rPr>
          <w:rFonts w:ascii="Times New Roman" w:hAnsi="Times New Roman" w:cs="Times New Roman"/>
          <w:sz w:val="24"/>
          <w:szCs w:val="24"/>
        </w:rPr>
      </w:pPr>
      <w:bookmarkStart w:id="330" w:name="_Toc421060052"/>
      <w:bookmarkStart w:id="331" w:name="_Toc421209257"/>
      <w:r>
        <w:t xml:space="preserve">Imagen </w:t>
      </w:r>
      <w:fldSimple w:instr=" SEQ Imagen \* ARABIC ">
        <w:r w:rsidR="00DC1A26">
          <w:rPr>
            <w:noProof/>
          </w:rPr>
          <w:t>7</w:t>
        </w:r>
      </w:fldSimple>
      <w:r>
        <w:t>:</w:t>
      </w:r>
      <w:r w:rsidRPr="00423DD1">
        <w:t xml:space="preserve"> Componentes de JSF</w:t>
      </w:r>
      <w:bookmarkEnd w:id="330"/>
      <w:bookmarkEnd w:id="331"/>
    </w:p>
    <w:p w:rsidR="005D5B9E" w:rsidRPr="00BF299F" w:rsidRDefault="005D5B9E" w:rsidP="005D5B9E">
      <w:pPr>
        <w:spacing w:before="100" w:beforeAutospacing="1" w:after="100" w:afterAutospacing="1" w:line="240" w:lineRule="auto"/>
        <w:jc w:val="both"/>
        <w:rPr>
          <w:rFonts w:ascii="Times New Roman" w:hAnsi="Times New Roman" w:cs="Times New Roman"/>
          <w:bCs/>
          <w:sz w:val="24"/>
          <w:szCs w:val="24"/>
        </w:rPr>
      </w:pPr>
      <w:r w:rsidRPr="00BF299F">
        <w:rPr>
          <w:rFonts w:ascii="Times New Roman" w:eastAsia="Times New Roman" w:hAnsi="Times New Roman" w:cs="Times New Roman"/>
          <w:noProof/>
          <w:sz w:val="24"/>
          <w:szCs w:val="24"/>
          <w:lang w:eastAsia="es-MX"/>
        </w:rPr>
        <w:drawing>
          <wp:inline distT="0" distB="0" distL="0" distR="0" wp14:anchorId="4EECA3FF" wp14:editId="675C5782">
            <wp:extent cx="314739" cy="361950"/>
            <wp:effectExtent l="0" t="0" r="9525" b="0"/>
            <wp:docPr id="8" name="Imagen 8" descr="http://cupi2.uniandes.edu.co/site/images/tutoriales/JSF/diseno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upi2.uniandes.edu.co/site/images/tutoriales/JSF/diseno0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739" cy="361950"/>
                    </a:xfrm>
                    <a:prstGeom prst="rect">
                      <a:avLst/>
                    </a:prstGeom>
                    <a:noFill/>
                    <a:ln>
                      <a:noFill/>
                    </a:ln>
                  </pic:spPr>
                </pic:pic>
              </a:graphicData>
            </a:graphic>
          </wp:inline>
        </w:drawing>
      </w:r>
      <w:r w:rsidRPr="00BF299F">
        <w:rPr>
          <w:rFonts w:ascii="Times New Roman" w:hAnsi="Times New Roman" w:cs="Times New Roman"/>
          <w:bCs/>
          <w:sz w:val="24"/>
          <w:szCs w:val="24"/>
        </w:rPr>
        <w:t xml:space="preserve">Las páginas de interacción </w:t>
      </w:r>
      <w:proofErr w:type="spellStart"/>
      <w:r w:rsidRPr="00BF299F">
        <w:rPr>
          <w:rFonts w:ascii="Times New Roman" w:hAnsi="Times New Roman" w:cs="Times New Roman"/>
          <w:bCs/>
          <w:sz w:val="24"/>
          <w:szCs w:val="24"/>
        </w:rPr>
        <w:t>JSPs</w:t>
      </w:r>
      <w:proofErr w:type="spellEnd"/>
      <w:r w:rsidRPr="00BF299F">
        <w:rPr>
          <w:rFonts w:ascii="Times New Roman" w:hAnsi="Times New Roman" w:cs="Times New Roman"/>
          <w:bCs/>
          <w:sz w:val="24"/>
          <w:szCs w:val="24"/>
        </w:rPr>
        <w:t xml:space="preserve"> hacen parte de la tecnología Java Server </w:t>
      </w:r>
      <w:proofErr w:type="spellStart"/>
      <w:r w:rsidRPr="00BF299F">
        <w:rPr>
          <w:rFonts w:ascii="Times New Roman" w:hAnsi="Times New Roman" w:cs="Times New Roman"/>
          <w:bCs/>
          <w:sz w:val="24"/>
          <w:szCs w:val="24"/>
        </w:rPr>
        <w:t>Pages</w:t>
      </w:r>
      <w:proofErr w:type="spellEnd"/>
      <w:r w:rsidRPr="00BF299F">
        <w:rPr>
          <w:rFonts w:ascii="Times New Roman" w:hAnsi="Times New Roman" w:cs="Times New Roman"/>
          <w:bCs/>
          <w:sz w:val="24"/>
          <w:szCs w:val="24"/>
        </w:rPr>
        <w:t xml:space="preserve"> que permite utilizar HTML generado dinámicamente. </w:t>
      </w:r>
    </w:p>
    <w:p w:rsidR="005D5B9E" w:rsidRPr="00BF299F" w:rsidRDefault="005D5B9E" w:rsidP="005D5B9E">
      <w:pPr>
        <w:spacing w:before="100" w:beforeAutospacing="1" w:after="100" w:afterAutospacing="1" w:line="240" w:lineRule="auto"/>
        <w:jc w:val="both"/>
        <w:rPr>
          <w:rFonts w:ascii="Times New Roman" w:hAnsi="Times New Roman" w:cs="Times New Roman"/>
          <w:bCs/>
          <w:sz w:val="24"/>
          <w:szCs w:val="24"/>
        </w:rPr>
      </w:pPr>
      <w:r w:rsidRPr="00BF299F">
        <w:rPr>
          <w:rFonts w:ascii="Times New Roman" w:hAnsi="Times New Roman" w:cs="Times New Roman"/>
          <w:bCs/>
          <w:sz w:val="24"/>
          <w:szCs w:val="24"/>
        </w:rPr>
        <w:t> </w:t>
      </w:r>
      <w:r w:rsidRPr="00BF299F">
        <w:rPr>
          <w:rFonts w:ascii="Times New Roman" w:hAnsi="Times New Roman" w:cs="Times New Roman"/>
          <w:bCs/>
          <w:noProof/>
          <w:sz w:val="24"/>
          <w:szCs w:val="24"/>
          <w:lang w:eastAsia="es-MX"/>
        </w:rPr>
        <w:drawing>
          <wp:inline distT="0" distB="0" distL="0" distR="0" wp14:anchorId="5C960951" wp14:editId="02F04245">
            <wp:extent cx="323850" cy="352187"/>
            <wp:effectExtent l="0" t="0" r="0" b="0"/>
            <wp:docPr id="9" name="Imagen 9" descr="http://cupi2.uniandes.edu.co/site/images/tutoriales/JSF/diseno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upi2.uniandes.edu.co/site/images/tutoriales/JSF/diseno00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850" cy="352187"/>
                    </a:xfrm>
                    <a:prstGeom prst="rect">
                      <a:avLst/>
                    </a:prstGeom>
                    <a:noFill/>
                    <a:ln>
                      <a:noFill/>
                    </a:ln>
                  </pic:spPr>
                </pic:pic>
              </a:graphicData>
            </a:graphic>
          </wp:inline>
        </w:drawing>
      </w:r>
      <w:r w:rsidRPr="00BF299F">
        <w:rPr>
          <w:rFonts w:ascii="Times New Roman" w:hAnsi="Times New Roman" w:cs="Times New Roman"/>
          <w:bCs/>
          <w:sz w:val="24"/>
          <w:szCs w:val="24"/>
        </w:rPr>
        <w:t>Las clases de Java</w:t>
      </w:r>
      <w:r w:rsidR="007E51FF">
        <w:rPr>
          <w:rFonts w:ascii="Times New Roman" w:hAnsi="Times New Roman" w:cs="Times New Roman"/>
          <w:bCs/>
          <w:sz w:val="24"/>
          <w:szCs w:val="24"/>
        </w:rPr>
        <w:t>-</w:t>
      </w:r>
      <w:proofErr w:type="spellStart"/>
      <w:r w:rsidRPr="00BF299F">
        <w:rPr>
          <w:rFonts w:ascii="Times New Roman" w:hAnsi="Times New Roman" w:cs="Times New Roman"/>
          <w:bCs/>
          <w:sz w:val="24"/>
          <w:szCs w:val="24"/>
        </w:rPr>
        <w:t>Beans</w:t>
      </w:r>
      <w:proofErr w:type="spellEnd"/>
      <w:r w:rsidRPr="00BF299F">
        <w:rPr>
          <w:rFonts w:ascii="Times New Roman" w:hAnsi="Times New Roman" w:cs="Times New Roman"/>
          <w:bCs/>
          <w:sz w:val="24"/>
          <w:szCs w:val="24"/>
        </w:rPr>
        <w:t>, dentro del modelo MVC, son las clases que actuarán como controladores de las acciones. Estos controladores escuchan eventos de la vista e interactúan con el modelo para dar respuesta a las solicitudes.  </w:t>
      </w:r>
    </w:p>
    <w:p w:rsidR="005D5B9E" w:rsidRPr="00BF299F" w:rsidRDefault="005D5B9E" w:rsidP="005D5B9E">
      <w:pPr>
        <w:spacing w:before="100" w:beforeAutospacing="1" w:after="100" w:afterAutospacing="1" w:line="240" w:lineRule="auto"/>
        <w:jc w:val="both"/>
        <w:rPr>
          <w:rFonts w:ascii="Times New Roman" w:hAnsi="Times New Roman" w:cs="Times New Roman"/>
          <w:bCs/>
          <w:sz w:val="24"/>
          <w:szCs w:val="24"/>
        </w:rPr>
      </w:pPr>
      <w:r w:rsidRPr="00BF299F">
        <w:rPr>
          <w:rFonts w:ascii="Times New Roman" w:hAnsi="Times New Roman" w:cs="Times New Roman"/>
          <w:bCs/>
          <w:noProof/>
          <w:sz w:val="24"/>
          <w:szCs w:val="24"/>
          <w:lang w:eastAsia="es-MX"/>
        </w:rPr>
        <w:drawing>
          <wp:inline distT="0" distB="0" distL="0" distR="0" wp14:anchorId="562AFC60" wp14:editId="4A20C844">
            <wp:extent cx="354419" cy="381000"/>
            <wp:effectExtent l="0" t="0" r="7620" b="0"/>
            <wp:docPr id="10" name="Imagen 10" descr="http://cupi2.uniandes.edu.co/site/images/tutoriales/JSF/diseno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upi2.uniandes.edu.co/site/images/tutoriales/JSF/diseno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419" cy="381000"/>
                    </a:xfrm>
                    <a:prstGeom prst="rect">
                      <a:avLst/>
                    </a:prstGeom>
                    <a:noFill/>
                    <a:ln>
                      <a:noFill/>
                    </a:ln>
                  </pic:spPr>
                </pic:pic>
              </a:graphicData>
            </a:graphic>
          </wp:inline>
        </w:drawing>
      </w:r>
      <w:r w:rsidRPr="00BF299F">
        <w:rPr>
          <w:rFonts w:ascii="Times New Roman" w:hAnsi="Times New Roman" w:cs="Times New Roman"/>
          <w:bCs/>
          <w:sz w:val="24"/>
          <w:szCs w:val="24"/>
        </w:rPr>
        <w:t xml:space="preserve">El archivo faces-config.xml define la navegación, los </w:t>
      </w:r>
      <w:proofErr w:type="spellStart"/>
      <w:r w:rsidRPr="00BF299F">
        <w:rPr>
          <w:rFonts w:ascii="Times New Roman" w:hAnsi="Times New Roman" w:cs="Times New Roman"/>
          <w:bCs/>
          <w:sz w:val="24"/>
          <w:szCs w:val="24"/>
        </w:rPr>
        <w:t>beans</w:t>
      </w:r>
      <w:proofErr w:type="spellEnd"/>
      <w:r w:rsidRPr="00BF299F">
        <w:rPr>
          <w:rFonts w:ascii="Times New Roman" w:hAnsi="Times New Roman" w:cs="Times New Roman"/>
          <w:bCs/>
          <w:sz w:val="24"/>
          <w:szCs w:val="24"/>
        </w:rPr>
        <w:t xml:space="preserve"> de java que utilizarán JSF y los archivos de propiedades para internacionalización.  </w:t>
      </w:r>
    </w:p>
    <w:p w:rsidR="005D5B9E" w:rsidRPr="00BF299F" w:rsidRDefault="005D5B9E" w:rsidP="005D5B9E">
      <w:pPr>
        <w:spacing w:before="100" w:beforeAutospacing="1" w:after="100" w:afterAutospacing="1" w:line="240" w:lineRule="auto"/>
        <w:jc w:val="both"/>
        <w:rPr>
          <w:rFonts w:ascii="Times New Roman" w:hAnsi="Times New Roman" w:cs="Times New Roman"/>
          <w:bCs/>
          <w:sz w:val="24"/>
          <w:szCs w:val="24"/>
        </w:rPr>
      </w:pPr>
      <w:r w:rsidRPr="00BF299F">
        <w:rPr>
          <w:rFonts w:ascii="Times New Roman" w:hAnsi="Times New Roman" w:cs="Times New Roman"/>
          <w:bCs/>
          <w:noProof/>
          <w:sz w:val="24"/>
          <w:szCs w:val="24"/>
          <w:lang w:eastAsia="es-MX"/>
        </w:rPr>
        <w:drawing>
          <wp:inline distT="0" distB="0" distL="0" distR="0" wp14:anchorId="66AFBDEE" wp14:editId="7F163C82">
            <wp:extent cx="332828" cy="361950"/>
            <wp:effectExtent l="0" t="0" r="0" b="0"/>
            <wp:docPr id="11" name="Imagen 11" descr="http://cupi2.uniandes.edu.co/site/images/tutoriales/JSF/diseno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upi2.uniandes.edu.co/site/images/tutoriales/JSF/diseno0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28" cy="361950"/>
                    </a:xfrm>
                    <a:prstGeom prst="rect">
                      <a:avLst/>
                    </a:prstGeom>
                    <a:noFill/>
                    <a:ln>
                      <a:noFill/>
                    </a:ln>
                  </pic:spPr>
                </pic:pic>
              </a:graphicData>
            </a:graphic>
          </wp:inline>
        </w:drawing>
      </w:r>
      <w:r w:rsidRPr="00BF299F">
        <w:rPr>
          <w:rFonts w:ascii="Times New Roman" w:hAnsi="Times New Roman" w:cs="Times New Roman"/>
          <w:bCs/>
          <w:sz w:val="24"/>
          <w:szCs w:val="24"/>
        </w:rPr>
        <w:t>El archivo web.xml es u</w:t>
      </w:r>
      <w:r w:rsidR="007E51FF">
        <w:rPr>
          <w:rFonts w:ascii="Times New Roman" w:hAnsi="Times New Roman" w:cs="Times New Roman"/>
          <w:bCs/>
          <w:sz w:val="24"/>
          <w:szCs w:val="24"/>
        </w:rPr>
        <w:t xml:space="preserve">na modificación del web.xml </w:t>
      </w:r>
      <w:r w:rsidR="00083F0B">
        <w:rPr>
          <w:rFonts w:ascii="Times New Roman" w:hAnsi="Times New Roman" w:cs="Times New Roman"/>
          <w:bCs/>
          <w:sz w:val="24"/>
          <w:szCs w:val="24"/>
        </w:rPr>
        <w:t>está</w:t>
      </w:r>
      <w:r w:rsidR="00083F0B" w:rsidRPr="00BF299F">
        <w:rPr>
          <w:rFonts w:ascii="Times New Roman" w:hAnsi="Times New Roman" w:cs="Times New Roman"/>
          <w:bCs/>
          <w:sz w:val="24"/>
          <w:szCs w:val="24"/>
        </w:rPr>
        <w:t>ndar</w:t>
      </w:r>
      <w:r w:rsidRPr="00BF299F">
        <w:rPr>
          <w:rFonts w:ascii="Times New Roman" w:hAnsi="Times New Roman" w:cs="Times New Roman"/>
          <w:bCs/>
          <w:sz w:val="24"/>
          <w:szCs w:val="24"/>
        </w:rPr>
        <w:t xml:space="preserve"> para indicar el tipo de solicitudes que serán procesadas por el </w:t>
      </w:r>
      <w:proofErr w:type="spellStart"/>
      <w:r w:rsidRPr="00BF299F">
        <w:rPr>
          <w:rFonts w:ascii="Times New Roman" w:hAnsi="Times New Roman" w:cs="Times New Roman"/>
          <w:bCs/>
          <w:sz w:val="24"/>
          <w:szCs w:val="24"/>
        </w:rPr>
        <w:t>servlet</w:t>
      </w:r>
      <w:proofErr w:type="spellEnd"/>
      <w:r w:rsidRPr="00BF299F">
        <w:rPr>
          <w:rFonts w:ascii="Times New Roman" w:hAnsi="Times New Roman" w:cs="Times New Roman"/>
          <w:bCs/>
          <w:sz w:val="24"/>
          <w:szCs w:val="24"/>
        </w:rPr>
        <w:t xml:space="preserve"> de JSF. El </w:t>
      </w:r>
      <w:proofErr w:type="spellStart"/>
      <w:r w:rsidRPr="00BF299F">
        <w:rPr>
          <w:rFonts w:ascii="Times New Roman" w:hAnsi="Times New Roman" w:cs="Times New Roman"/>
          <w:bCs/>
          <w:sz w:val="24"/>
          <w:szCs w:val="24"/>
        </w:rPr>
        <w:t>servlet</w:t>
      </w:r>
      <w:proofErr w:type="spellEnd"/>
      <w:r w:rsidRPr="00BF299F">
        <w:rPr>
          <w:rFonts w:ascii="Times New Roman" w:hAnsi="Times New Roman" w:cs="Times New Roman"/>
          <w:bCs/>
          <w:sz w:val="24"/>
          <w:szCs w:val="24"/>
        </w:rPr>
        <w:t xml:space="preserve"> hará la intercepción de todas las peticiones antes de invocar la página respectiva a la que le prepara un contexto en el servidor de aplicaciones para la información asociada a este</w:t>
      </w:r>
      <w:r w:rsidR="00D119A6" w:rsidRPr="00BF299F">
        <w:rPr>
          <w:rFonts w:ascii="Times New Roman" w:hAnsi="Times New Roman" w:cs="Times New Roman"/>
          <w:bCs/>
          <w:sz w:val="24"/>
          <w:szCs w:val="24"/>
        </w:rPr>
        <w:t xml:space="preserve"> [15</w:t>
      </w:r>
      <w:r w:rsidR="00645E85" w:rsidRPr="00BF299F">
        <w:rPr>
          <w:rFonts w:ascii="Times New Roman" w:hAnsi="Times New Roman" w:cs="Times New Roman"/>
          <w:bCs/>
          <w:sz w:val="24"/>
          <w:szCs w:val="24"/>
        </w:rPr>
        <w:t>]</w:t>
      </w:r>
      <w:r w:rsidRPr="00BF299F">
        <w:rPr>
          <w:rFonts w:ascii="Times New Roman" w:hAnsi="Times New Roman" w:cs="Times New Roman"/>
          <w:bCs/>
          <w:sz w:val="24"/>
          <w:szCs w:val="24"/>
        </w:rPr>
        <w:t>.</w:t>
      </w:r>
    </w:p>
    <w:p w:rsidR="00645E85" w:rsidRPr="00BF299F" w:rsidRDefault="00645E85">
      <w:pPr>
        <w:rPr>
          <w:rFonts w:ascii="Times New Roman" w:eastAsiaTheme="majorEastAsia" w:hAnsi="Times New Roman" w:cs="Times New Roman"/>
          <w:b/>
          <w:bCs/>
          <w:color w:val="2E74B5" w:themeColor="accent1" w:themeShade="BF"/>
          <w:sz w:val="24"/>
          <w:szCs w:val="24"/>
        </w:rPr>
      </w:pPr>
      <w:r w:rsidRPr="00BF299F">
        <w:rPr>
          <w:rFonts w:ascii="Times New Roman" w:hAnsi="Times New Roman" w:cs="Times New Roman"/>
          <w:b/>
          <w:bCs/>
          <w:sz w:val="24"/>
          <w:szCs w:val="24"/>
        </w:rPr>
        <w:br w:type="page"/>
      </w:r>
    </w:p>
    <w:p w:rsidR="005D5B9E" w:rsidRPr="00BF299F" w:rsidRDefault="00BA6D6F" w:rsidP="00BA6D6F">
      <w:pPr>
        <w:pStyle w:val="Ttulo2"/>
        <w:rPr>
          <w:rFonts w:ascii="Times New Roman" w:hAnsi="Times New Roman" w:cs="Times New Roman"/>
          <w:b/>
          <w:bCs/>
          <w:sz w:val="24"/>
          <w:szCs w:val="24"/>
        </w:rPr>
      </w:pPr>
      <w:bookmarkStart w:id="332" w:name="_Toc421088224"/>
      <w:r w:rsidRPr="00BF299F">
        <w:rPr>
          <w:rFonts w:ascii="Times New Roman" w:hAnsi="Times New Roman" w:cs="Times New Roman"/>
          <w:b/>
          <w:bCs/>
          <w:sz w:val="24"/>
          <w:szCs w:val="24"/>
        </w:rPr>
        <w:lastRenderedPageBreak/>
        <w:t>2.2</w:t>
      </w:r>
      <w:r w:rsidR="005D5B9E" w:rsidRPr="00BF299F">
        <w:rPr>
          <w:rFonts w:ascii="Times New Roman" w:hAnsi="Times New Roman" w:cs="Times New Roman"/>
          <w:b/>
          <w:bCs/>
          <w:sz w:val="24"/>
          <w:szCs w:val="24"/>
        </w:rPr>
        <w:t>. Android</w:t>
      </w:r>
      <w:bookmarkEnd w:id="332"/>
      <w:r w:rsidR="005D5B9E" w:rsidRPr="00BF299F">
        <w:rPr>
          <w:rFonts w:ascii="Times New Roman" w:hAnsi="Times New Roman" w:cs="Times New Roman"/>
          <w:b/>
          <w:bCs/>
          <w:sz w:val="24"/>
          <w:szCs w:val="24"/>
        </w:rPr>
        <w:t xml:space="preserve"> </w:t>
      </w:r>
    </w:p>
    <w:p w:rsidR="005D5B9E" w:rsidRPr="00BF299F" w:rsidRDefault="005D5B9E" w:rsidP="005D5B9E">
      <w:pPr>
        <w:autoSpaceDE w:val="0"/>
        <w:autoSpaceDN w:val="0"/>
        <w:adjustRightInd w:val="0"/>
        <w:spacing w:after="0" w:line="240" w:lineRule="auto"/>
        <w:jc w:val="both"/>
        <w:rPr>
          <w:rFonts w:ascii="Times New Roman" w:hAnsi="Times New Roman" w:cs="Times New Roman"/>
          <w:bCs/>
          <w:sz w:val="24"/>
          <w:szCs w:val="24"/>
        </w:rPr>
      </w:pPr>
      <w:r w:rsidRPr="00BF299F">
        <w:rPr>
          <w:rFonts w:ascii="Times New Roman" w:hAnsi="Times New Roman" w:cs="Times New Roman"/>
          <w:bCs/>
          <w:sz w:val="24"/>
          <w:szCs w:val="24"/>
        </w:rPr>
        <w:t xml:space="preserve">Fue adquirido por </w:t>
      </w:r>
      <w:r w:rsidRPr="00BF299F">
        <w:rPr>
          <w:rFonts w:ascii="Times New Roman" w:hAnsi="Times New Roman" w:cs="Times New Roman"/>
          <w:bCs/>
          <w:i/>
          <w:sz w:val="24"/>
          <w:szCs w:val="24"/>
        </w:rPr>
        <w:t>Google</w:t>
      </w:r>
      <w:r w:rsidRPr="00BF299F">
        <w:rPr>
          <w:rFonts w:ascii="Times New Roman" w:hAnsi="Times New Roman" w:cs="Times New Roman"/>
          <w:bCs/>
          <w:sz w:val="24"/>
          <w:szCs w:val="24"/>
        </w:rPr>
        <w:t xml:space="preserve"> en 2005 cuando compró la firma Android Inc. Con el fin de asegurar que un sistema operativo para móviles (OS), pudiera ser creado y manteni</w:t>
      </w:r>
      <w:r w:rsidR="005E113D" w:rsidRPr="00BF299F">
        <w:rPr>
          <w:rFonts w:ascii="Times New Roman" w:hAnsi="Times New Roman" w:cs="Times New Roman"/>
          <w:bCs/>
          <w:sz w:val="24"/>
          <w:szCs w:val="24"/>
        </w:rPr>
        <w:t>do en una plataforma abierta [16</w:t>
      </w:r>
      <w:r w:rsidRPr="00BF299F">
        <w:rPr>
          <w:rFonts w:ascii="Times New Roman" w:hAnsi="Times New Roman" w:cs="Times New Roman"/>
          <w:bCs/>
          <w:sz w:val="24"/>
          <w:szCs w:val="24"/>
        </w:rPr>
        <w:t xml:space="preserve">], desde entonces </w:t>
      </w:r>
      <w:r w:rsidRPr="00BF299F">
        <w:rPr>
          <w:rFonts w:ascii="Times New Roman" w:hAnsi="Times New Roman" w:cs="Times New Roman"/>
          <w:bCs/>
          <w:i/>
          <w:sz w:val="24"/>
          <w:szCs w:val="24"/>
        </w:rPr>
        <w:t>Google</w:t>
      </w:r>
      <w:r w:rsidRPr="00BF299F">
        <w:rPr>
          <w:rFonts w:ascii="Times New Roman" w:hAnsi="Times New Roman" w:cs="Times New Roman"/>
          <w:bCs/>
          <w:sz w:val="24"/>
          <w:szCs w:val="24"/>
        </w:rPr>
        <w:t xml:space="preserve"> invierte cada año una gran cantidad de tiempo y recursos en el proyecto Android, que ya ha demostrado ser un negocio muy beneficioso, no solo para </w:t>
      </w:r>
      <w:r w:rsidRPr="00BF299F">
        <w:rPr>
          <w:rFonts w:ascii="Times New Roman" w:hAnsi="Times New Roman" w:cs="Times New Roman"/>
          <w:bCs/>
          <w:i/>
          <w:sz w:val="24"/>
          <w:szCs w:val="24"/>
        </w:rPr>
        <w:t>Google</w:t>
      </w:r>
      <w:r w:rsidRPr="00BF299F">
        <w:rPr>
          <w:rFonts w:ascii="Times New Roman" w:hAnsi="Times New Roman" w:cs="Times New Roman"/>
          <w:bCs/>
          <w:sz w:val="24"/>
          <w:szCs w:val="24"/>
        </w:rPr>
        <w:t xml:space="preserve">, ya que, sólo en el tercer trimestre de 2012 se comercializaron 136 millones de aparatos con este </w:t>
      </w:r>
      <w:r w:rsidRPr="00BF299F">
        <w:rPr>
          <w:rFonts w:ascii="Times New Roman" w:hAnsi="Times New Roman" w:cs="Times New Roman"/>
          <w:bCs/>
          <w:i/>
          <w:sz w:val="24"/>
          <w:szCs w:val="24"/>
        </w:rPr>
        <w:t>software</w:t>
      </w:r>
      <w:r w:rsidRPr="00BF299F">
        <w:rPr>
          <w:rFonts w:ascii="Times New Roman" w:hAnsi="Times New Roman" w:cs="Times New Roman"/>
          <w:bCs/>
          <w:sz w:val="24"/>
          <w:szCs w:val="24"/>
        </w:rPr>
        <w:t xml:space="preserve"> y a nivel mundial alcanzó una cuota de mercado del 50,9% durante el cuarto trimestre de 2012, más del doble que </w:t>
      </w:r>
      <w:r w:rsidRPr="00BF299F">
        <w:rPr>
          <w:rFonts w:ascii="Times New Roman" w:hAnsi="Times New Roman" w:cs="Times New Roman"/>
          <w:bCs/>
          <w:i/>
          <w:sz w:val="24"/>
          <w:szCs w:val="24"/>
        </w:rPr>
        <w:t>iOS de Apple, Inc</w:t>
      </w:r>
      <w:r w:rsidR="005E113D" w:rsidRPr="00BF299F">
        <w:rPr>
          <w:rFonts w:ascii="Times New Roman" w:hAnsi="Times New Roman" w:cs="Times New Roman"/>
          <w:bCs/>
          <w:sz w:val="24"/>
          <w:szCs w:val="24"/>
        </w:rPr>
        <w:t>. [17,18</w:t>
      </w:r>
      <w:r w:rsidRPr="00BF299F">
        <w:rPr>
          <w:rFonts w:ascii="Times New Roman" w:hAnsi="Times New Roman" w:cs="Times New Roman"/>
          <w:bCs/>
          <w:sz w:val="24"/>
          <w:szCs w:val="24"/>
        </w:rPr>
        <w:t>]. Sino también para cualquier programador de aplicaciones para dispositivos móviles, en vista de que los usuarios de Android pueden no saber quién es el programador, pero saben lo q</w:t>
      </w:r>
      <w:r w:rsidR="005E113D" w:rsidRPr="00BF299F">
        <w:rPr>
          <w:rFonts w:ascii="Times New Roman" w:hAnsi="Times New Roman" w:cs="Times New Roman"/>
          <w:bCs/>
          <w:sz w:val="24"/>
          <w:szCs w:val="24"/>
        </w:rPr>
        <w:t>ue es Google y confían en él [16</w:t>
      </w:r>
      <w:r w:rsidRPr="00BF299F">
        <w:rPr>
          <w:rFonts w:ascii="Times New Roman" w:hAnsi="Times New Roman" w:cs="Times New Roman"/>
          <w:bCs/>
          <w:sz w:val="24"/>
          <w:szCs w:val="24"/>
        </w:rPr>
        <w:t xml:space="preserve">]. Debido a que su aplicación reside en el </w:t>
      </w:r>
      <w:r w:rsidRPr="00BF299F">
        <w:rPr>
          <w:rFonts w:ascii="Times New Roman" w:hAnsi="Times New Roman" w:cs="Times New Roman"/>
          <w:bCs/>
          <w:i/>
          <w:sz w:val="24"/>
          <w:szCs w:val="24"/>
        </w:rPr>
        <w:t xml:space="preserve">Android </w:t>
      </w:r>
      <w:proofErr w:type="spellStart"/>
      <w:r w:rsidRPr="00BF299F">
        <w:rPr>
          <w:rFonts w:ascii="Times New Roman" w:hAnsi="Times New Roman" w:cs="Times New Roman"/>
          <w:bCs/>
          <w:i/>
          <w:sz w:val="24"/>
          <w:szCs w:val="24"/>
        </w:rPr>
        <w:t>Market</w:t>
      </w:r>
      <w:proofErr w:type="spellEnd"/>
      <w:r w:rsidRPr="00BF299F">
        <w:rPr>
          <w:rFonts w:ascii="Times New Roman" w:hAnsi="Times New Roman" w:cs="Times New Roman"/>
          <w:bCs/>
          <w:sz w:val="24"/>
          <w:szCs w:val="24"/>
        </w:rPr>
        <w:t xml:space="preserve"> (que es controlado por </w:t>
      </w:r>
      <w:r w:rsidRPr="00BF299F">
        <w:rPr>
          <w:rFonts w:ascii="Times New Roman" w:hAnsi="Times New Roman" w:cs="Times New Roman"/>
          <w:bCs/>
          <w:i/>
          <w:sz w:val="24"/>
          <w:szCs w:val="24"/>
        </w:rPr>
        <w:t>Google</w:t>
      </w:r>
      <w:r w:rsidRPr="00BF299F">
        <w:rPr>
          <w:rFonts w:ascii="Times New Roman" w:hAnsi="Times New Roman" w:cs="Times New Roman"/>
          <w:bCs/>
          <w:sz w:val="24"/>
          <w:szCs w:val="24"/>
        </w:rPr>
        <w:t xml:space="preserve">) y/o </w:t>
      </w:r>
      <w:r w:rsidRPr="00BF299F">
        <w:rPr>
          <w:rFonts w:ascii="Times New Roman" w:hAnsi="Times New Roman" w:cs="Times New Roman"/>
          <w:bCs/>
          <w:i/>
          <w:sz w:val="24"/>
          <w:szCs w:val="24"/>
        </w:rPr>
        <w:t>Google Play</w:t>
      </w:r>
      <w:r w:rsidRPr="00BF299F">
        <w:rPr>
          <w:rFonts w:ascii="Times New Roman" w:hAnsi="Times New Roman" w:cs="Times New Roman"/>
          <w:bCs/>
          <w:sz w:val="24"/>
          <w:szCs w:val="24"/>
        </w:rPr>
        <w:t xml:space="preserve">, Google asume la responsabilidad sobre la calidad de su aplicación y por lo tanto de su distribución. </w:t>
      </w:r>
    </w:p>
    <w:p w:rsidR="005D5B9E" w:rsidRPr="00BF299F" w:rsidRDefault="005D5B9E" w:rsidP="005D5B9E">
      <w:pPr>
        <w:autoSpaceDE w:val="0"/>
        <w:autoSpaceDN w:val="0"/>
        <w:adjustRightInd w:val="0"/>
        <w:spacing w:after="0" w:line="240" w:lineRule="auto"/>
        <w:jc w:val="both"/>
        <w:rPr>
          <w:rFonts w:ascii="Times New Roman" w:hAnsi="Times New Roman" w:cs="Times New Roman"/>
          <w:bCs/>
          <w:sz w:val="24"/>
          <w:szCs w:val="24"/>
        </w:rPr>
      </w:pPr>
    </w:p>
    <w:p w:rsidR="005D5B9E" w:rsidRPr="00BF299F" w:rsidRDefault="00BA6D6F" w:rsidP="00BA6D6F">
      <w:pPr>
        <w:pStyle w:val="Ttulo3"/>
        <w:rPr>
          <w:rFonts w:ascii="Times New Roman" w:eastAsia="Times New Roman" w:hAnsi="Times New Roman" w:cs="Times New Roman"/>
          <w:b/>
          <w:bCs/>
          <w:color w:val="2E74B5" w:themeColor="accent1" w:themeShade="BF"/>
          <w:lang w:eastAsia="es-MX"/>
        </w:rPr>
      </w:pPr>
      <w:bookmarkStart w:id="333" w:name="_Toc421088225"/>
      <w:r w:rsidRPr="00BF299F">
        <w:rPr>
          <w:rFonts w:ascii="Times New Roman" w:hAnsi="Times New Roman" w:cs="Times New Roman"/>
          <w:b/>
          <w:bCs/>
          <w:color w:val="2E74B5" w:themeColor="accent1" w:themeShade="BF"/>
          <w:lang w:eastAsia="es-MX"/>
        </w:rPr>
        <w:t>2.2.1 Versión</w:t>
      </w:r>
      <w:r w:rsidR="005D5B9E" w:rsidRPr="00BF299F">
        <w:rPr>
          <w:rFonts w:ascii="Times New Roman" w:hAnsi="Times New Roman" w:cs="Times New Roman"/>
          <w:b/>
          <w:bCs/>
          <w:color w:val="2E74B5" w:themeColor="accent1" w:themeShade="BF"/>
          <w:lang w:eastAsia="es-MX"/>
        </w:rPr>
        <w:t xml:space="preserve"> </w:t>
      </w:r>
      <w:r w:rsidR="005D5B9E" w:rsidRPr="00BF299F">
        <w:rPr>
          <w:rFonts w:ascii="Times New Roman" w:eastAsia="Times New Roman" w:hAnsi="Times New Roman" w:cs="Times New Roman"/>
          <w:b/>
          <w:bCs/>
          <w:color w:val="2E74B5" w:themeColor="accent1" w:themeShade="BF"/>
          <w:lang w:eastAsia="es-MX"/>
        </w:rPr>
        <w:t xml:space="preserve">Android 3.2 </w:t>
      </w:r>
      <w:proofErr w:type="gramStart"/>
      <w:r w:rsidR="005D5B9E" w:rsidRPr="00BF299F">
        <w:rPr>
          <w:rFonts w:ascii="Times New Roman" w:eastAsia="Times New Roman" w:hAnsi="Times New Roman" w:cs="Times New Roman"/>
          <w:b/>
          <w:bCs/>
          <w:color w:val="2E74B5" w:themeColor="accent1" w:themeShade="BF"/>
          <w:lang w:eastAsia="es-MX"/>
        </w:rPr>
        <w:t>( HONEYCOMB</w:t>
      </w:r>
      <w:proofErr w:type="gramEnd"/>
      <w:r w:rsidR="005D5B9E" w:rsidRPr="00BF299F">
        <w:rPr>
          <w:rFonts w:ascii="Times New Roman" w:eastAsia="Times New Roman" w:hAnsi="Times New Roman" w:cs="Times New Roman"/>
          <w:b/>
          <w:bCs/>
          <w:color w:val="2E74B5" w:themeColor="accent1" w:themeShade="BF"/>
          <w:lang w:eastAsia="es-MX"/>
        </w:rPr>
        <w:t>_MR2)</w:t>
      </w:r>
      <w:bookmarkEnd w:id="333"/>
      <w:r w:rsidR="005D5B9E" w:rsidRPr="00BF299F">
        <w:rPr>
          <w:rFonts w:ascii="Times New Roman" w:eastAsia="Times New Roman" w:hAnsi="Times New Roman" w:cs="Times New Roman"/>
          <w:b/>
          <w:bCs/>
          <w:color w:val="2E74B5" w:themeColor="accent1" w:themeShade="BF"/>
          <w:lang w:eastAsia="es-MX"/>
        </w:rPr>
        <w:t xml:space="preserve"> </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sz w:val="24"/>
          <w:szCs w:val="24"/>
          <w:lang w:eastAsia="es-MX"/>
        </w:rPr>
        <w:t>E</w:t>
      </w:r>
      <w:r w:rsidRPr="00BF299F">
        <w:rPr>
          <w:rFonts w:ascii="Times New Roman" w:eastAsia="Times New Roman" w:hAnsi="Times New Roman" w:cs="Times New Roman"/>
          <w:color w:val="212121"/>
          <w:sz w:val="24"/>
          <w:szCs w:val="24"/>
          <w:lang w:eastAsia="es-MX"/>
        </w:rPr>
        <w:t xml:space="preserve">s una plataforma de liberación gradual que añade nuevas capacidades para los usuarios y desarrolladores. Las secciones siguientes proporcionan una visión general de las nuevas características y </w:t>
      </w:r>
      <w:r w:rsidRPr="00BF299F">
        <w:rPr>
          <w:rFonts w:ascii="Times New Roman" w:eastAsia="Times New Roman" w:hAnsi="Times New Roman" w:cs="Times New Roman"/>
          <w:i/>
          <w:color w:val="212121"/>
          <w:sz w:val="24"/>
          <w:szCs w:val="24"/>
          <w:lang w:eastAsia="es-MX"/>
        </w:rPr>
        <w:t>API</w:t>
      </w:r>
      <w:r w:rsidRPr="00BF299F">
        <w:rPr>
          <w:rFonts w:ascii="Times New Roman" w:eastAsia="Times New Roman" w:hAnsi="Times New Roman" w:cs="Times New Roman"/>
          <w:color w:val="212121"/>
          <w:sz w:val="24"/>
          <w:szCs w:val="24"/>
          <w:lang w:eastAsia="es-MX"/>
        </w:rPr>
        <w:t xml:space="preserve"> para desarrolladores.</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color w:val="212121"/>
          <w:sz w:val="24"/>
          <w:szCs w:val="24"/>
          <w:lang w:eastAsia="es-MX"/>
        </w:rPr>
        <w:t>Para los desarrolladores, la plataforma Android 3.2 está disponible como componente descargable para el SDK de Android. La plataforma descargable incluye una biblioteca y un sistema de imagen de A</w:t>
      </w:r>
      <w:r w:rsidR="00D4701D">
        <w:rPr>
          <w:rFonts w:ascii="Times New Roman" w:eastAsia="Times New Roman" w:hAnsi="Times New Roman" w:cs="Times New Roman"/>
          <w:color w:val="212121"/>
          <w:sz w:val="24"/>
          <w:szCs w:val="24"/>
          <w:lang w:eastAsia="es-MX"/>
        </w:rPr>
        <w:t>ndroid, así como un conjunto de</w:t>
      </w:r>
      <w:r w:rsidRPr="00BF299F">
        <w:rPr>
          <w:rFonts w:ascii="Times New Roman" w:eastAsia="Times New Roman" w:hAnsi="Times New Roman" w:cs="Times New Roman"/>
          <w:color w:val="212121"/>
          <w:sz w:val="24"/>
          <w:szCs w:val="24"/>
          <w:lang w:eastAsia="es-MX"/>
        </w:rPr>
        <w:t xml:space="preserve"> emuladores y mucho más. Para empezar a desarrollar o probar Android 3.2, utilizar el Gestor de SDK de Android para descargar la plataforma en su SDK</w:t>
      </w:r>
      <w:r w:rsidR="003509DA" w:rsidRPr="00BF299F">
        <w:rPr>
          <w:rFonts w:ascii="Times New Roman" w:eastAsia="Times New Roman" w:hAnsi="Times New Roman" w:cs="Times New Roman"/>
          <w:color w:val="212121"/>
          <w:sz w:val="24"/>
          <w:szCs w:val="24"/>
          <w:lang w:eastAsia="es-MX"/>
        </w:rPr>
        <w:t>.</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color w:val="212121"/>
          <w:sz w:val="24"/>
          <w:szCs w:val="24"/>
          <w:lang w:eastAsia="es-MX"/>
        </w:rPr>
        <w:t>Optimizaciones para una gama más amplia de tabletas Android 3.2 incluye una variedad de optimizaciones de todo el sistema para asegurar una gran experiencia de usuario en una gama más amplia de dispositivos de tableta.</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color w:val="212121"/>
          <w:sz w:val="24"/>
          <w:szCs w:val="24"/>
          <w:lang w:eastAsia="es-MX"/>
        </w:rPr>
        <w:t>La API incluye nuevos calificadores de recursos y nuevos atributos manifiestos que le dan un control más preciso sobre cómo se muestran sus aplicaciones en diferentes tamaños, en lugar de confiar en las categorías de tamaño generalizadas.</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AE03DC" w:rsidRPr="00BF299F" w:rsidRDefault="005D5B9E" w:rsidP="00AE0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color w:val="212121"/>
          <w:sz w:val="24"/>
          <w:szCs w:val="24"/>
          <w:lang w:eastAsia="es-MX"/>
        </w:rPr>
        <w:t>Para asegurar la mejor visualización posible para aplicaciones fijas de tamaño y aplicaciones con soporte limitado para diferentes tamaños de pantalla.</w:t>
      </w:r>
      <w:r w:rsidR="00AE03DC" w:rsidRPr="00BF299F">
        <w:rPr>
          <w:rFonts w:ascii="Times New Roman" w:eastAsia="Times New Roman" w:hAnsi="Times New Roman" w:cs="Times New Roman"/>
          <w:color w:val="212121"/>
          <w:sz w:val="24"/>
          <w:szCs w:val="24"/>
          <w:lang w:eastAsia="es-MX"/>
        </w:rPr>
        <w:t xml:space="preserve"> </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645E85" w:rsidRPr="00BF299F" w:rsidRDefault="00645E85">
      <w:pPr>
        <w:rPr>
          <w:rFonts w:ascii="Times New Roman" w:eastAsiaTheme="majorEastAsia" w:hAnsi="Times New Roman" w:cs="Times New Roman"/>
          <w:b/>
          <w:bCs/>
          <w:color w:val="2E74B5" w:themeColor="accent1" w:themeShade="BF"/>
          <w:sz w:val="24"/>
          <w:szCs w:val="24"/>
        </w:rPr>
      </w:pPr>
      <w:r w:rsidRPr="00BF299F">
        <w:rPr>
          <w:rFonts w:ascii="Times New Roman" w:hAnsi="Times New Roman" w:cs="Times New Roman"/>
          <w:b/>
          <w:bCs/>
          <w:color w:val="2E74B5" w:themeColor="accent1" w:themeShade="BF"/>
          <w:sz w:val="24"/>
          <w:szCs w:val="24"/>
        </w:rPr>
        <w:br w:type="page"/>
      </w:r>
    </w:p>
    <w:p w:rsidR="005D5B9E" w:rsidRPr="00BF299F" w:rsidRDefault="00BA6D6F" w:rsidP="00BA6D6F">
      <w:pPr>
        <w:pStyle w:val="Ttulo3"/>
        <w:rPr>
          <w:rFonts w:ascii="Times New Roman" w:hAnsi="Times New Roman" w:cs="Times New Roman"/>
          <w:b/>
          <w:bCs/>
          <w:color w:val="2E74B5" w:themeColor="accent1" w:themeShade="BF"/>
        </w:rPr>
      </w:pPr>
      <w:bookmarkStart w:id="334" w:name="_Toc421088226"/>
      <w:r w:rsidRPr="00BF299F">
        <w:rPr>
          <w:rFonts w:ascii="Times New Roman" w:hAnsi="Times New Roman" w:cs="Times New Roman"/>
          <w:b/>
          <w:bCs/>
          <w:color w:val="2E74B5" w:themeColor="accent1" w:themeShade="BF"/>
        </w:rPr>
        <w:lastRenderedPageBreak/>
        <w:t xml:space="preserve">2.2.2 </w:t>
      </w:r>
      <w:r w:rsidR="005D5B9E" w:rsidRPr="00BF299F">
        <w:rPr>
          <w:rFonts w:ascii="Times New Roman" w:hAnsi="Times New Roman" w:cs="Times New Roman"/>
          <w:b/>
          <w:bCs/>
          <w:color w:val="2E74B5" w:themeColor="accent1" w:themeShade="BF"/>
        </w:rPr>
        <w:t>Descripción general de la API</w:t>
      </w:r>
      <w:bookmarkEnd w:id="334"/>
    </w:p>
    <w:p w:rsidR="00AE03DC" w:rsidRPr="00BF299F" w:rsidRDefault="005D5B9E" w:rsidP="00AE03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r w:rsidRPr="00BF299F">
        <w:rPr>
          <w:rFonts w:ascii="Times New Roman" w:eastAsia="Times New Roman" w:hAnsi="Times New Roman" w:cs="Times New Roman"/>
          <w:color w:val="212121"/>
          <w:sz w:val="24"/>
          <w:szCs w:val="24"/>
          <w:lang w:eastAsia="es-MX"/>
        </w:rPr>
        <w:t xml:space="preserve">Android 3.2 introduce nuevas </w:t>
      </w:r>
      <w:proofErr w:type="spellStart"/>
      <w:r w:rsidRPr="00BF299F">
        <w:rPr>
          <w:rFonts w:ascii="Times New Roman" w:eastAsia="Times New Roman" w:hAnsi="Times New Roman" w:cs="Times New Roman"/>
          <w:color w:val="212121"/>
          <w:sz w:val="24"/>
          <w:szCs w:val="24"/>
          <w:lang w:eastAsia="es-MX"/>
        </w:rPr>
        <w:t>APIs</w:t>
      </w:r>
      <w:proofErr w:type="spellEnd"/>
      <w:r w:rsidRPr="00BF299F">
        <w:rPr>
          <w:rFonts w:ascii="Times New Roman" w:eastAsia="Times New Roman" w:hAnsi="Times New Roman" w:cs="Times New Roman"/>
          <w:color w:val="212121"/>
          <w:sz w:val="24"/>
          <w:szCs w:val="24"/>
          <w:lang w:eastAsia="es-MX"/>
        </w:rPr>
        <w:t xml:space="preserve"> de apoyo pantallas que le dan más control sobre cómo se muestran sus aplicaciones en diferentes tamaños de pantalla. El </w:t>
      </w:r>
      <w:r w:rsidRPr="00BF299F">
        <w:rPr>
          <w:rFonts w:ascii="Times New Roman" w:eastAsia="Times New Roman" w:hAnsi="Times New Roman" w:cs="Times New Roman"/>
          <w:i/>
          <w:color w:val="212121"/>
          <w:sz w:val="24"/>
          <w:szCs w:val="24"/>
          <w:lang w:eastAsia="es-MX"/>
        </w:rPr>
        <w:t xml:space="preserve">API </w:t>
      </w:r>
      <w:r w:rsidRPr="00BF299F">
        <w:rPr>
          <w:rFonts w:ascii="Times New Roman" w:eastAsia="Times New Roman" w:hAnsi="Times New Roman" w:cs="Times New Roman"/>
          <w:color w:val="212121"/>
          <w:sz w:val="24"/>
          <w:szCs w:val="24"/>
          <w:lang w:eastAsia="es-MX"/>
        </w:rPr>
        <w:t xml:space="preserve">se basa en la </w:t>
      </w:r>
      <w:r w:rsidRPr="00BF299F">
        <w:rPr>
          <w:rFonts w:ascii="Times New Roman" w:eastAsia="Times New Roman" w:hAnsi="Times New Roman" w:cs="Times New Roman"/>
          <w:i/>
          <w:color w:val="212121"/>
          <w:sz w:val="24"/>
          <w:szCs w:val="24"/>
          <w:lang w:eastAsia="es-MX"/>
        </w:rPr>
        <w:t>API</w:t>
      </w:r>
      <w:r w:rsidRPr="00BF299F">
        <w:rPr>
          <w:rFonts w:ascii="Times New Roman" w:eastAsia="Times New Roman" w:hAnsi="Times New Roman" w:cs="Times New Roman"/>
          <w:color w:val="212121"/>
          <w:sz w:val="24"/>
          <w:szCs w:val="24"/>
          <w:lang w:eastAsia="es-MX"/>
        </w:rPr>
        <w:t xml:space="preserve"> de pantallas de soporte existente, incluyendo el modelo de densidad de pantalla generalizada de la plataforma, sino que se extiende con la capacidad para orientar con precisión los rangos de pantalla específicos por sus dimensiones, medida en unidades de </w:t>
      </w:r>
      <w:r w:rsidRPr="00BF299F">
        <w:rPr>
          <w:rFonts w:ascii="Times New Roman" w:eastAsia="Times New Roman" w:hAnsi="Times New Roman" w:cs="Times New Roman"/>
          <w:i/>
          <w:color w:val="212121"/>
          <w:sz w:val="24"/>
          <w:szCs w:val="24"/>
          <w:lang w:eastAsia="es-MX"/>
        </w:rPr>
        <w:t>píxel</w:t>
      </w:r>
      <w:r w:rsidRPr="00BF299F">
        <w:rPr>
          <w:rFonts w:ascii="Times New Roman" w:eastAsia="Times New Roman" w:hAnsi="Times New Roman" w:cs="Times New Roman"/>
          <w:color w:val="212121"/>
          <w:sz w:val="24"/>
          <w:szCs w:val="24"/>
          <w:lang w:eastAsia="es-MX"/>
        </w:rPr>
        <w:t xml:space="preserve"> densidad independiente (como 600dp o 720dp ancho), en lugar de por sus tamaños de pantalla generalizados (tales como grande o </w:t>
      </w:r>
      <w:proofErr w:type="spellStart"/>
      <w:r w:rsidRPr="00BF299F">
        <w:rPr>
          <w:rFonts w:ascii="Times New Roman" w:eastAsia="Times New Roman" w:hAnsi="Times New Roman" w:cs="Times New Roman"/>
          <w:color w:val="212121"/>
          <w:sz w:val="24"/>
          <w:szCs w:val="24"/>
          <w:lang w:eastAsia="es-MX"/>
        </w:rPr>
        <w:t>xlarge</w:t>
      </w:r>
      <w:proofErr w:type="spellEnd"/>
      <w:r w:rsidRPr="00BF299F">
        <w:rPr>
          <w:rFonts w:ascii="Times New Roman" w:eastAsia="Times New Roman" w:hAnsi="Times New Roman" w:cs="Times New Roman"/>
          <w:color w:val="212121"/>
          <w:sz w:val="24"/>
          <w:szCs w:val="24"/>
          <w:lang w:eastAsia="es-MX"/>
        </w:rPr>
        <w:t xml:space="preserve">). </w:t>
      </w:r>
      <w:r w:rsidR="00645E85" w:rsidRPr="00BF299F">
        <w:rPr>
          <w:rFonts w:ascii="Times New Roman" w:eastAsia="Times New Roman" w:hAnsi="Times New Roman" w:cs="Times New Roman"/>
          <w:color w:val="212121"/>
          <w:sz w:val="24"/>
          <w:szCs w:val="24"/>
          <w:lang w:eastAsia="es-MX"/>
        </w:rPr>
        <w:t>[20</w:t>
      </w:r>
      <w:r w:rsidR="00AE03DC" w:rsidRPr="00BF299F">
        <w:rPr>
          <w:rFonts w:ascii="Times New Roman" w:eastAsia="Times New Roman" w:hAnsi="Times New Roman" w:cs="Times New Roman"/>
          <w:color w:val="212121"/>
          <w:sz w:val="24"/>
          <w:szCs w:val="24"/>
          <w:lang w:eastAsia="es-MX"/>
        </w:rPr>
        <w:t xml:space="preserve">] </w:t>
      </w: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eastAsia="es-MX"/>
        </w:rPr>
      </w:pPr>
    </w:p>
    <w:p w:rsidR="005D5B9E" w:rsidRPr="00BF299F" w:rsidRDefault="005D5B9E" w:rsidP="005D5B9E">
      <w:pPr>
        <w:autoSpaceDE w:val="0"/>
        <w:autoSpaceDN w:val="0"/>
        <w:adjustRightInd w:val="0"/>
        <w:spacing w:after="0" w:line="240" w:lineRule="auto"/>
        <w:jc w:val="center"/>
        <w:rPr>
          <w:rFonts w:ascii="Times New Roman" w:hAnsi="Times New Roman" w:cs="Times New Roman"/>
          <w:bCs/>
          <w:noProof/>
          <w:sz w:val="24"/>
          <w:szCs w:val="24"/>
          <w:lang w:eastAsia="es-MX"/>
        </w:rPr>
      </w:pPr>
    </w:p>
    <w:p w:rsidR="005D5B9E" w:rsidRPr="00BF299F" w:rsidRDefault="005D5B9E" w:rsidP="005D5B9E">
      <w:pPr>
        <w:autoSpaceDE w:val="0"/>
        <w:autoSpaceDN w:val="0"/>
        <w:adjustRightInd w:val="0"/>
        <w:spacing w:after="0" w:line="240" w:lineRule="auto"/>
        <w:jc w:val="center"/>
        <w:rPr>
          <w:rFonts w:ascii="Times New Roman" w:hAnsi="Times New Roman" w:cs="Times New Roman"/>
          <w:bCs/>
          <w:sz w:val="24"/>
          <w:szCs w:val="24"/>
        </w:rPr>
      </w:pPr>
      <w:r w:rsidRPr="00BF299F">
        <w:rPr>
          <w:rFonts w:ascii="Times New Roman" w:hAnsi="Times New Roman" w:cs="Times New Roman"/>
          <w:bCs/>
          <w:noProof/>
          <w:sz w:val="24"/>
          <w:szCs w:val="24"/>
          <w:lang w:eastAsia="es-MX"/>
        </w:rPr>
        <w:drawing>
          <wp:inline distT="0" distB="0" distL="0" distR="0" wp14:anchorId="131C3A65" wp14:editId="3CF8EF36">
            <wp:extent cx="2147570" cy="2147570"/>
            <wp:effectExtent l="0" t="0" r="5080" b="5080"/>
            <wp:docPr id="12" name="Imagen 12" descr="C:\Users\Almondris\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mondris\Pictures\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47570" cy="2147570"/>
                    </a:xfrm>
                    <a:prstGeom prst="rect">
                      <a:avLst/>
                    </a:prstGeom>
                    <a:noFill/>
                    <a:ln>
                      <a:noFill/>
                    </a:ln>
                  </pic:spPr>
                </pic:pic>
              </a:graphicData>
            </a:graphic>
          </wp:inline>
        </w:drawing>
      </w:r>
    </w:p>
    <w:p w:rsidR="005D5B9E" w:rsidRPr="00BF299F" w:rsidRDefault="008E6F85" w:rsidP="008E6F85">
      <w:pPr>
        <w:pStyle w:val="Descripcin"/>
        <w:jc w:val="center"/>
        <w:rPr>
          <w:rFonts w:ascii="Times New Roman" w:hAnsi="Times New Roman" w:cs="Times New Roman"/>
          <w:bCs/>
          <w:sz w:val="24"/>
          <w:szCs w:val="24"/>
          <w:lang w:val="en-US"/>
        </w:rPr>
      </w:pPr>
      <w:bookmarkStart w:id="335" w:name="_Toc421060053"/>
      <w:bookmarkStart w:id="336" w:name="_Toc421209258"/>
      <w:proofErr w:type="spellStart"/>
      <w:r w:rsidRPr="00EA6FD1">
        <w:rPr>
          <w:lang w:val="en-US"/>
        </w:rPr>
        <w:t>Imagen</w:t>
      </w:r>
      <w:proofErr w:type="spellEnd"/>
      <w:r w:rsidRPr="00EA6FD1">
        <w:rPr>
          <w:lang w:val="en-US"/>
        </w:rPr>
        <w:t xml:space="preserve"> </w:t>
      </w:r>
      <w:r w:rsidR="00EA6FD1">
        <w:fldChar w:fldCharType="begin"/>
      </w:r>
      <w:r w:rsidR="00EA6FD1" w:rsidRPr="00EA6FD1">
        <w:rPr>
          <w:lang w:val="en-US"/>
        </w:rPr>
        <w:instrText xml:space="preserve"> SEQ Imagen \* ARABIC </w:instrText>
      </w:r>
      <w:r w:rsidR="00EA6FD1">
        <w:fldChar w:fldCharType="separate"/>
      </w:r>
      <w:r w:rsidR="00DC1A26">
        <w:rPr>
          <w:noProof/>
          <w:lang w:val="en-US"/>
        </w:rPr>
        <w:t>8</w:t>
      </w:r>
      <w:r w:rsidR="00EA6FD1">
        <w:rPr>
          <w:noProof/>
        </w:rPr>
        <w:fldChar w:fldCharType="end"/>
      </w:r>
      <w:r w:rsidRPr="00EA6FD1">
        <w:rPr>
          <w:lang w:val="en-US"/>
        </w:rPr>
        <w:t>: Android</w:t>
      </w:r>
      <w:r w:rsidR="005D5B9E" w:rsidRPr="00BF299F">
        <w:rPr>
          <w:rFonts w:ascii="Times New Roman" w:hAnsi="Times New Roman" w:cs="Times New Roman"/>
          <w:sz w:val="24"/>
          <w:szCs w:val="24"/>
          <w:lang w:val="en-US"/>
        </w:rPr>
        <w:t>.</w:t>
      </w:r>
      <w:bookmarkEnd w:id="335"/>
      <w:bookmarkEnd w:id="336"/>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US" w:eastAsia="es-MX"/>
        </w:rPr>
      </w:pPr>
    </w:p>
    <w:p w:rsidR="005D5B9E" w:rsidRPr="00BF299F" w:rsidRDefault="005D5B9E" w:rsidP="005D5B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212121"/>
          <w:sz w:val="24"/>
          <w:szCs w:val="24"/>
          <w:lang w:val="en-US" w:eastAsia="es-MX"/>
        </w:rPr>
      </w:pPr>
    </w:p>
    <w:p w:rsidR="005D5B9E" w:rsidRPr="00BF299F" w:rsidRDefault="00AE03DC" w:rsidP="00AE03DC">
      <w:pPr>
        <w:pStyle w:val="Ttulo2"/>
        <w:rPr>
          <w:rFonts w:ascii="Times New Roman" w:hAnsi="Times New Roman" w:cs="Times New Roman"/>
          <w:b/>
          <w:bCs/>
          <w:sz w:val="24"/>
          <w:szCs w:val="24"/>
          <w:lang w:val="en-US"/>
        </w:rPr>
      </w:pPr>
      <w:bookmarkStart w:id="337" w:name="_Toc421088227"/>
      <w:r w:rsidRPr="00BF299F">
        <w:rPr>
          <w:rFonts w:ascii="Times New Roman" w:hAnsi="Times New Roman" w:cs="Times New Roman"/>
          <w:b/>
          <w:bCs/>
          <w:sz w:val="24"/>
          <w:szCs w:val="24"/>
          <w:lang w:val="en-US"/>
        </w:rPr>
        <w:t>2.3</w:t>
      </w:r>
      <w:r w:rsidR="005D5B9E" w:rsidRPr="00BF299F">
        <w:rPr>
          <w:rFonts w:ascii="Times New Roman" w:hAnsi="Times New Roman" w:cs="Times New Roman"/>
          <w:b/>
          <w:bCs/>
          <w:sz w:val="24"/>
          <w:szCs w:val="24"/>
          <w:lang w:val="en-US"/>
        </w:rPr>
        <w:t>. My SQL (</w:t>
      </w:r>
      <w:r w:rsidR="005D5B9E" w:rsidRPr="00BF299F">
        <w:rPr>
          <w:rFonts w:ascii="Times New Roman" w:hAnsi="Times New Roman" w:cs="Times New Roman"/>
          <w:b/>
          <w:bCs/>
          <w:i/>
          <w:iCs/>
          <w:sz w:val="24"/>
          <w:szCs w:val="24"/>
          <w:lang w:val="en-US"/>
        </w:rPr>
        <w:t>Structured Query Language</w:t>
      </w:r>
      <w:r w:rsidR="005D5B9E" w:rsidRPr="00BF299F">
        <w:rPr>
          <w:rFonts w:ascii="Times New Roman" w:hAnsi="Times New Roman" w:cs="Times New Roman"/>
          <w:b/>
          <w:bCs/>
          <w:sz w:val="24"/>
          <w:szCs w:val="24"/>
          <w:lang w:val="en-US"/>
        </w:rPr>
        <w:t>)</w:t>
      </w:r>
      <w:bookmarkEnd w:id="337"/>
    </w:p>
    <w:p w:rsidR="005D5B9E" w:rsidRPr="00BF299F" w:rsidRDefault="005D5B9E" w:rsidP="005D5B9E">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Es un software de código abierto, licenciado bajo la GPL de la GNU, aunque </w:t>
      </w:r>
      <w:proofErr w:type="spellStart"/>
      <w:r w:rsidRPr="00BF299F">
        <w:rPr>
          <w:rFonts w:ascii="Times New Roman" w:eastAsia="Times New Roman" w:hAnsi="Times New Roman" w:cs="Times New Roman"/>
          <w:sz w:val="24"/>
          <w:szCs w:val="24"/>
        </w:rPr>
        <w:t>MySQL</w:t>
      </w:r>
      <w:proofErr w:type="spellEnd"/>
      <w:r w:rsidRPr="00BF299F">
        <w:rPr>
          <w:rFonts w:ascii="Times New Roman" w:eastAsia="Times New Roman" w:hAnsi="Times New Roman" w:cs="Times New Roman"/>
          <w:sz w:val="24"/>
          <w:szCs w:val="24"/>
        </w:rPr>
        <w:t xml:space="preserve"> AB distribuye una versión comercial, en lo único que se diferencian, es en el soporte técnico que se ofrece, y la posibilidad de integrar este gestor en un software propietario, ya que de otra manera, se vulneraría la licencia GPL.</w:t>
      </w:r>
    </w:p>
    <w:p w:rsidR="005D5B9E" w:rsidRPr="00BF299F" w:rsidRDefault="005D5B9E" w:rsidP="005D5B9E">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Características: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Principalmente es velocidad y robustez.</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Soporta gran cantidad de tipos de datos para las columnas.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Gran portabilidad entre sistemas, puede trabajar en distintas plataformas y sistemas operativos.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Cada base de datos cuenta con 3 archivos: uno de estructura, uno de datos y uno de índice y soporta hasta 32 índices por tabla.</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Aprovecha la potencia de sistemas multiproceso, gracias a su implementación </w:t>
      </w:r>
      <w:proofErr w:type="spellStart"/>
      <w:r w:rsidRPr="00BF299F">
        <w:rPr>
          <w:rFonts w:ascii="Times New Roman" w:eastAsia="Times New Roman" w:hAnsi="Times New Roman" w:cs="Times New Roman"/>
          <w:sz w:val="24"/>
          <w:szCs w:val="24"/>
        </w:rPr>
        <w:t>multihilo</w:t>
      </w:r>
      <w:proofErr w:type="spellEnd"/>
      <w:r w:rsidRPr="00BF299F">
        <w:rPr>
          <w:rFonts w:ascii="Times New Roman" w:eastAsia="Times New Roman" w:hAnsi="Times New Roman" w:cs="Times New Roman"/>
          <w:sz w:val="24"/>
          <w:szCs w:val="24"/>
        </w:rPr>
        <w:t>.</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Flexible sistemas de contraseñas y gestión de usuarios, con buen nivel de seguridad en los datos.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lastRenderedPageBreak/>
        <w:t xml:space="preserve"> El servidor soporta mensajes de error en distintas lenguas.</w:t>
      </w:r>
    </w:p>
    <w:p w:rsidR="005D5B9E" w:rsidRPr="00BF299F" w:rsidRDefault="005D5B9E" w:rsidP="005D5B9E">
      <w:pPr>
        <w:jc w:val="both"/>
        <w:rPr>
          <w:rFonts w:ascii="Times New Roman" w:hAnsi="Times New Roman" w:cs="Times New Roman"/>
          <w:sz w:val="24"/>
          <w:szCs w:val="24"/>
        </w:rPr>
      </w:pPr>
    </w:p>
    <w:p w:rsidR="005D5B9E" w:rsidRPr="00BF299F" w:rsidRDefault="005D5B9E" w:rsidP="005D5B9E">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 xml:space="preserve">Las ventajas por la cual decidimos usar </w:t>
      </w:r>
      <w:proofErr w:type="spellStart"/>
      <w:r w:rsidRPr="00BF299F">
        <w:rPr>
          <w:rFonts w:ascii="Times New Roman" w:eastAsia="Times New Roman" w:hAnsi="Times New Roman" w:cs="Times New Roman"/>
          <w:sz w:val="24"/>
          <w:szCs w:val="24"/>
        </w:rPr>
        <w:t>MySQL</w:t>
      </w:r>
      <w:proofErr w:type="spellEnd"/>
      <w:r w:rsidRPr="00BF299F">
        <w:rPr>
          <w:rFonts w:ascii="Times New Roman" w:eastAsia="Times New Roman" w:hAnsi="Times New Roman" w:cs="Times New Roman"/>
          <w:sz w:val="24"/>
          <w:szCs w:val="24"/>
        </w:rPr>
        <w:t xml:space="preserve"> son:</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Velocidad al realizar operaciones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Bajo c</w:t>
      </w:r>
      <w:r w:rsidR="006E0CCF">
        <w:rPr>
          <w:rFonts w:ascii="Times New Roman" w:eastAsia="Times New Roman" w:hAnsi="Times New Roman" w:cs="Times New Roman"/>
          <w:sz w:val="24"/>
          <w:szCs w:val="24"/>
        </w:rPr>
        <w:t>o</w:t>
      </w:r>
      <w:r w:rsidRPr="00BF299F">
        <w:rPr>
          <w:rFonts w:ascii="Times New Roman" w:eastAsia="Times New Roman" w:hAnsi="Times New Roman" w:cs="Times New Roman"/>
          <w:sz w:val="24"/>
          <w:szCs w:val="24"/>
        </w:rPr>
        <w:t>sto de requerimientos para la elaboración de bases de datos.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Facilidad de configuración e instalación.</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Soporta gran variedad de sistemas operativos.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Baja probabilidad de corromper datos, incluso si los errores no se producen en el propio gestor, sino en el sistema en el que está.</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Conectividad y seguridad.</w:t>
      </w:r>
    </w:p>
    <w:p w:rsidR="003509DA" w:rsidRPr="00BF299F" w:rsidRDefault="003509DA" w:rsidP="003509DA">
      <w:pPr>
        <w:ind w:left="720"/>
        <w:contextualSpacing/>
        <w:jc w:val="both"/>
        <w:rPr>
          <w:rFonts w:ascii="Times New Roman" w:eastAsiaTheme="minorEastAsia" w:hAnsi="Times New Roman" w:cs="Times New Roman"/>
          <w:sz w:val="24"/>
          <w:szCs w:val="24"/>
        </w:rPr>
      </w:pPr>
    </w:p>
    <w:p w:rsidR="005D5B9E" w:rsidRPr="00BF299F" w:rsidRDefault="005D5B9E" w:rsidP="005D5B9E">
      <w:pPr>
        <w:jc w:val="both"/>
        <w:rPr>
          <w:rFonts w:ascii="Times New Roman" w:hAnsi="Times New Roman" w:cs="Times New Roman"/>
          <w:sz w:val="24"/>
          <w:szCs w:val="24"/>
        </w:rPr>
      </w:pPr>
      <w:r w:rsidRPr="00BF299F">
        <w:rPr>
          <w:rFonts w:ascii="Times New Roman" w:eastAsia="Times New Roman" w:hAnsi="Times New Roman" w:cs="Times New Roman"/>
          <w:sz w:val="24"/>
          <w:szCs w:val="24"/>
        </w:rPr>
        <w:t>Las Desventajas con las que cuenta son las siguientes: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Un gran porcentaje de utilidades de </w:t>
      </w:r>
      <w:proofErr w:type="spellStart"/>
      <w:r w:rsidRPr="00BF299F">
        <w:rPr>
          <w:rFonts w:ascii="Times New Roman" w:eastAsia="Times New Roman" w:hAnsi="Times New Roman" w:cs="Times New Roman"/>
          <w:sz w:val="24"/>
          <w:szCs w:val="24"/>
        </w:rPr>
        <w:t>MySQL</w:t>
      </w:r>
      <w:proofErr w:type="spellEnd"/>
      <w:r w:rsidRPr="00BF299F">
        <w:rPr>
          <w:rFonts w:ascii="Times New Roman" w:eastAsia="Times New Roman" w:hAnsi="Times New Roman" w:cs="Times New Roman"/>
          <w:sz w:val="24"/>
          <w:szCs w:val="24"/>
        </w:rPr>
        <w:t xml:space="preserve"> no están documentadas.</w:t>
      </w:r>
    </w:p>
    <w:p w:rsidR="005D5B9E" w:rsidRPr="00BF299F" w:rsidRDefault="005D5B9E" w:rsidP="005D5B9E">
      <w:pPr>
        <w:numPr>
          <w:ilvl w:val="0"/>
          <w:numId w:val="5"/>
        </w:numPr>
        <w:contextualSpacing/>
        <w:jc w:val="both"/>
        <w:rPr>
          <w:rFonts w:ascii="Times New Roman" w:eastAsiaTheme="minorEastAsia" w:hAnsi="Times New Roman" w:cs="Times New Roman"/>
          <w:sz w:val="24"/>
          <w:szCs w:val="24"/>
        </w:rPr>
      </w:pPr>
      <w:r w:rsidRPr="00BF299F">
        <w:rPr>
          <w:rFonts w:ascii="Times New Roman" w:eastAsia="Times New Roman" w:hAnsi="Times New Roman" w:cs="Times New Roman"/>
          <w:sz w:val="24"/>
          <w:szCs w:val="24"/>
        </w:rPr>
        <w:t xml:space="preserve"> No es intuitivo, como otros programas (ACCESS).</w:t>
      </w:r>
      <w:r w:rsidR="005E113D" w:rsidRPr="00BF299F">
        <w:rPr>
          <w:rFonts w:ascii="Times New Roman" w:eastAsia="Times New Roman" w:hAnsi="Times New Roman" w:cs="Times New Roman"/>
          <w:sz w:val="24"/>
          <w:szCs w:val="24"/>
        </w:rPr>
        <w:t xml:space="preserve"> [20 ]</w:t>
      </w:r>
    </w:p>
    <w:p w:rsidR="005D5B9E" w:rsidRPr="00BF299F" w:rsidRDefault="005D5B9E" w:rsidP="005D5B9E">
      <w:pPr>
        <w:rPr>
          <w:rFonts w:ascii="Times New Roman" w:hAnsi="Times New Roman" w:cs="Times New Roman"/>
          <w:sz w:val="24"/>
          <w:szCs w:val="24"/>
        </w:rPr>
      </w:pPr>
    </w:p>
    <w:p w:rsidR="005D5B9E" w:rsidRPr="00BF299F" w:rsidRDefault="005D5B9E" w:rsidP="005D5B9E">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drawing>
          <wp:inline distT="0" distB="0" distL="0" distR="0" wp14:anchorId="34FDBF23" wp14:editId="059A775D">
            <wp:extent cx="3314700" cy="1381125"/>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3314700" cy="1381125"/>
                    </a:xfrm>
                    <a:prstGeom prst="rect">
                      <a:avLst/>
                    </a:prstGeom>
                  </pic:spPr>
                </pic:pic>
              </a:graphicData>
            </a:graphic>
          </wp:inline>
        </w:drawing>
      </w:r>
    </w:p>
    <w:p w:rsidR="005D5B9E" w:rsidRPr="00BF299F" w:rsidRDefault="008E6F85" w:rsidP="008E6F85">
      <w:pPr>
        <w:pStyle w:val="Descripcin"/>
        <w:jc w:val="center"/>
        <w:rPr>
          <w:rFonts w:ascii="Times New Roman" w:hAnsi="Times New Roman" w:cs="Times New Roman"/>
          <w:sz w:val="24"/>
          <w:szCs w:val="24"/>
        </w:rPr>
      </w:pPr>
      <w:bookmarkStart w:id="338" w:name="_Toc421060054"/>
      <w:bookmarkStart w:id="339" w:name="_Toc421209259"/>
      <w:r>
        <w:t xml:space="preserve">Imagen </w:t>
      </w:r>
      <w:fldSimple w:instr=" SEQ Imagen \* ARABIC ">
        <w:r w:rsidR="00DC1A26">
          <w:rPr>
            <w:noProof/>
          </w:rPr>
          <w:t>9</w:t>
        </w:r>
      </w:fldSimple>
      <w:r w:rsidRPr="005A7ABF">
        <w:t xml:space="preserve">: </w:t>
      </w:r>
      <w:proofErr w:type="spellStart"/>
      <w:r w:rsidRPr="005A7ABF">
        <w:t>MySQL</w:t>
      </w:r>
      <w:bookmarkEnd w:id="338"/>
      <w:bookmarkEnd w:id="339"/>
      <w:proofErr w:type="spellEnd"/>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3C3F44" w:rsidRPr="00BF299F" w:rsidRDefault="003C3F44" w:rsidP="00BC2E49">
      <w:pPr>
        <w:rPr>
          <w:rFonts w:ascii="Times New Roman" w:hAnsi="Times New Roman" w:cs="Times New Roman"/>
          <w:sz w:val="24"/>
          <w:szCs w:val="24"/>
        </w:rPr>
      </w:pPr>
    </w:p>
    <w:p w:rsidR="003C3F44" w:rsidRPr="00BF299F" w:rsidRDefault="003C3F44" w:rsidP="003C3F44">
      <w:pPr>
        <w:rPr>
          <w:rFonts w:ascii="Times New Roman" w:hAnsi="Times New Roman" w:cs="Times New Roman"/>
          <w:sz w:val="24"/>
          <w:szCs w:val="24"/>
        </w:rPr>
      </w:pPr>
    </w:p>
    <w:p w:rsidR="003C3F44" w:rsidRPr="00BF299F" w:rsidRDefault="003C3F44">
      <w:pPr>
        <w:rPr>
          <w:rStyle w:val="textexposedshow"/>
          <w:rFonts w:ascii="Times New Roman" w:eastAsiaTheme="majorEastAsia" w:hAnsi="Times New Roman" w:cs="Times New Roman"/>
          <w:color w:val="2E74B5" w:themeColor="accent1" w:themeShade="BF"/>
          <w:sz w:val="24"/>
          <w:szCs w:val="24"/>
        </w:rPr>
      </w:pPr>
      <w:r w:rsidRPr="00BF299F">
        <w:rPr>
          <w:rStyle w:val="textexposedshow"/>
          <w:rFonts w:ascii="Times New Roman" w:hAnsi="Times New Roman" w:cs="Times New Roman"/>
          <w:sz w:val="24"/>
          <w:szCs w:val="24"/>
        </w:rPr>
        <w:br w:type="page"/>
      </w:r>
    </w:p>
    <w:p w:rsidR="00083F0B" w:rsidRDefault="00083F0B" w:rsidP="003C3F44">
      <w:pPr>
        <w:pStyle w:val="Ttulo1"/>
        <w:rPr>
          <w:rStyle w:val="textexposedshow"/>
          <w:rFonts w:ascii="Times New Roman" w:hAnsi="Times New Roman" w:cs="Times New Roman"/>
          <w:sz w:val="24"/>
          <w:szCs w:val="24"/>
        </w:rPr>
      </w:pPr>
      <w:bookmarkStart w:id="340" w:name="_Toc421088228"/>
    </w:p>
    <w:p w:rsidR="00587CD8" w:rsidRPr="00BF299F" w:rsidRDefault="00587CD8" w:rsidP="003C3F44">
      <w:pPr>
        <w:pStyle w:val="Ttulo1"/>
        <w:rPr>
          <w:rStyle w:val="apple-converted-space"/>
          <w:rFonts w:ascii="Times New Roman" w:hAnsi="Times New Roman" w:cs="Times New Roman"/>
          <w:sz w:val="24"/>
          <w:szCs w:val="24"/>
        </w:rPr>
      </w:pPr>
      <w:r w:rsidRPr="00BF299F">
        <w:rPr>
          <w:rStyle w:val="textexposedshow"/>
          <w:rFonts w:ascii="Times New Roman" w:hAnsi="Times New Roman" w:cs="Times New Roman"/>
          <w:sz w:val="24"/>
          <w:szCs w:val="24"/>
        </w:rPr>
        <w:t>Capítulo 3: Análisis</w:t>
      </w:r>
      <w:bookmarkEnd w:id="340"/>
      <w:r w:rsidRPr="00BF299F">
        <w:rPr>
          <w:rStyle w:val="apple-converted-space"/>
          <w:rFonts w:ascii="Times New Roman" w:hAnsi="Times New Roman" w:cs="Times New Roman"/>
          <w:sz w:val="24"/>
          <w:szCs w:val="24"/>
        </w:rPr>
        <w:t> </w:t>
      </w:r>
    </w:p>
    <w:p w:rsidR="003C3F44" w:rsidRPr="00BF299F" w:rsidRDefault="003C3F44" w:rsidP="003C3F44">
      <w:pPr>
        <w:rPr>
          <w:rFonts w:ascii="Times New Roman" w:hAnsi="Times New Roman" w:cs="Times New Roman"/>
          <w:sz w:val="24"/>
          <w:szCs w:val="24"/>
        </w:rPr>
      </w:pPr>
    </w:p>
    <w:p w:rsidR="00587CD8" w:rsidRPr="00BF299F" w:rsidRDefault="00587CD8" w:rsidP="00043EE9">
      <w:pPr>
        <w:rPr>
          <w:ins w:id="341" w:author="Wellcom" w:date="2015-05-14T11:41:00Z"/>
          <w:rFonts w:ascii="Times New Roman" w:eastAsiaTheme="majorEastAsia" w:hAnsi="Times New Roman" w:cs="Times New Roman"/>
          <w:sz w:val="24"/>
          <w:szCs w:val="24"/>
          <w:shd w:val="clear" w:color="auto" w:fill="FFFFFF"/>
          <w:rPrChange w:id="342" w:author="Almondris Gonzalez" w:date="2015-05-18T22:05:00Z">
            <w:rPr>
              <w:ins w:id="343" w:author="Wellcom" w:date="2015-05-14T11:41:00Z"/>
              <w:rFonts w:ascii="Times New Roman" w:eastAsia="Times New Roman" w:hAnsi="Times New Roman" w:cs="Times New Roman"/>
              <w:color w:val="000000"/>
              <w:sz w:val="27"/>
              <w:szCs w:val="27"/>
              <w:lang w:eastAsia="es-MX"/>
            </w:rPr>
          </w:rPrChange>
        </w:rPr>
      </w:pPr>
      <w:r w:rsidRPr="00BF299F">
        <w:rPr>
          <w:rFonts w:ascii="Times New Roman" w:hAnsi="Times New Roman" w:cs="Times New Roman"/>
          <w:sz w:val="24"/>
          <w:szCs w:val="24"/>
        </w:rPr>
        <w:t xml:space="preserve">En este capítulo </w:t>
      </w:r>
      <w:r w:rsidRPr="00BF299F">
        <w:rPr>
          <w:rStyle w:val="apple-converted-space"/>
          <w:rFonts w:ascii="Times New Roman" w:hAnsi="Times New Roman" w:cs="Times New Roman"/>
          <w:sz w:val="24"/>
          <w:szCs w:val="24"/>
          <w:shd w:val="clear" w:color="auto" w:fill="FFFFFF"/>
        </w:rPr>
        <w:t>d</w:t>
      </w:r>
      <w:ins w:id="344" w:author="Wellcom" w:date="2015-05-14T11:41:00Z">
        <w:r w:rsidRPr="00BF299F">
          <w:rPr>
            <w:rFonts w:ascii="Times New Roman" w:hAnsi="Times New Roman" w:cs="Times New Roman"/>
            <w:sz w:val="24"/>
            <w:szCs w:val="24"/>
            <w:rPrChange w:id="345" w:author="Almondris Gonzalez" w:date="2015-05-18T22:05:00Z">
              <w:rPr>
                <w:rFonts w:ascii="Times New Roman" w:eastAsia="Times New Roman" w:hAnsi="Times New Roman" w:cs="Times New Roman"/>
                <w:color w:val="000000"/>
                <w:sz w:val="27"/>
                <w:szCs w:val="27"/>
                <w:lang w:eastAsia="es-MX"/>
              </w:rPr>
            </w:rPrChange>
          </w:rPr>
          <w:t>efini</w:t>
        </w:r>
      </w:ins>
      <w:r w:rsidRPr="00BF299F">
        <w:rPr>
          <w:rFonts w:ascii="Times New Roman" w:hAnsi="Times New Roman" w:cs="Times New Roman"/>
          <w:sz w:val="24"/>
          <w:szCs w:val="24"/>
        </w:rPr>
        <w:t xml:space="preserve">mos </w:t>
      </w:r>
      <w:ins w:id="346" w:author="Wellcom" w:date="2015-05-14T11:41:00Z">
        <w:r w:rsidRPr="00BF299F">
          <w:rPr>
            <w:rFonts w:ascii="Times New Roman" w:hAnsi="Times New Roman" w:cs="Times New Roman"/>
            <w:sz w:val="24"/>
            <w:szCs w:val="24"/>
            <w:rPrChange w:id="347" w:author="Almondris Gonzalez" w:date="2015-05-18T22:05:00Z">
              <w:rPr>
                <w:rFonts w:ascii="Times New Roman" w:eastAsia="Times New Roman" w:hAnsi="Times New Roman" w:cs="Times New Roman"/>
                <w:color w:val="000000"/>
                <w:sz w:val="27"/>
                <w:szCs w:val="27"/>
                <w:lang w:eastAsia="es-MX"/>
              </w:rPr>
            </w:rPrChange>
          </w:rPr>
          <w:t>las funciones del software para alcanzar los objetivos deseados, ya que estos rub</w:t>
        </w:r>
      </w:ins>
      <w:r w:rsidR="006E0CCF">
        <w:rPr>
          <w:rFonts w:ascii="Times New Roman" w:hAnsi="Times New Roman" w:cs="Times New Roman"/>
          <w:sz w:val="24"/>
          <w:szCs w:val="24"/>
        </w:rPr>
        <w:t>r</w:t>
      </w:r>
      <w:ins w:id="348" w:author="Wellcom" w:date="2015-05-14T11:41:00Z">
        <w:r w:rsidRPr="00BF299F">
          <w:rPr>
            <w:rFonts w:ascii="Times New Roman" w:hAnsi="Times New Roman" w:cs="Times New Roman"/>
            <w:sz w:val="24"/>
            <w:szCs w:val="24"/>
            <w:rPrChange w:id="349" w:author="Almondris Gonzalez" w:date="2015-05-18T22:05:00Z">
              <w:rPr>
                <w:rFonts w:ascii="Times New Roman" w:eastAsia="Times New Roman" w:hAnsi="Times New Roman" w:cs="Times New Roman"/>
                <w:color w:val="000000"/>
                <w:sz w:val="27"/>
                <w:szCs w:val="27"/>
                <w:lang w:eastAsia="es-MX"/>
              </w:rPr>
            </w:rPrChange>
          </w:rPr>
          <w:t>os fueron claves para el desarrollo, quedando claros y así evitar una posible desviación o confusión de los que se pretendió lograr.</w:t>
        </w:r>
      </w:ins>
    </w:p>
    <w:p w:rsidR="003509DA" w:rsidRPr="00BF299F" w:rsidRDefault="00587CD8" w:rsidP="003509DA">
      <w:pPr>
        <w:spacing w:after="0"/>
        <w:jc w:val="both"/>
        <w:rPr>
          <w:rFonts w:ascii="Times New Roman" w:hAnsi="Times New Roman" w:cs="Times New Roman"/>
          <w:sz w:val="24"/>
          <w:szCs w:val="24"/>
        </w:rPr>
      </w:pPr>
      <w:ins w:id="350" w:author="Wellcom" w:date="2015-05-14T11:41:00Z">
        <w:r w:rsidRPr="00BF299F">
          <w:rPr>
            <w:rFonts w:ascii="Times New Roman" w:hAnsi="Times New Roman" w:cs="Times New Roman"/>
            <w:sz w:val="24"/>
            <w:szCs w:val="24"/>
            <w:rPrChange w:id="351" w:author="Almondris Gonzalez" w:date="2015-05-18T22:05:00Z">
              <w:rPr>
                <w:rFonts w:ascii="Times New Roman" w:eastAsia="Times New Roman" w:hAnsi="Times New Roman" w:cs="Times New Roman"/>
                <w:color w:val="000000"/>
                <w:sz w:val="27"/>
                <w:szCs w:val="27"/>
                <w:lang w:eastAsia="es-MX"/>
              </w:rPr>
            </w:rPrChange>
          </w:rPr>
          <w:t>También fue importante definir las metodologías y herramientas a utilizar para la creación del software analizando las distintas opciones y limitaciones que existen para el desarrollo de software.</w:t>
        </w:r>
      </w:ins>
    </w:p>
    <w:p w:rsidR="00587CD8" w:rsidRPr="00BF299F" w:rsidRDefault="00587CD8" w:rsidP="003509DA">
      <w:pPr>
        <w:spacing w:after="0"/>
        <w:jc w:val="both"/>
        <w:rPr>
          <w:ins w:id="352" w:author="Wellcom" w:date="2015-05-14T11:41:00Z"/>
          <w:rFonts w:ascii="Times New Roman" w:hAnsi="Times New Roman" w:cs="Times New Roman"/>
          <w:sz w:val="24"/>
          <w:szCs w:val="24"/>
          <w:rPrChange w:id="353" w:author="Almondris Gonzalez" w:date="2015-05-18T22:05:00Z">
            <w:rPr>
              <w:ins w:id="354" w:author="Wellcom" w:date="2015-05-14T11:41:00Z"/>
              <w:rFonts w:ascii="Times New Roman" w:eastAsia="Times New Roman" w:hAnsi="Times New Roman" w:cs="Times New Roman"/>
              <w:color w:val="000000"/>
              <w:sz w:val="27"/>
              <w:szCs w:val="27"/>
              <w:lang w:eastAsia="es-MX"/>
            </w:rPr>
          </w:rPrChange>
        </w:rPr>
      </w:pPr>
      <w:ins w:id="355" w:author="Wellcom" w:date="2015-05-14T11:41:00Z">
        <w:r w:rsidRPr="00BF299F">
          <w:rPr>
            <w:rFonts w:ascii="Times New Roman" w:hAnsi="Times New Roman" w:cs="Times New Roman"/>
            <w:sz w:val="24"/>
            <w:szCs w:val="24"/>
            <w:rPrChange w:id="356" w:author="Almondris Gonzalez" w:date="2015-05-18T22:05:00Z">
              <w:rPr>
                <w:rFonts w:ascii="Times New Roman" w:eastAsia="Times New Roman" w:hAnsi="Times New Roman" w:cs="Times New Roman"/>
                <w:color w:val="000000"/>
                <w:sz w:val="27"/>
                <w:szCs w:val="27"/>
                <w:lang w:eastAsia="es-MX"/>
              </w:rPr>
            </w:rPrChange>
          </w:rPr>
          <w:t xml:space="preserve">En esta fase se enlistan los requisitos, tanto funcionales como no funcionales, pues </w:t>
        </w:r>
      </w:ins>
      <w:r w:rsidR="005366FE">
        <w:rPr>
          <w:rFonts w:ascii="Times New Roman" w:hAnsi="Times New Roman" w:cs="Times New Roman"/>
          <w:sz w:val="24"/>
          <w:szCs w:val="24"/>
        </w:rPr>
        <w:t>é</w:t>
      </w:r>
      <w:ins w:id="357" w:author="Wellcom" w:date="2015-05-14T11:41:00Z">
        <w:r w:rsidRPr="00BF299F">
          <w:rPr>
            <w:rFonts w:ascii="Times New Roman" w:hAnsi="Times New Roman" w:cs="Times New Roman"/>
            <w:sz w:val="24"/>
            <w:szCs w:val="24"/>
            <w:rPrChange w:id="358" w:author="Almondris Gonzalez" w:date="2015-05-18T22:05:00Z">
              <w:rPr>
                <w:rFonts w:ascii="Times New Roman" w:eastAsia="Times New Roman" w:hAnsi="Times New Roman" w:cs="Times New Roman"/>
                <w:color w:val="000000"/>
                <w:sz w:val="27"/>
                <w:szCs w:val="27"/>
                <w:lang w:eastAsia="es-MX"/>
              </w:rPr>
            </w:rPrChange>
          </w:rPr>
          <w:t>stos describen las necesidades para el funcionamiento del software.</w:t>
        </w:r>
      </w:ins>
    </w:p>
    <w:p w:rsidR="00587CD8" w:rsidRPr="00BF299F" w:rsidDel="00E30D6F" w:rsidRDefault="00587CD8" w:rsidP="00C37C89">
      <w:pPr>
        <w:pStyle w:val="Ttulo2"/>
        <w:rPr>
          <w:del w:id="359" w:author="Wellcom" w:date="2015-05-14T11:41:00Z"/>
          <w:rFonts w:ascii="Times New Roman" w:hAnsi="Times New Roman" w:cs="Times New Roman"/>
          <w:sz w:val="24"/>
          <w:szCs w:val="24"/>
        </w:rPr>
      </w:pPr>
      <w:del w:id="360" w:author="Wellcom" w:date="2015-05-14T11:41:00Z">
        <w:r w:rsidRPr="00BF299F" w:rsidDel="00E30D6F">
          <w:rPr>
            <w:rFonts w:ascii="Times New Roman" w:eastAsia="Times New Roman" w:hAnsi="Times New Roman" w:cs="Times New Roman"/>
            <w:sz w:val="24"/>
            <w:szCs w:val="24"/>
            <w:lang w:eastAsia="es-MX"/>
          </w:rPr>
          <w:delText xml:space="preserve">El proceso de análisis y obtención de requerimientos se lleva a cabo a través de trabajar conjuntamente con la Licenciada en nutrición Ana María Greisa Rodríguez Rodríguez con cedula </w:delText>
        </w:r>
      </w:del>
      <w:r w:rsidRPr="00BF299F">
        <w:rPr>
          <w:rFonts w:ascii="Times New Roman" w:eastAsia="Times New Roman" w:hAnsi="Times New Roman" w:cs="Times New Roman"/>
          <w:sz w:val="24"/>
          <w:szCs w:val="24"/>
          <w:lang w:eastAsia="es-MX"/>
        </w:rPr>
        <w:t xml:space="preserve">   </w:t>
      </w:r>
      <w:del w:id="361" w:author="Wellcom" w:date="2015-05-14T11:41:00Z">
        <w:r w:rsidRPr="00BF299F" w:rsidDel="00E30D6F">
          <w:rPr>
            <w:rFonts w:ascii="Times New Roman" w:hAnsi="Times New Roman" w:cs="Times New Roman"/>
            <w:sz w:val="24"/>
            <w:szCs w:val="24"/>
          </w:rPr>
          <w:delText>No</w:delText>
        </w:r>
      </w:del>
      <w:ins w:id="362" w:author="Almondris Gonzalez" w:date="2015-05-13T13:55:00Z">
        <w:del w:id="363" w:author="Wellcom" w:date="2015-05-14T11:41:00Z">
          <w:r w:rsidRPr="00BF299F" w:rsidDel="00E30D6F">
            <w:rPr>
              <w:rFonts w:ascii="Times New Roman" w:hAnsi="Times New Roman" w:cs="Times New Roman"/>
              <w:sz w:val="24"/>
              <w:szCs w:val="24"/>
            </w:rPr>
            <w:delText>.</w:delText>
          </w:r>
        </w:del>
      </w:ins>
      <w:del w:id="364" w:author="Wellcom" w:date="2015-05-14T11:41:00Z">
        <w:r w:rsidRPr="00BF299F" w:rsidDel="00E30D6F">
          <w:rPr>
            <w:rFonts w:ascii="Times New Roman" w:hAnsi="Times New Roman" w:cs="Times New Roman"/>
            <w:sz w:val="24"/>
            <w:szCs w:val="24"/>
          </w:rPr>
          <w:delText>: 2409305, nutrióloga del Instituto Politécnico Nacional, quien proporcion</w:delText>
        </w:r>
      </w:del>
      <w:ins w:id="365" w:author="Almondris Gonzalez" w:date="2015-05-13T13:55:00Z">
        <w:del w:id="366" w:author="Wellcom" w:date="2015-05-14T11:41:00Z">
          <w:r w:rsidRPr="00BF299F" w:rsidDel="00E30D6F">
            <w:rPr>
              <w:rFonts w:ascii="Times New Roman" w:hAnsi="Times New Roman" w:cs="Times New Roman"/>
              <w:sz w:val="24"/>
              <w:szCs w:val="24"/>
            </w:rPr>
            <w:delText>ó</w:delText>
          </w:r>
        </w:del>
      </w:ins>
      <w:del w:id="367" w:author="Wellcom" w:date="2015-05-14T11:41:00Z">
        <w:r w:rsidRPr="00BF299F" w:rsidDel="00E30D6F">
          <w:rPr>
            <w:rFonts w:ascii="Times New Roman" w:hAnsi="Times New Roman" w:cs="Times New Roman"/>
            <w:sz w:val="24"/>
            <w:szCs w:val="24"/>
          </w:rPr>
          <w:delText>a los parámetros bajo los cuales la aplicación debe desarrollarse para poder de esta manera cumplir con los objetivos de este proyecto.</w:delText>
        </w:r>
      </w:del>
    </w:p>
    <w:p w:rsidR="00587CD8" w:rsidRPr="00BF299F" w:rsidRDefault="00587CD8" w:rsidP="00C37C89">
      <w:pPr>
        <w:pStyle w:val="Ttulo2"/>
        <w:rPr>
          <w:rStyle w:val="apple-converted-space"/>
          <w:rFonts w:ascii="Times New Roman" w:hAnsi="Times New Roman" w:cs="Times New Roman"/>
          <w:sz w:val="24"/>
          <w:szCs w:val="24"/>
        </w:rPr>
      </w:pPr>
      <w:r w:rsidRPr="00BF299F">
        <w:rPr>
          <w:rFonts w:ascii="Times New Roman" w:hAnsi="Times New Roman" w:cs="Times New Roman"/>
          <w:sz w:val="24"/>
          <w:szCs w:val="24"/>
        </w:rPr>
        <w:br/>
      </w:r>
      <w:bookmarkStart w:id="368" w:name="_Toc421088229"/>
      <w:r w:rsidRPr="00BF299F">
        <w:rPr>
          <w:rStyle w:val="textexposedshow"/>
          <w:rFonts w:ascii="Times New Roman" w:hAnsi="Times New Roman" w:cs="Times New Roman"/>
          <w:sz w:val="24"/>
          <w:szCs w:val="24"/>
        </w:rPr>
        <w:t>3.1 Plan del Proyecto Software</w:t>
      </w:r>
      <w:bookmarkEnd w:id="368"/>
      <w:r w:rsidRPr="00BF299F">
        <w:rPr>
          <w:rStyle w:val="apple-converted-space"/>
          <w:rFonts w:ascii="Times New Roman" w:hAnsi="Times New Roman" w:cs="Times New Roman"/>
          <w:sz w:val="24"/>
          <w:szCs w:val="24"/>
        </w:rPr>
        <w:t> </w:t>
      </w:r>
    </w:p>
    <w:p w:rsidR="00083F0B" w:rsidRDefault="00083F0B" w:rsidP="00587CD8">
      <w:pPr>
        <w:spacing w:after="0"/>
        <w:jc w:val="both"/>
        <w:rPr>
          <w:rFonts w:ascii="Times New Roman" w:hAnsi="Times New Roman" w:cs="Times New Roman"/>
          <w:color w:val="000000" w:themeColor="text1"/>
          <w:sz w:val="24"/>
          <w:szCs w:val="24"/>
          <w:shd w:val="clear" w:color="auto" w:fill="FFFFFF"/>
        </w:rPr>
      </w:pPr>
    </w:p>
    <w:p w:rsidR="00587CD8" w:rsidRPr="00BF299F" w:rsidRDefault="00587CD8" w:rsidP="00587CD8">
      <w:pPr>
        <w:spacing w:after="0"/>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color w:val="000000" w:themeColor="text1"/>
          <w:sz w:val="24"/>
          <w:szCs w:val="24"/>
          <w:shd w:val="clear" w:color="auto" w:fill="FFFFFF"/>
        </w:rPr>
        <w:t xml:space="preserve">A continuación se describe el plan para la elaboración del </w:t>
      </w:r>
      <w:r w:rsidRPr="00BF299F">
        <w:rPr>
          <w:rFonts w:ascii="Times New Roman" w:hAnsi="Times New Roman" w:cs="Times New Roman"/>
          <w:i/>
          <w:color w:val="000000" w:themeColor="text1"/>
          <w:sz w:val="24"/>
          <w:szCs w:val="24"/>
          <w:shd w:val="clear" w:color="auto" w:fill="FFFFFF"/>
          <w:rPrChange w:id="369" w:author="Almondris Gonzalez" w:date="2015-05-18T22:06:00Z">
            <w:rPr>
              <w:rFonts w:cs="Arial"/>
              <w:color w:val="000000" w:themeColor="text1"/>
              <w:shd w:val="clear" w:color="auto" w:fill="FFFFFF"/>
            </w:rPr>
          </w:rPrChange>
        </w:rPr>
        <w:t>software</w:t>
      </w:r>
      <w:r w:rsidRPr="00BF299F">
        <w:rPr>
          <w:rFonts w:ascii="Times New Roman" w:hAnsi="Times New Roman" w:cs="Times New Roman"/>
          <w:color w:val="000000" w:themeColor="text1"/>
          <w:sz w:val="24"/>
          <w:szCs w:val="24"/>
          <w:shd w:val="clear" w:color="auto" w:fill="FFFFFF"/>
        </w:rPr>
        <w:t xml:space="preserve"> SANA.</w:t>
      </w:r>
    </w:p>
    <w:p w:rsidR="003509DA" w:rsidRPr="00BF299F" w:rsidRDefault="003509DA" w:rsidP="00587CD8">
      <w:pPr>
        <w:spacing w:after="0"/>
        <w:jc w:val="both"/>
        <w:rPr>
          <w:ins w:id="370" w:author="Wellcom" w:date="2015-05-14T12:04:00Z"/>
          <w:rFonts w:ascii="Times New Roman" w:hAnsi="Times New Roman" w:cs="Times New Roman"/>
          <w:color w:val="000000" w:themeColor="text1"/>
          <w:sz w:val="24"/>
          <w:szCs w:val="24"/>
          <w:shd w:val="clear" w:color="auto" w:fill="FFFFFF"/>
        </w:rPr>
      </w:pPr>
    </w:p>
    <w:p w:rsidR="00587CD8" w:rsidRPr="00BF299F" w:rsidRDefault="00587CD8" w:rsidP="00C37C89">
      <w:pPr>
        <w:pStyle w:val="Ttulo3"/>
        <w:rPr>
          <w:ins w:id="371" w:author="Wellcom" w:date="2015-05-14T12:04:00Z"/>
          <w:rStyle w:val="textexposedshow"/>
          <w:rPrChange w:id="372" w:author="Almondris Gonzalez" w:date="2015-05-18T22:05:00Z">
            <w:rPr>
              <w:ins w:id="373" w:author="Wellcom" w:date="2015-05-14T12:04:00Z"/>
              <w:rFonts w:ascii="Times New Roman" w:eastAsia="Times New Roman" w:hAnsi="Times New Roman" w:cs="Times New Roman"/>
              <w:color w:val="000000"/>
              <w:sz w:val="27"/>
              <w:szCs w:val="27"/>
              <w:lang w:eastAsia="es-MX"/>
            </w:rPr>
          </w:rPrChange>
        </w:rPr>
      </w:pPr>
      <w:bookmarkStart w:id="374" w:name="_Toc421088230"/>
      <w:r w:rsidRPr="00BF299F">
        <w:rPr>
          <w:rStyle w:val="textexposedshow"/>
          <w:rFonts w:ascii="Times New Roman" w:hAnsi="Times New Roman" w:cs="Times New Roman"/>
        </w:rPr>
        <w:t>3</w:t>
      </w:r>
      <w:ins w:id="375" w:author="Wellcom" w:date="2015-05-14T12:04:00Z">
        <w:r w:rsidRPr="00BF299F">
          <w:rPr>
            <w:rStyle w:val="textexposedshow"/>
            <w:rPrChange w:id="376" w:author="Almondris Gonzalez" w:date="2015-05-18T22:05:00Z">
              <w:rPr>
                <w:rFonts w:ascii="Times New Roman" w:eastAsia="Times New Roman" w:hAnsi="Times New Roman" w:cs="Times New Roman"/>
                <w:color w:val="000000"/>
                <w:sz w:val="27"/>
                <w:szCs w:val="27"/>
                <w:lang w:eastAsia="es-MX"/>
              </w:rPr>
            </w:rPrChange>
          </w:rPr>
          <w:t>.1.</w:t>
        </w:r>
      </w:ins>
      <w:ins w:id="377" w:author="Almondris Gonzalez" w:date="2015-05-18T22:06:00Z">
        <w:r w:rsidRPr="00BF299F">
          <w:rPr>
            <w:rStyle w:val="textexposedshow"/>
            <w:rFonts w:ascii="Times New Roman" w:hAnsi="Times New Roman" w:cs="Times New Roman"/>
          </w:rPr>
          <w:t>1</w:t>
        </w:r>
      </w:ins>
      <w:r w:rsidR="00AE03DC" w:rsidRPr="00BF299F">
        <w:rPr>
          <w:rStyle w:val="textexposedshow"/>
          <w:rFonts w:ascii="Times New Roman" w:hAnsi="Times New Roman" w:cs="Times New Roman"/>
        </w:rPr>
        <w:t>.</w:t>
      </w:r>
      <w:ins w:id="378" w:author="Almondris Gonzalez" w:date="2015-05-18T22:06:00Z">
        <w:r w:rsidRPr="00BF299F">
          <w:rPr>
            <w:rStyle w:val="textexposedshow"/>
            <w:rFonts w:ascii="Times New Roman" w:hAnsi="Times New Roman" w:cs="Times New Roman"/>
          </w:rPr>
          <w:t xml:space="preserve"> </w:t>
        </w:r>
      </w:ins>
      <w:ins w:id="379" w:author="Wellcom" w:date="2015-05-14T12:04:00Z">
        <w:del w:id="380" w:author="Almondris Gonzalez" w:date="2015-05-18T22:06:00Z">
          <w:r w:rsidRPr="00BF299F" w:rsidDel="00525FAC">
            <w:rPr>
              <w:rStyle w:val="textexposedshow"/>
              <w:rPrChange w:id="381" w:author="Almondris Gonzalez" w:date="2015-05-18T22:05:00Z">
                <w:rPr>
                  <w:rFonts w:ascii="Times New Roman" w:eastAsia="Times New Roman" w:hAnsi="Times New Roman" w:cs="Times New Roman"/>
                  <w:color w:val="000000"/>
                  <w:sz w:val="27"/>
                  <w:szCs w:val="27"/>
                  <w:lang w:eastAsia="es-MX"/>
                </w:rPr>
              </w:rPrChange>
            </w:rPr>
            <w:delText xml:space="preserve">6 </w:delText>
          </w:r>
        </w:del>
        <w:r w:rsidRPr="00BF299F">
          <w:rPr>
            <w:rStyle w:val="textexposedshow"/>
            <w:rPrChange w:id="382" w:author="Almondris Gonzalez" w:date="2015-05-18T22:05:00Z">
              <w:rPr>
                <w:rFonts w:ascii="Times New Roman" w:eastAsia="Times New Roman" w:hAnsi="Times New Roman" w:cs="Times New Roman"/>
                <w:color w:val="000000"/>
                <w:sz w:val="27"/>
                <w:szCs w:val="27"/>
                <w:lang w:eastAsia="es-MX"/>
              </w:rPr>
            </w:rPrChange>
          </w:rPr>
          <w:t>Interfaz de entorno</w:t>
        </w:r>
        <w:bookmarkEnd w:id="374"/>
      </w:ins>
    </w:p>
    <w:p w:rsidR="00587CD8" w:rsidRPr="00BF299F" w:rsidRDefault="00587CD8" w:rsidP="00587CD8">
      <w:pPr>
        <w:spacing w:before="100" w:beforeAutospacing="1" w:after="100" w:afterAutospacing="1" w:line="240" w:lineRule="auto"/>
        <w:jc w:val="both"/>
        <w:rPr>
          <w:ins w:id="383" w:author="Wellcom" w:date="2015-05-14T12:04:00Z"/>
          <w:rFonts w:ascii="Times New Roman" w:hAnsi="Times New Roman" w:cs="Times New Roman"/>
          <w:color w:val="000000" w:themeColor="text1"/>
          <w:sz w:val="24"/>
          <w:szCs w:val="24"/>
          <w:shd w:val="clear" w:color="auto" w:fill="FFFFFF"/>
          <w:rPrChange w:id="384" w:author="Almondris Gonzalez" w:date="2015-05-18T22:05:00Z">
            <w:rPr>
              <w:ins w:id="385" w:author="Wellcom" w:date="2015-05-14T12:04:00Z"/>
              <w:rFonts w:ascii="Times New Roman" w:eastAsia="Times New Roman" w:hAnsi="Times New Roman" w:cs="Times New Roman"/>
              <w:color w:val="000000"/>
              <w:sz w:val="27"/>
              <w:szCs w:val="27"/>
              <w:lang w:eastAsia="es-MX"/>
            </w:rPr>
          </w:rPrChange>
        </w:rPr>
      </w:pPr>
      <w:ins w:id="386" w:author="Wellcom" w:date="2015-05-14T12:04:00Z">
        <w:r w:rsidRPr="00BF299F">
          <w:rPr>
            <w:rFonts w:ascii="Times New Roman" w:hAnsi="Times New Roman" w:cs="Times New Roman"/>
            <w:color w:val="000000" w:themeColor="text1"/>
            <w:sz w:val="24"/>
            <w:szCs w:val="24"/>
            <w:shd w:val="clear" w:color="auto" w:fill="FFFFFF"/>
            <w:rPrChange w:id="387" w:author="Almondris Gonzalez" w:date="2015-05-18T22:05:00Z">
              <w:rPr>
                <w:rFonts w:ascii="Times New Roman" w:eastAsia="Times New Roman" w:hAnsi="Times New Roman" w:cs="Times New Roman"/>
                <w:color w:val="000000"/>
                <w:sz w:val="27"/>
                <w:szCs w:val="27"/>
                <w:lang w:eastAsia="es-MX"/>
              </w:rPr>
            </w:rPrChange>
          </w:rPr>
          <w:t>Para la creación del sitio web sea decidido utilizar el lenguaje JSP (</w:t>
        </w:r>
        <w:r w:rsidRPr="00D53EC2">
          <w:rPr>
            <w:rFonts w:ascii="Times New Roman" w:hAnsi="Times New Roman" w:cs="Times New Roman"/>
            <w:i/>
            <w:color w:val="000000" w:themeColor="text1"/>
            <w:sz w:val="24"/>
            <w:szCs w:val="24"/>
            <w:shd w:val="clear" w:color="auto" w:fill="FFFFFF"/>
            <w:rPrChange w:id="388" w:author="Almondris Gonzalez" w:date="2015-05-18T22:05:00Z">
              <w:rPr>
                <w:rFonts w:ascii="Times New Roman" w:eastAsia="Times New Roman" w:hAnsi="Times New Roman" w:cs="Times New Roman"/>
                <w:color w:val="000000"/>
                <w:sz w:val="27"/>
                <w:szCs w:val="27"/>
                <w:lang w:eastAsia="es-MX"/>
              </w:rPr>
            </w:rPrChange>
          </w:rPr>
          <w:t xml:space="preserve">Java Server </w:t>
        </w:r>
        <w:proofErr w:type="spellStart"/>
        <w:r w:rsidRPr="00D53EC2">
          <w:rPr>
            <w:rFonts w:ascii="Times New Roman" w:hAnsi="Times New Roman" w:cs="Times New Roman"/>
            <w:i/>
            <w:color w:val="000000" w:themeColor="text1"/>
            <w:sz w:val="24"/>
            <w:szCs w:val="24"/>
            <w:shd w:val="clear" w:color="auto" w:fill="FFFFFF"/>
            <w:rPrChange w:id="389" w:author="Almondris Gonzalez" w:date="2015-05-18T22:05:00Z">
              <w:rPr>
                <w:rFonts w:ascii="Times New Roman" w:eastAsia="Times New Roman" w:hAnsi="Times New Roman" w:cs="Times New Roman"/>
                <w:color w:val="000000"/>
                <w:sz w:val="27"/>
                <w:szCs w:val="27"/>
                <w:lang w:eastAsia="es-MX"/>
              </w:rPr>
            </w:rPrChange>
          </w:rPr>
          <w:t>Pages</w:t>
        </w:r>
        <w:proofErr w:type="spellEnd"/>
        <w:r w:rsidRPr="00BF299F">
          <w:rPr>
            <w:rFonts w:ascii="Times New Roman" w:hAnsi="Times New Roman" w:cs="Times New Roman"/>
            <w:color w:val="000000" w:themeColor="text1"/>
            <w:sz w:val="24"/>
            <w:szCs w:val="24"/>
            <w:shd w:val="clear" w:color="auto" w:fill="FFFFFF"/>
            <w:rPrChange w:id="390" w:author="Almondris Gonzalez" w:date="2015-05-18T22:05:00Z">
              <w:rPr>
                <w:rFonts w:ascii="Times New Roman" w:eastAsia="Times New Roman" w:hAnsi="Times New Roman" w:cs="Times New Roman"/>
                <w:color w:val="000000"/>
                <w:sz w:val="27"/>
                <w:szCs w:val="27"/>
                <w:lang w:eastAsia="es-MX"/>
              </w:rPr>
            </w:rPrChange>
          </w:rPr>
          <w:t>) ya que está orientado a desarrollar páginas web en Java. JSP es un lenguaje</w:t>
        </w:r>
        <w:r w:rsidRPr="00BF299F">
          <w:rPr>
            <w:rFonts w:ascii="Times New Roman" w:eastAsia="Times New Roman" w:hAnsi="Times New Roman" w:cs="Times New Roman"/>
            <w:color w:val="000000"/>
            <w:sz w:val="24"/>
            <w:szCs w:val="24"/>
            <w:lang w:eastAsia="es-MX"/>
            <w:rPrChange w:id="391" w:author="Almondris Gonzalez" w:date="2015-05-18T22:05:00Z">
              <w:rPr>
                <w:rFonts w:ascii="Times New Roman" w:eastAsia="Times New Roman" w:hAnsi="Times New Roman" w:cs="Times New Roman"/>
                <w:color w:val="000000"/>
                <w:sz w:val="27"/>
                <w:szCs w:val="27"/>
                <w:lang w:eastAsia="es-MX"/>
              </w:rPr>
            </w:rPrChange>
          </w:rPr>
          <w:t xml:space="preserve"> </w:t>
        </w:r>
        <w:r w:rsidRPr="00BF299F">
          <w:rPr>
            <w:rFonts w:ascii="Times New Roman" w:hAnsi="Times New Roman" w:cs="Times New Roman"/>
            <w:color w:val="000000" w:themeColor="text1"/>
            <w:sz w:val="24"/>
            <w:szCs w:val="24"/>
            <w:shd w:val="clear" w:color="auto" w:fill="FFFFFF"/>
            <w:rPrChange w:id="392" w:author="Almondris Gonzalez" w:date="2015-05-18T22:05:00Z">
              <w:rPr>
                <w:rFonts w:ascii="Times New Roman" w:eastAsia="Times New Roman" w:hAnsi="Times New Roman" w:cs="Times New Roman"/>
                <w:color w:val="000000"/>
                <w:sz w:val="27"/>
                <w:szCs w:val="27"/>
                <w:lang w:eastAsia="es-MX"/>
              </w:rPr>
            </w:rPrChange>
          </w:rPr>
          <w:t xml:space="preserve">multiplataforma, lo que significa que podemos crear y/o utilizar nuestro software en diferentes sistemas operativos, y así funciona tanto para </w:t>
        </w:r>
        <w:r w:rsidRPr="00D53EC2">
          <w:rPr>
            <w:rFonts w:ascii="Times New Roman" w:hAnsi="Times New Roman" w:cs="Times New Roman"/>
            <w:i/>
            <w:color w:val="000000" w:themeColor="text1"/>
            <w:sz w:val="24"/>
            <w:szCs w:val="24"/>
            <w:shd w:val="clear" w:color="auto" w:fill="FFFFFF"/>
            <w:rPrChange w:id="393" w:author="Almondris Gonzalez" w:date="2015-05-18T22:05:00Z">
              <w:rPr>
                <w:rFonts w:ascii="Times New Roman" w:eastAsia="Times New Roman" w:hAnsi="Times New Roman" w:cs="Times New Roman"/>
                <w:color w:val="000000"/>
                <w:sz w:val="27"/>
                <w:szCs w:val="27"/>
                <w:lang w:eastAsia="es-MX"/>
              </w:rPr>
            </w:rPrChange>
          </w:rPr>
          <w:t>Window</w:t>
        </w:r>
        <w:r w:rsidRPr="00BF299F">
          <w:rPr>
            <w:rFonts w:ascii="Times New Roman" w:hAnsi="Times New Roman" w:cs="Times New Roman"/>
            <w:color w:val="000000" w:themeColor="text1"/>
            <w:sz w:val="24"/>
            <w:szCs w:val="24"/>
            <w:shd w:val="clear" w:color="auto" w:fill="FFFFFF"/>
            <w:rPrChange w:id="394" w:author="Almondris Gonzalez" w:date="2015-05-18T22:05:00Z">
              <w:rPr>
                <w:rFonts w:ascii="Times New Roman" w:eastAsia="Times New Roman" w:hAnsi="Times New Roman" w:cs="Times New Roman"/>
                <w:color w:val="000000"/>
                <w:sz w:val="27"/>
                <w:szCs w:val="27"/>
                <w:lang w:eastAsia="es-MX"/>
              </w:rPr>
            </w:rPrChange>
          </w:rPr>
          <w:t>s, como en Linux, Mac, Unix u otro sistema operativo.</w:t>
        </w:r>
      </w:ins>
    </w:p>
    <w:p w:rsidR="00587CD8" w:rsidRPr="00BF299F" w:rsidRDefault="00587CD8" w:rsidP="00587CD8">
      <w:pPr>
        <w:spacing w:before="100" w:beforeAutospacing="1" w:after="100" w:afterAutospacing="1" w:line="240" w:lineRule="auto"/>
        <w:jc w:val="both"/>
        <w:rPr>
          <w:ins w:id="395" w:author="Wellcom" w:date="2015-05-14T12:04:00Z"/>
          <w:rFonts w:ascii="Times New Roman" w:hAnsi="Times New Roman" w:cs="Times New Roman"/>
          <w:color w:val="000000" w:themeColor="text1"/>
          <w:sz w:val="24"/>
          <w:szCs w:val="24"/>
          <w:shd w:val="clear" w:color="auto" w:fill="FFFFFF"/>
          <w:rPrChange w:id="396" w:author="Almondris Gonzalez" w:date="2015-05-18T22:05:00Z">
            <w:rPr>
              <w:ins w:id="397" w:author="Wellcom" w:date="2015-05-14T12:04:00Z"/>
              <w:rFonts w:ascii="Times New Roman" w:eastAsia="Times New Roman" w:hAnsi="Times New Roman" w:cs="Times New Roman"/>
              <w:color w:val="000000"/>
              <w:sz w:val="27"/>
              <w:szCs w:val="27"/>
              <w:lang w:eastAsia="es-MX"/>
            </w:rPr>
          </w:rPrChange>
        </w:rPr>
      </w:pPr>
      <w:ins w:id="398" w:author="Wellcom" w:date="2015-05-14T12:04:00Z">
        <w:r w:rsidRPr="00BF299F">
          <w:rPr>
            <w:rFonts w:ascii="Times New Roman" w:hAnsi="Times New Roman" w:cs="Times New Roman"/>
            <w:color w:val="000000" w:themeColor="text1"/>
            <w:sz w:val="24"/>
            <w:szCs w:val="24"/>
            <w:shd w:val="clear" w:color="auto" w:fill="FFFFFF"/>
            <w:rPrChange w:id="399" w:author="Almondris Gonzalez" w:date="2015-05-18T22:05:00Z">
              <w:rPr>
                <w:rFonts w:ascii="Times New Roman" w:eastAsia="Times New Roman" w:hAnsi="Times New Roman" w:cs="Times New Roman"/>
                <w:color w:val="000000"/>
                <w:sz w:val="27"/>
                <w:szCs w:val="27"/>
                <w:lang w:eastAsia="es-MX"/>
              </w:rPr>
            </w:rPrChange>
          </w:rPr>
          <w:t>Por otro lado</w:t>
        </w:r>
      </w:ins>
      <w:r w:rsidR="005366FE">
        <w:rPr>
          <w:rFonts w:ascii="Times New Roman" w:hAnsi="Times New Roman" w:cs="Times New Roman"/>
          <w:color w:val="000000" w:themeColor="text1"/>
          <w:sz w:val="24"/>
          <w:szCs w:val="24"/>
          <w:shd w:val="clear" w:color="auto" w:fill="FFFFFF"/>
        </w:rPr>
        <w:t>,</w:t>
      </w:r>
      <w:ins w:id="400" w:author="Wellcom" w:date="2015-05-14T12:04:00Z">
        <w:r w:rsidRPr="00BF299F">
          <w:rPr>
            <w:rFonts w:ascii="Times New Roman" w:hAnsi="Times New Roman" w:cs="Times New Roman"/>
            <w:color w:val="000000" w:themeColor="text1"/>
            <w:sz w:val="24"/>
            <w:szCs w:val="24"/>
            <w:shd w:val="clear" w:color="auto" w:fill="FFFFFF"/>
            <w:rPrChange w:id="401" w:author="Almondris Gonzalez" w:date="2015-05-18T22:05:00Z">
              <w:rPr>
                <w:rFonts w:ascii="Times New Roman" w:eastAsia="Times New Roman" w:hAnsi="Times New Roman" w:cs="Times New Roman"/>
                <w:color w:val="000000"/>
                <w:sz w:val="27"/>
                <w:szCs w:val="27"/>
                <w:lang w:eastAsia="es-MX"/>
              </w:rPr>
            </w:rPrChange>
          </w:rPr>
          <w:t xml:space="preserve"> para la creación de una aplicación móvil se</w:t>
        </w:r>
      </w:ins>
      <w:r w:rsidR="00D53EC2">
        <w:rPr>
          <w:rFonts w:ascii="Times New Roman" w:hAnsi="Times New Roman" w:cs="Times New Roman"/>
          <w:color w:val="000000" w:themeColor="text1"/>
          <w:sz w:val="24"/>
          <w:szCs w:val="24"/>
          <w:shd w:val="clear" w:color="auto" w:fill="FFFFFF"/>
        </w:rPr>
        <w:t xml:space="preserve"> ha</w:t>
      </w:r>
      <w:ins w:id="402" w:author="Wellcom" w:date="2015-05-14T12:04:00Z">
        <w:r w:rsidRPr="00BF299F">
          <w:rPr>
            <w:rFonts w:ascii="Times New Roman" w:hAnsi="Times New Roman" w:cs="Times New Roman"/>
            <w:color w:val="000000" w:themeColor="text1"/>
            <w:sz w:val="24"/>
            <w:szCs w:val="24"/>
            <w:shd w:val="clear" w:color="auto" w:fill="FFFFFF"/>
            <w:rPrChange w:id="403" w:author="Almondris Gonzalez" w:date="2015-05-18T22:05:00Z">
              <w:rPr>
                <w:rFonts w:ascii="Times New Roman" w:eastAsia="Times New Roman" w:hAnsi="Times New Roman" w:cs="Times New Roman"/>
                <w:color w:val="000000"/>
                <w:sz w:val="27"/>
                <w:szCs w:val="27"/>
                <w:lang w:eastAsia="es-MX"/>
              </w:rPr>
            </w:rPrChange>
          </w:rPr>
          <w:t xml:space="preserve"> decidido desarrollar en Android porque por su característica de compatibilidad “</w:t>
        </w:r>
        <w:proofErr w:type="spellStart"/>
        <w:r w:rsidRPr="00D53EC2">
          <w:rPr>
            <w:rFonts w:ascii="Times New Roman" w:hAnsi="Times New Roman" w:cs="Times New Roman"/>
            <w:i/>
            <w:color w:val="000000" w:themeColor="text1"/>
            <w:sz w:val="24"/>
            <w:szCs w:val="24"/>
            <w:shd w:val="clear" w:color="auto" w:fill="FFFFFF"/>
            <w:rPrChange w:id="404" w:author="Almondris Gonzalez" w:date="2015-05-18T22:05:00Z">
              <w:rPr>
                <w:rFonts w:ascii="Times New Roman" w:eastAsia="Times New Roman" w:hAnsi="Times New Roman" w:cs="Times New Roman"/>
                <w:color w:val="000000"/>
                <w:sz w:val="27"/>
                <w:szCs w:val="27"/>
                <w:lang w:eastAsia="es-MX"/>
              </w:rPr>
            </w:rPrChange>
          </w:rPr>
          <w:t>cross-compatibility</w:t>
        </w:r>
        <w:proofErr w:type="spellEnd"/>
        <w:r w:rsidRPr="00BF299F">
          <w:rPr>
            <w:rFonts w:ascii="Times New Roman" w:hAnsi="Times New Roman" w:cs="Times New Roman"/>
            <w:color w:val="000000" w:themeColor="text1"/>
            <w:sz w:val="24"/>
            <w:szCs w:val="24"/>
            <w:shd w:val="clear" w:color="auto" w:fill="FFFFFF"/>
            <w:rPrChange w:id="405" w:author="Almondris Gonzalez" w:date="2015-05-18T22:05:00Z">
              <w:rPr>
                <w:rFonts w:ascii="Times New Roman" w:eastAsia="Times New Roman" w:hAnsi="Times New Roman" w:cs="Times New Roman"/>
                <w:color w:val="000000"/>
                <w:sz w:val="27"/>
                <w:szCs w:val="27"/>
                <w:lang w:eastAsia="es-MX"/>
              </w:rPr>
            </w:rPrChange>
          </w:rPr>
          <w:t>” puede ser ejecutado en muchos dispositivos diferentes.</w:t>
        </w:r>
      </w:ins>
    </w:p>
    <w:p w:rsidR="00587CD8" w:rsidRPr="00BF299F" w:rsidRDefault="00587CD8" w:rsidP="00587CD8">
      <w:pPr>
        <w:spacing w:after="0"/>
        <w:jc w:val="both"/>
        <w:rPr>
          <w:rFonts w:ascii="Times New Roman" w:hAnsi="Times New Roman" w:cs="Times New Roman"/>
          <w:color w:val="000000" w:themeColor="text1"/>
          <w:sz w:val="24"/>
          <w:szCs w:val="24"/>
          <w:shd w:val="clear" w:color="auto" w:fill="FFFFFF"/>
        </w:rPr>
      </w:pPr>
    </w:p>
    <w:p w:rsidR="00587CD8" w:rsidRPr="00BF299F" w:rsidRDefault="00587CD8" w:rsidP="00587CD8">
      <w:pPr>
        <w:pStyle w:val="Subttulo"/>
        <w:jc w:val="both"/>
        <w:rPr>
          <w:rFonts w:ascii="Times New Roman" w:hAnsi="Times New Roman" w:cs="Times New Roman"/>
          <w:color w:val="000000" w:themeColor="text1"/>
          <w:sz w:val="24"/>
          <w:szCs w:val="24"/>
        </w:rPr>
      </w:pPr>
      <w:r w:rsidRPr="00BF299F">
        <w:rPr>
          <w:rFonts w:ascii="Times New Roman" w:hAnsi="Times New Roman" w:cs="Times New Roman"/>
          <w:sz w:val="24"/>
          <w:szCs w:val="24"/>
          <w:shd w:val="clear" w:color="auto" w:fill="FFFFFF"/>
        </w:rPr>
        <w:br/>
      </w:r>
    </w:p>
    <w:p w:rsidR="00003DA2" w:rsidRPr="00BF299F" w:rsidRDefault="00003DA2">
      <w:pPr>
        <w:rPr>
          <w:rFonts w:ascii="Times New Roman" w:eastAsiaTheme="minorEastAsia" w:hAnsi="Times New Roman" w:cs="Times New Roman"/>
          <w:b/>
          <w:color w:val="2E74B5" w:themeColor="accent1" w:themeShade="BF"/>
          <w:spacing w:val="15"/>
          <w:sz w:val="24"/>
          <w:szCs w:val="24"/>
        </w:rPr>
      </w:pPr>
      <w:r w:rsidRPr="00BF299F">
        <w:rPr>
          <w:rFonts w:ascii="Times New Roman" w:hAnsi="Times New Roman" w:cs="Times New Roman"/>
          <w:b/>
          <w:color w:val="2E74B5" w:themeColor="accent1" w:themeShade="BF"/>
          <w:sz w:val="24"/>
          <w:szCs w:val="24"/>
        </w:rPr>
        <w:br w:type="page"/>
      </w:r>
    </w:p>
    <w:p w:rsidR="00587CD8" w:rsidRPr="00BF299F" w:rsidRDefault="00AE03DC" w:rsidP="00AE03DC">
      <w:pPr>
        <w:pStyle w:val="Subttulo"/>
        <w:outlineLvl w:val="1"/>
        <w:rPr>
          <w:rFonts w:ascii="Times New Roman" w:hAnsi="Times New Roman" w:cs="Times New Roman"/>
          <w:b/>
          <w:color w:val="2E74B5" w:themeColor="accent1" w:themeShade="BF"/>
          <w:sz w:val="24"/>
          <w:szCs w:val="24"/>
        </w:rPr>
      </w:pPr>
      <w:bookmarkStart w:id="406" w:name="_Toc421088231"/>
      <w:r w:rsidRPr="00BF299F">
        <w:rPr>
          <w:rFonts w:ascii="Times New Roman" w:hAnsi="Times New Roman" w:cs="Times New Roman"/>
          <w:b/>
          <w:color w:val="2E74B5" w:themeColor="accent1" w:themeShade="BF"/>
          <w:sz w:val="24"/>
          <w:szCs w:val="24"/>
        </w:rPr>
        <w:lastRenderedPageBreak/>
        <w:t>3.2.</w:t>
      </w:r>
      <w:r w:rsidR="00587CD8" w:rsidRPr="00BF299F">
        <w:rPr>
          <w:rFonts w:ascii="Times New Roman" w:hAnsi="Times New Roman" w:cs="Times New Roman"/>
          <w:b/>
          <w:color w:val="2E74B5" w:themeColor="accent1" w:themeShade="BF"/>
          <w:sz w:val="24"/>
          <w:szCs w:val="24"/>
        </w:rPr>
        <w:t xml:space="preserve"> Metodologías</w:t>
      </w:r>
      <w:bookmarkEnd w:id="406"/>
    </w:p>
    <w:p w:rsidR="00587CD8" w:rsidRPr="00BF299F" w:rsidRDefault="00587CD8" w:rsidP="00C37C89">
      <w:pPr>
        <w:autoSpaceDE w:val="0"/>
        <w:autoSpaceDN w:val="0"/>
        <w:adjustRightInd w:val="0"/>
        <w:spacing w:after="0" w:line="240" w:lineRule="auto"/>
        <w:jc w:val="both"/>
        <w:rPr>
          <w:ins w:id="407" w:author="Almondris Gonzalez" w:date="2015-05-13T22:22:00Z"/>
          <w:rFonts w:ascii="Times New Roman" w:hAnsi="Times New Roman" w:cs="Times New Roman"/>
          <w:color w:val="000000"/>
          <w:sz w:val="24"/>
          <w:szCs w:val="24"/>
        </w:rPr>
      </w:pPr>
      <w:ins w:id="408" w:author="Almondris Gonzalez" w:date="2015-05-13T22:11:00Z">
        <w:r w:rsidRPr="00BF299F">
          <w:rPr>
            <w:rFonts w:ascii="Times New Roman" w:hAnsi="Times New Roman" w:cs="Times New Roman"/>
            <w:color w:val="000000"/>
            <w:sz w:val="24"/>
            <w:szCs w:val="24"/>
          </w:rPr>
          <w:t xml:space="preserve">En este </w:t>
        </w:r>
      </w:ins>
      <w:ins w:id="409" w:author="Almondris Gonzalez" w:date="2015-05-13T22:12:00Z">
        <w:r w:rsidRPr="00BF299F">
          <w:rPr>
            <w:rFonts w:ascii="Times New Roman" w:hAnsi="Times New Roman" w:cs="Times New Roman"/>
            <w:color w:val="000000"/>
            <w:sz w:val="24"/>
            <w:szCs w:val="24"/>
          </w:rPr>
          <w:t>módulo</w:t>
        </w:r>
      </w:ins>
      <w:ins w:id="410" w:author="Almondris Gonzalez" w:date="2015-05-13T22:11:00Z">
        <w:r w:rsidRPr="00BF299F">
          <w:rPr>
            <w:rFonts w:ascii="Times New Roman" w:hAnsi="Times New Roman" w:cs="Times New Roman"/>
            <w:color w:val="000000"/>
            <w:sz w:val="24"/>
            <w:szCs w:val="24"/>
          </w:rPr>
          <w:t xml:space="preserve"> encontraremos la </w:t>
        </w:r>
      </w:ins>
      <w:ins w:id="411" w:author="Almondris Gonzalez" w:date="2015-05-13T22:12:00Z">
        <w:r w:rsidRPr="00BF299F">
          <w:rPr>
            <w:rFonts w:ascii="Times New Roman" w:hAnsi="Times New Roman" w:cs="Times New Roman"/>
            <w:color w:val="000000"/>
            <w:sz w:val="24"/>
            <w:szCs w:val="24"/>
          </w:rPr>
          <w:t>descripción</w:t>
        </w:r>
      </w:ins>
      <w:ins w:id="412" w:author="Almondris Gonzalez" w:date="2015-05-13T22:11:00Z">
        <w:r w:rsidRPr="00BF299F">
          <w:rPr>
            <w:rFonts w:ascii="Times New Roman" w:hAnsi="Times New Roman" w:cs="Times New Roman"/>
            <w:color w:val="000000"/>
            <w:sz w:val="24"/>
            <w:szCs w:val="24"/>
          </w:rPr>
          <w:t xml:space="preserve"> de</w:t>
        </w:r>
      </w:ins>
      <w:ins w:id="413" w:author="Almondris Gonzalez" w:date="2015-05-13T22:12:00Z">
        <w:r w:rsidRPr="00BF299F">
          <w:rPr>
            <w:rFonts w:ascii="Times New Roman" w:hAnsi="Times New Roman" w:cs="Times New Roman"/>
            <w:color w:val="000000"/>
            <w:sz w:val="24"/>
            <w:szCs w:val="24"/>
          </w:rPr>
          <w:t xml:space="preserve"> cada una de las</w:t>
        </w:r>
      </w:ins>
      <w:ins w:id="414" w:author="Almondris Gonzalez" w:date="2015-05-13T22:22:00Z">
        <w:r w:rsidRPr="00BF299F">
          <w:rPr>
            <w:rFonts w:ascii="Times New Roman" w:hAnsi="Times New Roman" w:cs="Times New Roman"/>
            <w:color w:val="000000"/>
            <w:sz w:val="24"/>
            <w:szCs w:val="24"/>
          </w:rPr>
          <w:t xml:space="preserve"> metodologías que usaremos para este proyecto.</w:t>
        </w:r>
      </w:ins>
    </w:p>
    <w:p w:rsidR="00587CD8" w:rsidRPr="00BF299F" w:rsidRDefault="00587CD8" w:rsidP="00587CD8">
      <w:pPr>
        <w:autoSpaceDE w:val="0"/>
        <w:autoSpaceDN w:val="0"/>
        <w:adjustRightInd w:val="0"/>
        <w:spacing w:after="0" w:line="240" w:lineRule="auto"/>
        <w:rPr>
          <w:rFonts w:ascii="Times New Roman" w:hAnsi="Times New Roman" w:cs="Times New Roman"/>
          <w:color w:val="000000"/>
          <w:sz w:val="24"/>
          <w:szCs w:val="24"/>
        </w:rPr>
      </w:pPr>
    </w:p>
    <w:p w:rsidR="00587CD8" w:rsidRPr="009C7528" w:rsidRDefault="00AE03DC" w:rsidP="009C7528">
      <w:pPr>
        <w:pStyle w:val="Ttulo3"/>
        <w:rPr>
          <w:rFonts w:ascii="Times New Roman" w:hAnsi="Times New Roman" w:cs="Times New Roman"/>
        </w:rPr>
      </w:pPr>
      <w:bookmarkStart w:id="415" w:name="_Toc421088232"/>
      <w:r w:rsidRPr="009C7528">
        <w:rPr>
          <w:rFonts w:ascii="Times New Roman" w:hAnsi="Times New Roman" w:cs="Times New Roman"/>
        </w:rPr>
        <w:t>3.2</w:t>
      </w:r>
      <w:r w:rsidR="00587CD8" w:rsidRPr="009C7528">
        <w:rPr>
          <w:rFonts w:ascii="Times New Roman" w:hAnsi="Times New Roman" w:cs="Times New Roman"/>
        </w:rPr>
        <w:t>.1Metodología Mobile D</w:t>
      </w:r>
      <w:bookmarkEnd w:id="415"/>
    </w:p>
    <w:p w:rsidR="00587CD8" w:rsidRPr="00BF299F" w:rsidRDefault="00587CD8" w:rsidP="00587CD8">
      <w:pPr>
        <w:autoSpaceDE w:val="0"/>
        <w:autoSpaceDN w:val="0"/>
        <w:adjustRightInd w:val="0"/>
        <w:spacing w:after="0" w:line="240" w:lineRule="auto"/>
        <w:rPr>
          <w:rFonts w:ascii="Times New Roman" w:hAnsi="Times New Roman" w:cs="Times New Roman"/>
          <w:color w:val="000000"/>
          <w:sz w:val="24"/>
          <w:szCs w:val="24"/>
        </w:rPr>
      </w:pPr>
      <w:r w:rsidRPr="00BF299F">
        <w:rPr>
          <w:rFonts w:ascii="Times New Roman" w:hAnsi="Times New Roman" w:cs="Times New Roman"/>
          <w:color w:val="000000"/>
          <w:sz w:val="24"/>
          <w:szCs w:val="24"/>
        </w:rPr>
        <w:t>Una de las metodologías que se usar</w:t>
      </w:r>
      <w:ins w:id="416" w:author="Almondris Gonzalez" w:date="2015-05-13T14:00:00Z">
        <w:r w:rsidRPr="00BF299F">
          <w:rPr>
            <w:rFonts w:ascii="Times New Roman" w:hAnsi="Times New Roman" w:cs="Times New Roman"/>
            <w:color w:val="000000"/>
            <w:sz w:val="24"/>
            <w:szCs w:val="24"/>
          </w:rPr>
          <w:t>á</w:t>
        </w:r>
      </w:ins>
      <w:del w:id="417" w:author="Almondris Gonzalez" w:date="2015-05-13T14:00:00Z">
        <w:r w:rsidRPr="00BF299F" w:rsidDel="00C731F4">
          <w:rPr>
            <w:rFonts w:ascii="Times New Roman" w:hAnsi="Times New Roman" w:cs="Times New Roman"/>
            <w:color w:val="000000"/>
            <w:sz w:val="24"/>
            <w:szCs w:val="24"/>
          </w:rPr>
          <w:delText>a</w:delText>
        </w:r>
      </w:del>
      <w:r w:rsidRPr="00BF299F">
        <w:rPr>
          <w:rFonts w:ascii="Times New Roman" w:hAnsi="Times New Roman" w:cs="Times New Roman"/>
          <w:color w:val="000000"/>
          <w:sz w:val="24"/>
          <w:szCs w:val="24"/>
        </w:rPr>
        <w:t xml:space="preserve"> es Mobile-D ya que permite el desarrollo de software en dispositivos móviles. </w:t>
      </w:r>
    </w:p>
    <w:p w:rsidR="00587CD8" w:rsidRPr="00BF299F" w:rsidRDefault="00587CD8" w:rsidP="00587CD8">
      <w:pPr>
        <w:autoSpaceDE w:val="0"/>
        <w:autoSpaceDN w:val="0"/>
        <w:adjustRightInd w:val="0"/>
        <w:spacing w:after="0" w:line="240" w:lineRule="auto"/>
        <w:rPr>
          <w:rFonts w:ascii="Times New Roman" w:hAnsi="Times New Roman" w:cs="Times New Roman"/>
          <w:color w:val="000000"/>
          <w:sz w:val="24"/>
          <w:szCs w:val="24"/>
        </w:rPr>
      </w:pPr>
    </w:p>
    <w:p w:rsidR="00587CD8" w:rsidRPr="00BF299F" w:rsidRDefault="00587CD8" w:rsidP="00587CD8">
      <w:pPr>
        <w:autoSpaceDE w:val="0"/>
        <w:autoSpaceDN w:val="0"/>
        <w:adjustRightInd w:val="0"/>
        <w:spacing w:after="0" w:line="240" w:lineRule="auto"/>
        <w:rPr>
          <w:rFonts w:ascii="Times New Roman" w:hAnsi="Times New Roman" w:cs="Times New Roman"/>
          <w:color w:val="000000"/>
          <w:sz w:val="24"/>
          <w:szCs w:val="24"/>
        </w:rPr>
      </w:pPr>
      <w:r w:rsidRPr="00BF299F">
        <w:rPr>
          <w:rFonts w:ascii="Times New Roman" w:hAnsi="Times New Roman" w:cs="Times New Roman"/>
          <w:color w:val="000000"/>
          <w:sz w:val="24"/>
          <w:szCs w:val="24"/>
        </w:rPr>
        <w:t xml:space="preserve">La metodología Mobile-D consta de 5 fases, las cuales son: </w:t>
      </w:r>
    </w:p>
    <w:p w:rsidR="00587CD8" w:rsidRPr="00BF299F" w:rsidRDefault="00587CD8" w:rsidP="00587CD8">
      <w:pPr>
        <w:pStyle w:val="Prrafodelista"/>
        <w:numPr>
          <w:ilvl w:val="0"/>
          <w:numId w:val="7"/>
        </w:numPr>
        <w:autoSpaceDE w:val="0"/>
        <w:autoSpaceDN w:val="0"/>
        <w:adjustRightInd w:val="0"/>
        <w:spacing w:after="9" w:line="240" w:lineRule="auto"/>
        <w:rPr>
          <w:rFonts w:ascii="Times New Roman" w:hAnsi="Times New Roman" w:cs="Times New Roman"/>
          <w:color w:val="000000"/>
          <w:sz w:val="24"/>
          <w:szCs w:val="24"/>
        </w:rPr>
      </w:pPr>
      <w:r w:rsidRPr="00BF299F">
        <w:rPr>
          <w:rFonts w:ascii="Times New Roman" w:hAnsi="Times New Roman" w:cs="Times New Roman"/>
          <w:b/>
          <w:bCs/>
          <w:color w:val="000000"/>
          <w:sz w:val="24"/>
          <w:szCs w:val="24"/>
        </w:rPr>
        <w:t>Exploración</w:t>
      </w:r>
      <w:r w:rsidRPr="00BF299F">
        <w:rPr>
          <w:rFonts w:ascii="Times New Roman" w:hAnsi="Times New Roman" w:cs="Times New Roman"/>
          <w:i/>
          <w:iCs/>
          <w:color w:val="000000"/>
          <w:sz w:val="24"/>
          <w:szCs w:val="24"/>
        </w:rPr>
        <w:t xml:space="preserve">, </w:t>
      </w:r>
      <w:r w:rsidRPr="00BF299F">
        <w:rPr>
          <w:rFonts w:ascii="Times New Roman" w:hAnsi="Times New Roman" w:cs="Times New Roman"/>
          <w:color w:val="000000"/>
          <w:sz w:val="24"/>
          <w:szCs w:val="24"/>
        </w:rPr>
        <w:t>fase en la cual se determina</w:t>
      </w:r>
      <w:ins w:id="418" w:author="Almondris Gonzalez" w:date="2015-05-18T22:36:00Z">
        <w:r w:rsidRPr="00BF299F">
          <w:rPr>
            <w:rFonts w:ascii="Times New Roman" w:hAnsi="Times New Roman" w:cs="Times New Roman"/>
            <w:color w:val="333333"/>
            <w:sz w:val="24"/>
            <w:szCs w:val="24"/>
            <w:shd w:val="clear" w:color="auto" w:fill="FFFFFF"/>
            <w:rPrChange w:id="419" w:author="Almondris Gonzalez" w:date="2015-05-18T22:36:00Z">
              <w:rPr>
                <w:rFonts w:ascii="Arial" w:hAnsi="Arial" w:cs="Arial"/>
                <w:color w:val="333333"/>
                <w:shd w:val="clear" w:color="auto" w:fill="FFFFFF"/>
              </w:rPr>
            </w:rPrChange>
          </w:rPr>
          <w:t xml:space="preserve"> </w:t>
        </w:r>
      </w:ins>
      <w:del w:id="420" w:author="Almondris Gonzalez" w:date="2015-05-18T22:36:00Z">
        <w:r w:rsidRPr="00BF299F" w:rsidDel="0086278E">
          <w:rPr>
            <w:rFonts w:ascii="Times New Roman" w:hAnsi="Times New Roman" w:cs="Times New Roman"/>
            <w:color w:val="000000"/>
            <w:sz w:val="24"/>
            <w:szCs w:val="24"/>
            <w:highlight w:val="yellow"/>
            <w:rPrChange w:id="421" w:author="Almondris Gonzalez" w:date="2015-05-18T22:36:00Z">
              <w:rPr>
                <w:rFonts w:cs="Times New Roman"/>
                <w:color w:val="000000"/>
                <w:sz w:val="23"/>
                <w:szCs w:val="23"/>
              </w:rPr>
            </w:rPrChange>
          </w:rPr>
          <w:delText>n</w:delText>
        </w:r>
        <w:r w:rsidRPr="00BF299F" w:rsidDel="0086278E">
          <w:rPr>
            <w:rFonts w:ascii="Times New Roman" w:hAnsi="Times New Roman" w:cs="Times New Roman"/>
            <w:color w:val="000000"/>
            <w:sz w:val="24"/>
            <w:szCs w:val="24"/>
          </w:rPr>
          <w:delText xml:space="preserve"> </w:delText>
        </w:r>
      </w:del>
      <w:ins w:id="422" w:author="Almondris Gonzalez" w:date="2015-05-18T22:36:00Z">
        <w:r w:rsidRPr="00BF299F">
          <w:rPr>
            <w:rFonts w:ascii="Times New Roman" w:hAnsi="Times New Roman" w:cs="Times New Roman"/>
            <w:color w:val="333333"/>
            <w:sz w:val="24"/>
            <w:szCs w:val="24"/>
            <w:shd w:val="clear" w:color="auto" w:fill="FFFFFF"/>
            <w:rPrChange w:id="423" w:author="Almondris Gonzalez" w:date="2015-05-18T22:36:00Z">
              <w:rPr>
                <w:rFonts w:ascii="Arial" w:hAnsi="Arial" w:cs="Arial"/>
                <w:color w:val="333333"/>
                <w:shd w:val="clear" w:color="auto" w:fill="FFFFFF"/>
              </w:rPr>
            </w:rPrChange>
          </w:rPr>
          <w:t>la planificación y a los conceptos básicos del proyecto</w:t>
        </w:r>
      </w:ins>
    </w:p>
    <w:p w:rsidR="00587CD8" w:rsidRPr="00BF299F" w:rsidRDefault="00587CD8" w:rsidP="00587CD8">
      <w:pPr>
        <w:pStyle w:val="Prrafodelista"/>
        <w:numPr>
          <w:ilvl w:val="0"/>
          <w:numId w:val="7"/>
        </w:numPr>
        <w:autoSpaceDE w:val="0"/>
        <w:autoSpaceDN w:val="0"/>
        <w:adjustRightInd w:val="0"/>
        <w:spacing w:after="9" w:line="240" w:lineRule="auto"/>
        <w:rPr>
          <w:rFonts w:ascii="Times New Roman" w:hAnsi="Times New Roman" w:cs="Times New Roman"/>
          <w:color w:val="000000"/>
          <w:sz w:val="24"/>
          <w:szCs w:val="24"/>
        </w:rPr>
      </w:pPr>
      <w:r w:rsidRPr="00BF299F">
        <w:rPr>
          <w:rFonts w:ascii="Times New Roman" w:hAnsi="Times New Roman" w:cs="Times New Roman"/>
          <w:b/>
          <w:bCs/>
          <w:color w:val="000000"/>
          <w:sz w:val="24"/>
          <w:szCs w:val="24"/>
        </w:rPr>
        <w:t>Inicialización</w:t>
      </w:r>
      <w:r w:rsidRPr="00BF299F">
        <w:rPr>
          <w:rFonts w:ascii="Times New Roman" w:hAnsi="Times New Roman" w:cs="Times New Roman"/>
          <w:i/>
          <w:iCs/>
          <w:color w:val="000000"/>
          <w:sz w:val="24"/>
          <w:szCs w:val="24"/>
        </w:rPr>
        <w:t xml:space="preserve">, </w:t>
      </w:r>
      <w:r w:rsidRPr="00BF299F">
        <w:rPr>
          <w:rFonts w:ascii="Times New Roman" w:hAnsi="Times New Roman" w:cs="Times New Roman"/>
          <w:color w:val="000000"/>
          <w:sz w:val="24"/>
          <w:szCs w:val="24"/>
        </w:rPr>
        <w:t>fase en la cual se establecen los parámetros de la aplicación y se planifican los días de trabajo y entregas</w:t>
      </w:r>
      <w:del w:id="424" w:author="Almondris Gonzalez" w:date="2015-05-13T14:01:00Z">
        <w:r w:rsidRPr="00BF299F" w:rsidDel="00C731F4">
          <w:rPr>
            <w:rFonts w:ascii="Times New Roman" w:hAnsi="Times New Roman" w:cs="Times New Roman"/>
            <w:color w:val="000000"/>
            <w:sz w:val="24"/>
            <w:szCs w:val="24"/>
          </w:rPr>
          <w:delText xml:space="preserve">. </w:delText>
        </w:r>
      </w:del>
    </w:p>
    <w:p w:rsidR="00587CD8" w:rsidRPr="00BF299F" w:rsidRDefault="00587CD8" w:rsidP="00587CD8">
      <w:pPr>
        <w:pStyle w:val="Prrafodelista"/>
        <w:numPr>
          <w:ilvl w:val="0"/>
          <w:numId w:val="7"/>
        </w:numPr>
        <w:autoSpaceDE w:val="0"/>
        <w:autoSpaceDN w:val="0"/>
        <w:adjustRightInd w:val="0"/>
        <w:spacing w:after="9" w:line="240" w:lineRule="auto"/>
        <w:rPr>
          <w:rFonts w:ascii="Times New Roman" w:hAnsi="Times New Roman" w:cs="Times New Roman"/>
          <w:color w:val="000000"/>
          <w:sz w:val="24"/>
          <w:szCs w:val="24"/>
        </w:rPr>
      </w:pPr>
      <w:r w:rsidRPr="00BF299F">
        <w:rPr>
          <w:rFonts w:ascii="Times New Roman" w:hAnsi="Times New Roman" w:cs="Times New Roman"/>
          <w:b/>
          <w:bCs/>
          <w:color w:val="000000"/>
          <w:sz w:val="24"/>
          <w:szCs w:val="24"/>
        </w:rPr>
        <w:t>Producción</w:t>
      </w:r>
      <w:r w:rsidRPr="00BF299F">
        <w:rPr>
          <w:rFonts w:ascii="Times New Roman" w:hAnsi="Times New Roman" w:cs="Times New Roman"/>
          <w:i/>
          <w:iCs/>
          <w:color w:val="000000"/>
          <w:sz w:val="24"/>
          <w:szCs w:val="24"/>
        </w:rPr>
        <w:t xml:space="preserve">, </w:t>
      </w:r>
      <w:r w:rsidRPr="00BF299F">
        <w:rPr>
          <w:rFonts w:ascii="Times New Roman" w:hAnsi="Times New Roman" w:cs="Times New Roman"/>
          <w:color w:val="000000"/>
          <w:sz w:val="24"/>
          <w:szCs w:val="24"/>
        </w:rPr>
        <w:t>fase en donde se desarrolla la aplicació</w:t>
      </w:r>
      <w:ins w:id="425" w:author="Almondris Gonzalez" w:date="2015-05-13T14:01:00Z">
        <w:r w:rsidRPr="00BF299F">
          <w:rPr>
            <w:rFonts w:ascii="Times New Roman" w:hAnsi="Times New Roman" w:cs="Times New Roman"/>
            <w:color w:val="000000"/>
            <w:sz w:val="24"/>
            <w:szCs w:val="24"/>
          </w:rPr>
          <w:t>n</w:t>
        </w:r>
      </w:ins>
      <w:del w:id="426" w:author="Almondris Gonzalez" w:date="2015-05-13T14:01:00Z">
        <w:r w:rsidRPr="00BF299F" w:rsidDel="00C731F4">
          <w:rPr>
            <w:rFonts w:ascii="Times New Roman" w:hAnsi="Times New Roman" w:cs="Times New Roman"/>
            <w:color w:val="000000"/>
            <w:sz w:val="24"/>
            <w:szCs w:val="24"/>
          </w:rPr>
          <w:delText xml:space="preserve">n, </w:delText>
        </w:r>
      </w:del>
    </w:p>
    <w:p w:rsidR="00587CD8" w:rsidRPr="00BF299F" w:rsidRDefault="00587CD8" w:rsidP="00587CD8">
      <w:pPr>
        <w:pStyle w:val="Prrafodelista"/>
        <w:numPr>
          <w:ilvl w:val="0"/>
          <w:numId w:val="7"/>
        </w:numPr>
        <w:autoSpaceDE w:val="0"/>
        <w:autoSpaceDN w:val="0"/>
        <w:adjustRightInd w:val="0"/>
        <w:spacing w:after="9" w:line="240" w:lineRule="auto"/>
        <w:rPr>
          <w:rFonts w:ascii="Times New Roman" w:hAnsi="Times New Roman" w:cs="Times New Roman"/>
          <w:color w:val="000000"/>
          <w:sz w:val="24"/>
          <w:szCs w:val="24"/>
        </w:rPr>
      </w:pPr>
      <w:r w:rsidRPr="00BF299F">
        <w:rPr>
          <w:rFonts w:ascii="Times New Roman" w:hAnsi="Times New Roman" w:cs="Times New Roman"/>
          <w:b/>
          <w:bCs/>
          <w:color w:val="000000"/>
          <w:sz w:val="24"/>
          <w:szCs w:val="24"/>
        </w:rPr>
        <w:t>Estabilización</w:t>
      </w:r>
      <w:r w:rsidRPr="00BF299F">
        <w:rPr>
          <w:rFonts w:ascii="Times New Roman" w:hAnsi="Times New Roman" w:cs="Times New Roman"/>
          <w:i/>
          <w:iCs/>
          <w:color w:val="000000"/>
          <w:sz w:val="24"/>
          <w:szCs w:val="24"/>
        </w:rPr>
        <w:t xml:space="preserve">, </w:t>
      </w:r>
      <w:r w:rsidRPr="00BF299F">
        <w:rPr>
          <w:rFonts w:ascii="Times New Roman" w:hAnsi="Times New Roman" w:cs="Times New Roman"/>
          <w:color w:val="000000"/>
          <w:sz w:val="24"/>
          <w:szCs w:val="24"/>
        </w:rPr>
        <w:t>fase en donde</w:t>
      </w:r>
      <w:r w:rsidRPr="005366FE">
        <w:rPr>
          <w:rFonts w:ascii="Times New Roman" w:hAnsi="Times New Roman" w:cs="Times New Roman"/>
          <w:sz w:val="24"/>
          <w:szCs w:val="24"/>
        </w:rPr>
        <w:t xml:space="preserve"> </w:t>
      </w:r>
      <w:del w:id="427" w:author="Almondris Gonzalez" w:date="2015-05-18T22:38:00Z">
        <w:r w:rsidRPr="005366FE" w:rsidDel="0086278E">
          <w:rPr>
            <w:rFonts w:ascii="Times New Roman" w:hAnsi="Times New Roman" w:cs="Times New Roman"/>
            <w:sz w:val="24"/>
            <w:szCs w:val="24"/>
          </w:rPr>
          <w:delText xml:space="preserve"> </w:delText>
        </w:r>
      </w:del>
      <w:ins w:id="428" w:author="Almondris Gonzalez" w:date="2015-05-18T22:38:00Z">
        <w:r w:rsidRPr="005366FE">
          <w:rPr>
            <w:rFonts w:ascii="Times New Roman" w:hAnsi="Times New Roman" w:cs="Times New Roman"/>
            <w:sz w:val="24"/>
            <w:szCs w:val="24"/>
            <w:shd w:val="clear" w:color="auto" w:fill="FFFFFF"/>
            <w:rPrChange w:id="429" w:author="Almondris Gonzalez" w:date="2015-05-18T22:38:00Z">
              <w:rPr>
                <w:rFonts w:ascii="Arial" w:hAnsi="Arial" w:cs="Arial"/>
                <w:color w:val="333333"/>
                <w:shd w:val="clear" w:color="auto" w:fill="FFFFFF"/>
              </w:rPr>
            </w:rPrChange>
          </w:rPr>
          <w:t>se realizan las acciones de integración para enganchar los posibles módulos separados en una única aplicación.</w:t>
        </w:r>
      </w:ins>
    </w:p>
    <w:p w:rsidR="00587CD8" w:rsidRPr="00BF299F" w:rsidRDefault="00587CD8" w:rsidP="00587CD8">
      <w:pPr>
        <w:pStyle w:val="Prrafodelista"/>
        <w:numPr>
          <w:ilvl w:val="0"/>
          <w:numId w:val="7"/>
        </w:numPr>
        <w:autoSpaceDE w:val="0"/>
        <w:autoSpaceDN w:val="0"/>
        <w:adjustRightInd w:val="0"/>
        <w:spacing w:after="0" w:line="240" w:lineRule="auto"/>
        <w:rPr>
          <w:rFonts w:ascii="Times New Roman" w:hAnsi="Times New Roman" w:cs="Times New Roman"/>
          <w:color w:val="000000"/>
          <w:sz w:val="24"/>
          <w:szCs w:val="24"/>
        </w:rPr>
      </w:pPr>
      <w:r w:rsidRPr="00BF299F">
        <w:rPr>
          <w:rFonts w:ascii="Times New Roman" w:hAnsi="Times New Roman" w:cs="Times New Roman"/>
          <w:b/>
          <w:bCs/>
          <w:color w:val="000000"/>
          <w:sz w:val="24"/>
          <w:szCs w:val="24"/>
        </w:rPr>
        <w:t>Pruebas</w:t>
      </w:r>
      <w:r w:rsidRPr="00BF299F">
        <w:rPr>
          <w:rFonts w:ascii="Times New Roman" w:hAnsi="Times New Roman" w:cs="Times New Roman"/>
          <w:i/>
          <w:iCs/>
          <w:color w:val="000000"/>
          <w:sz w:val="24"/>
          <w:szCs w:val="24"/>
        </w:rPr>
        <w:t xml:space="preserve">, </w:t>
      </w:r>
      <w:r w:rsidRPr="00BF299F">
        <w:rPr>
          <w:rFonts w:ascii="Times New Roman" w:hAnsi="Times New Roman" w:cs="Times New Roman"/>
          <w:color w:val="000000"/>
          <w:sz w:val="24"/>
          <w:szCs w:val="24"/>
        </w:rPr>
        <w:t>fase en la cual se realizan las pruebas a la aplicación</w:t>
      </w:r>
      <w:del w:id="430" w:author="Almondris Gonzalez" w:date="2015-05-13T14:01:00Z">
        <w:r w:rsidRPr="00BF299F" w:rsidDel="00C731F4">
          <w:rPr>
            <w:rFonts w:ascii="Times New Roman" w:hAnsi="Times New Roman" w:cs="Times New Roman"/>
            <w:color w:val="000000"/>
            <w:sz w:val="24"/>
            <w:szCs w:val="24"/>
          </w:rPr>
          <w:delText>,</w:delText>
        </w:r>
      </w:del>
      <w:r w:rsidR="00003DA2" w:rsidRPr="00BF299F">
        <w:rPr>
          <w:rFonts w:ascii="Times New Roman" w:hAnsi="Times New Roman" w:cs="Times New Roman"/>
          <w:color w:val="000000"/>
          <w:sz w:val="24"/>
          <w:szCs w:val="24"/>
        </w:rPr>
        <w:t xml:space="preserve"> [21</w:t>
      </w:r>
      <w:r w:rsidRPr="00BF299F">
        <w:rPr>
          <w:rFonts w:ascii="Times New Roman" w:hAnsi="Times New Roman" w:cs="Times New Roman"/>
          <w:color w:val="000000"/>
          <w:sz w:val="24"/>
          <w:szCs w:val="24"/>
        </w:rPr>
        <w:t>]</w:t>
      </w:r>
    </w:p>
    <w:p w:rsidR="00587CD8" w:rsidRPr="00BF299F" w:rsidRDefault="00587CD8" w:rsidP="00587CD8">
      <w:pPr>
        <w:autoSpaceDE w:val="0"/>
        <w:autoSpaceDN w:val="0"/>
        <w:adjustRightInd w:val="0"/>
        <w:spacing w:after="0" w:line="240" w:lineRule="auto"/>
        <w:rPr>
          <w:rFonts w:ascii="Times New Roman" w:hAnsi="Times New Roman" w:cs="Times New Roman"/>
          <w:color w:val="000000"/>
          <w:sz w:val="24"/>
          <w:szCs w:val="24"/>
        </w:rPr>
      </w:pPr>
    </w:p>
    <w:p w:rsidR="00587CD8" w:rsidRPr="00BF299F" w:rsidRDefault="00DD5465" w:rsidP="00587CD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En la Imagen 10</w:t>
      </w:r>
      <w:del w:id="431" w:author="Almondris Gonzalez" w:date="2015-05-18T22:09:00Z">
        <w:r w:rsidR="00587CD8" w:rsidRPr="00BF299F" w:rsidDel="00525FAC">
          <w:rPr>
            <w:rFonts w:ascii="Times New Roman" w:hAnsi="Times New Roman" w:cs="Times New Roman"/>
            <w:sz w:val="24"/>
            <w:szCs w:val="24"/>
          </w:rPr>
          <w:delText>5</w:delText>
        </w:r>
      </w:del>
      <w:r w:rsidR="00587CD8" w:rsidRPr="00BF299F">
        <w:rPr>
          <w:rFonts w:ascii="Times New Roman" w:hAnsi="Times New Roman" w:cs="Times New Roman"/>
          <w:sz w:val="24"/>
          <w:szCs w:val="24"/>
        </w:rPr>
        <w:t xml:space="preserve"> se muestra el diagrama de desarrollo de software móvil de acuerdo con la metodología Mobile-D. </w:t>
      </w:r>
    </w:p>
    <w:p w:rsidR="00587CD8" w:rsidRPr="00BF299F" w:rsidRDefault="00587CD8" w:rsidP="00587CD8">
      <w:pPr>
        <w:tabs>
          <w:tab w:val="left" w:pos="294"/>
        </w:tabs>
        <w:spacing w:line="240" w:lineRule="auto"/>
        <w:jc w:val="both"/>
        <w:rPr>
          <w:rFonts w:ascii="Times New Roman" w:hAnsi="Times New Roman" w:cs="Times New Roman"/>
          <w:color w:val="000000" w:themeColor="text1"/>
          <w:sz w:val="24"/>
          <w:szCs w:val="24"/>
        </w:rPr>
      </w:pPr>
    </w:p>
    <w:p w:rsidR="00587CD8" w:rsidRPr="00BF299F" w:rsidRDefault="00587CD8" w:rsidP="00587CD8">
      <w:pPr>
        <w:tabs>
          <w:tab w:val="left" w:pos="294"/>
        </w:tabs>
        <w:spacing w:line="240" w:lineRule="auto"/>
        <w:jc w:val="both"/>
        <w:rPr>
          <w:rFonts w:ascii="Times New Roman" w:hAnsi="Times New Roman" w:cs="Times New Roman"/>
          <w:color w:val="000000" w:themeColor="text1"/>
          <w:sz w:val="24"/>
          <w:szCs w:val="24"/>
        </w:rPr>
      </w:pPr>
      <w:r w:rsidRPr="00BF299F">
        <w:rPr>
          <w:rFonts w:ascii="Times New Roman" w:hAnsi="Times New Roman" w:cs="Times New Roman"/>
          <w:noProof/>
          <w:color w:val="000000"/>
          <w:sz w:val="24"/>
          <w:szCs w:val="24"/>
          <w:lang w:eastAsia="es-MX"/>
        </w:rPr>
        <w:drawing>
          <wp:anchor distT="0" distB="0" distL="114300" distR="114300" simplePos="0" relativeHeight="251659264" behindDoc="1" locked="0" layoutInCell="1" allowOverlap="1" wp14:anchorId="11E1CF81" wp14:editId="1EE23B7E">
            <wp:simplePos x="0" y="0"/>
            <wp:positionH relativeFrom="column">
              <wp:posOffset>-289560</wp:posOffset>
            </wp:positionH>
            <wp:positionV relativeFrom="paragraph">
              <wp:posOffset>188595</wp:posOffset>
            </wp:positionV>
            <wp:extent cx="6181725" cy="2766060"/>
            <wp:effectExtent l="0" t="0" r="9525" b="0"/>
            <wp:wrapThrough wrapText="bothSides">
              <wp:wrapPolygon edited="0">
                <wp:start x="0" y="0"/>
                <wp:lineTo x="0" y="21421"/>
                <wp:lineTo x="21567" y="21421"/>
                <wp:lineTo x="21567" y="0"/>
                <wp:lineTo x="0" y="0"/>
              </wp:wrapPolygon>
            </wp:wrapThrough>
            <wp:docPr id="14" name="Imagen 14" descr="C:\Users\Almondris\Documents\Trabajo terminal\metodolo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C:\Users\Almondris\Documents\Trabajo terminal\metodolog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2766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DA2" w:rsidRPr="00BF299F" w:rsidRDefault="008E6F85" w:rsidP="008E6F85">
      <w:pPr>
        <w:pStyle w:val="Descripcin"/>
        <w:jc w:val="center"/>
        <w:rPr>
          <w:rStyle w:val="textexposedshow"/>
          <w:rFonts w:ascii="Times New Roman" w:eastAsiaTheme="minorEastAsia" w:hAnsi="Times New Roman" w:cs="Times New Roman"/>
          <w:b/>
          <w:color w:val="2E74B5" w:themeColor="accent1" w:themeShade="BF"/>
          <w:spacing w:val="15"/>
          <w:sz w:val="24"/>
          <w:szCs w:val="24"/>
          <w:shd w:val="clear" w:color="auto" w:fill="FFFFFF"/>
        </w:rPr>
      </w:pPr>
      <w:bookmarkStart w:id="432" w:name="_Toc421060055"/>
      <w:bookmarkStart w:id="433" w:name="_Toc421209260"/>
      <w:r>
        <w:t xml:space="preserve">Imagen </w:t>
      </w:r>
      <w:fldSimple w:instr=" SEQ Imagen \* ARABIC ">
        <w:r w:rsidR="00DC1A26">
          <w:rPr>
            <w:noProof/>
          </w:rPr>
          <w:t>10</w:t>
        </w:r>
      </w:fldSimple>
      <w:r>
        <w:t xml:space="preserve">: </w:t>
      </w:r>
      <w:r w:rsidRPr="005C7F45">
        <w:t>Metodología Mobile - D</w:t>
      </w:r>
      <w:bookmarkEnd w:id="432"/>
      <w:bookmarkEnd w:id="433"/>
      <w:r w:rsidR="00003DA2" w:rsidRPr="00BF299F">
        <w:rPr>
          <w:rStyle w:val="textexposedshow"/>
          <w:rFonts w:ascii="Times New Roman" w:hAnsi="Times New Roman" w:cs="Times New Roman"/>
          <w:b/>
          <w:color w:val="2E74B5" w:themeColor="accent1" w:themeShade="BF"/>
          <w:sz w:val="24"/>
          <w:szCs w:val="24"/>
          <w:shd w:val="clear" w:color="auto" w:fill="FFFFFF"/>
        </w:rPr>
        <w:br w:type="page"/>
      </w:r>
    </w:p>
    <w:p w:rsidR="00587CD8" w:rsidRPr="009C7528" w:rsidRDefault="00AE03DC" w:rsidP="009C7528">
      <w:pPr>
        <w:pStyle w:val="Ttulo3"/>
        <w:rPr>
          <w:rStyle w:val="textexposedshow"/>
        </w:rPr>
      </w:pPr>
      <w:bookmarkStart w:id="434" w:name="_Toc421088233"/>
      <w:r w:rsidRPr="009C7528">
        <w:rPr>
          <w:rStyle w:val="textexposedshow"/>
        </w:rPr>
        <w:lastRenderedPageBreak/>
        <w:t>3.2.1</w:t>
      </w:r>
      <w:r w:rsidR="00587CD8" w:rsidRPr="009C7528">
        <w:rPr>
          <w:rStyle w:val="textexposedshow"/>
        </w:rPr>
        <w:t>Metodología en Espiral</w:t>
      </w:r>
      <w:bookmarkEnd w:id="434"/>
    </w:p>
    <w:p w:rsidR="00003DA2" w:rsidRPr="00BF299F" w:rsidRDefault="00587CD8" w:rsidP="00587CD8">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BF299F">
        <w:rPr>
          <w:rFonts w:ascii="Times New Roman" w:hAnsi="Times New Roman" w:cs="Times New Roman"/>
          <w:color w:val="000000"/>
          <w:sz w:val="24"/>
          <w:szCs w:val="24"/>
        </w:rPr>
        <w:t xml:space="preserve">La metodología </w:t>
      </w:r>
      <w:ins w:id="435" w:author="Almondris Gonzalez" w:date="2015-05-13T14:03:00Z">
        <w:r w:rsidRPr="00BF299F">
          <w:rPr>
            <w:rFonts w:ascii="Times New Roman" w:hAnsi="Times New Roman" w:cs="Times New Roman"/>
            <w:color w:val="000000"/>
            <w:sz w:val="24"/>
            <w:szCs w:val="24"/>
          </w:rPr>
          <w:t>en e</w:t>
        </w:r>
      </w:ins>
      <w:del w:id="436" w:author="Almondris Gonzalez" w:date="2015-05-13T14:03:00Z">
        <w:r w:rsidRPr="00BF299F" w:rsidDel="00C731F4">
          <w:rPr>
            <w:rFonts w:ascii="Times New Roman" w:hAnsi="Times New Roman" w:cs="Times New Roman"/>
            <w:color w:val="000000"/>
            <w:sz w:val="24"/>
            <w:szCs w:val="24"/>
          </w:rPr>
          <w:delText>E</w:delText>
        </w:r>
      </w:del>
      <w:r w:rsidRPr="00BF299F">
        <w:rPr>
          <w:rFonts w:ascii="Times New Roman" w:hAnsi="Times New Roman" w:cs="Times New Roman"/>
          <w:color w:val="000000"/>
          <w:sz w:val="24"/>
          <w:szCs w:val="24"/>
        </w:rPr>
        <w:t>spiral permite e</w:t>
      </w:r>
      <w:r w:rsidR="00AD0E7E">
        <w:rPr>
          <w:rFonts w:ascii="Times New Roman" w:hAnsi="Times New Roman" w:cs="Times New Roman"/>
          <w:color w:val="000000"/>
          <w:sz w:val="24"/>
          <w:szCs w:val="24"/>
        </w:rPr>
        <w:t>l desarrollo de software ya que</w:t>
      </w:r>
      <w:r w:rsidRPr="00BF299F">
        <w:rPr>
          <w:rFonts w:ascii="Times New Roman" w:hAnsi="Times New Roman" w:cs="Times New Roman"/>
          <w:color w:val="000000"/>
          <w:sz w:val="24"/>
          <w:szCs w:val="24"/>
        </w:rPr>
        <w:t xml:space="preserve"> </w:t>
      </w:r>
      <w:ins w:id="437" w:author="Almondris Gonzalez" w:date="2015-05-13T14:03:00Z">
        <w:r w:rsidRPr="00BF299F">
          <w:rPr>
            <w:rFonts w:ascii="Times New Roman" w:hAnsi="Times New Roman" w:cs="Times New Roman"/>
            <w:color w:val="000000"/>
            <w:sz w:val="24"/>
            <w:szCs w:val="24"/>
            <w:shd w:val="clear" w:color="auto" w:fill="FFFFFF"/>
          </w:rPr>
          <w:t>c</w:t>
        </w:r>
      </w:ins>
      <w:del w:id="438" w:author="Almondris Gonzalez" w:date="2015-05-13T14:03:00Z">
        <w:r w:rsidRPr="00BF299F" w:rsidDel="00C731F4">
          <w:rPr>
            <w:rFonts w:ascii="Times New Roman" w:hAnsi="Times New Roman" w:cs="Times New Roman"/>
            <w:color w:val="000000"/>
            <w:sz w:val="24"/>
            <w:szCs w:val="24"/>
            <w:shd w:val="clear" w:color="auto" w:fill="FFFFFF"/>
          </w:rPr>
          <w:delText>C</w:delText>
        </w:r>
      </w:del>
      <w:r w:rsidRPr="00BF299F">
        <w:rPr>
          <w:rFonts w:ascii="Times New Roman" w:hAnsi="Times New Roman" w:cs="Times New Roman"/>
          <w:color w:val="000000"/>
          <w:sz w:val="24"/>
          <w:szCs w:val="24"/>
          <w:shd w:val="clear" w:color="auto" w:fill="FFFFFF"/>
        </w:rPr>
        <w:t>ada región está poblada por una serie de tareas que se adaptan a las características del proyecto que va a emprenderse. Para proyectos pequeños el número de tareas y su formalidad es bajo, para proyectos mayores y más críticos, cada región contiene tareas que se definen para lograr un nivel más alto de formalidad.</w:t>
      </w:r>
    </w:p>
    <w:p w:rsidR="00587CD8" w:rsidRPr="00BF299F" w:rsidRDefault="00587CD8" w:rsidP="00587CD8">
      <w:pPr>
        <w:autoSpaceDE w:val="0"/>
        <w:autoSpaceDN w:val="0"/>
        <w:adjustRightInd w:val="0"/>
        <w:spacing w:after="0" w:line="240" w:lineRule="auto"/>
        <w:jc w:val="both"/>
        <w:rPr>
          <w:rFonts w:ascii="Times New Roman" w:hAnsi="Times New Roman" w:cs="Times New Roman"/>
          <w:sz w:val="24"/>
          <w:szCs w:val="24"/>
          <w:lang w:val="es-ES"/>
        </w:rPr>
      </w:pPr>
    </w:p>
    <w:p w:rsidR="00587CD8" w:rsidRPr="00BF299F" w:rsidRDefault="00587CD8" w:rsidP="00587CD8">
      <w:p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color w:val="000000" w:themeColor="text1"/>
          <w:sz w:val="24"/>
          <w:szCs w:val="24"/>
          <w:shd w:val="clear" w:color="auto" w:fill="FFFFFF"/>
          <w:lang w:val="es-ES"/>
        </w:rPr>
        <w:t>A continuación se muestran las 6 regiones con las que cuenta el modelo de espiral:</w:t>
      </w:r>
    </w:p>
    <w:p w:rsidR="00587CD8" w:rsidRPr="00BF299F" w:rsidRDefault="00587CD8" w:rsidP="00587CD8">
      <w:pPr>
        <w:pStyle w:val="Prrafodelista"/>
        <w:numPr>
          <w:ilvl w:val="0"/>
          <w:numId w:val="8"/>
        </w:num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b/>
          <w:bCs/>
          <w:color w:val="2E74B5" w:themeColor="accent1" w:themeShade="BF"/>
          <w:sz w:val="24"/>
          <w:szCs w:val="24"/>
          <w:shd w:val="clear" w:color="auto" w:fill="FFFFFF"/>
        </w:rPr>
        <w:t>Comunicación con el cliente.- </w:t>
      </w:r>
      <w:r w:rsidRPr="00BF299F">
        <w:rPr>
          <w:rFonts w:ascii="Times New Roman" w:hAnsi="Times New Roman" w:cs="Times New Roman"/>
          <w:color w:val="000000" w:themeColor="text1"/>
          <w:sz w:val="24"/>
          <w:szCs w:val="24"/>
          <w:shd w:val="clear" w:color="auto" w:fill="FFFFFF"/>
        </w:rPr>
        <w:t>Las tareas requeridas para establecer comunicación entre el desarrollador y el cliente, sea revisar especificaciones, plantear necesidades, etc.</w:t>
      </w:r>
    </w:p>
    <w:p w:rsidR="00587CD8" w:rsidRPr="00BF299F" w:rsidRDefault="00587CD8" w:rsidP="00587CD8">
      <w:pPr>
        <w:pStyle w:val="Prrafodelista"/>
        <w:numPr>
          <w:ilvl w:val="0"/>
          <w:numId w:val="8"/>
        </w:num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b/>
          <w:bCs/>
          <w:color w:val="2E74B5" w:themeColor="accent1" w:themeShade="BF"/>
          <w:sz w:val="24"/>
          <w:szCs w:val="24"/>
          <w:shd w:val="clear" w:color="auto" w:fill="FFFFFF"/>
          <w:lang w:val="es-ES"/>
        </w:rPr>
        <w:t>Planificación.-</w:t>
      </w:r>
      <w:r w:rsidRPr="00BF299F">
        <w:rPr>
          <w:rFonts w:ascii="Times New Roman" w:hAnsi="Times New Roman" w:cs="Times New Roman"/>
          <w:bCs/>
          <w:color w:val="2E74B5" w:themeColor="accent1" w:themeShade="BF"/>
          <w:sz w:val="24"/>
          <w:szCs w:val="24"/>
          <w:shd w:val="clear" w:color="auto" w:fill="FFFFFF"/>
        </w:rPr>
        <w:t> </w:t>
      </w:r>
      <w:r w:rsidRPr="00BF299F">
        <w:rPr>
          <w:rFonts w:ascii="Times New Roman" w:hAnsi="Times New Roman" w:cs="Times New Roman"/>
          <w:color w:val="000000" w:themeColor="text1"/>
          <w:sz w:val="24"/>
          <w:szCs w:val="24"/>
          <w:shd w:val="clear" w:color="auto" w:fill="FFFFFF"/>
        </w:rPr>
        <w:t>Las tareas requeridas para definir recursos, tiempos e información relacionada con el proyecto SANA</w:t>
      </w:r>
      <w:ins w:id="439" w:author="Almondris Gonzalez" w:date="2015-05-13T14:03:00Z">
        <w:r w:rsidRPr="00BF299F">
          <w:rPr>
            <w:rFonts w:ascii="Times New Roman" w:hAnsi="Times New Roman" w:cs="Times New Roman"/>
            <w:color w:val="000000" w:themeColor="text1"/>
            <w:sz w:val="24"/>
            <w:szCs w:val="24"/>
            <w:shd w:val="clear" w:color="auto" w:fill="FFFFFF"/>
          </w:rPr>
          <w:t>.</w:t>
        </w:r>
      </w:ins>
    </w:p>
    <w:p w:rsidR="00587CD8" w:rsidRPr="00BF299F" w:rsidRDefault="00587CD8" w:rsidP="00587CD8">
      <w:pPr>
        <w:pStyle w:val="Prrafodelista"/>
        <w:numPr>
          <w:ilvl w:val="0"/>
          <w:numId w:val="8"/>
        </w:num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b/>
          <w:bCs/>
          <w:color w:val="2E74B5" w:themeColor="accent1" w:themeShade="BF"/>
          <w:sz w:val="24"/>
          <w:szCs w:val="24"/>
          <w:shd w:val="clear" w:color="auto" w:fill="FFFFFF"/>
        </w:rPr>
        <w:t>Análisis de riesgos</w:t>
      </w:r>
      <w:r w:rsidRPr="00BF299F">
        <w:rPr>
          <w:rFonts w:ascii="Times New Roman" w:hAnsi="Times New Roman" w:cs="Times New Roman"/>
          <w:bCs/>
          <w:color w:val="000000" w:themeColor="text1"/>
          <w:sz w:val="24"/>
          <w:szCs w:val="24"/>
          <w:shd w:val="clear" w:color="auto" w:fill="FFFFFF"/>
        </w:rPr>
        <w:t>.- </w:t>
      </w:r>
      <w:r w:rsidRPr="00BF299F">
        <w:rPr>
          <w:rFonts w:ascii="Times New Roman" w:hAnsi="Times New Roman" w:cs="Times New Roman"/>
          <w:color w:val="000000" w:themeColor="text1"/>
          <w:sz w:val="24"/>
          <w:szCs w:val="24"/>
          <w:shd w:val="clear" w:color="auto" w:fill="FFFFFF"/>
        </w:rPr>
        <w:t>Las tareas requeridas para evaluar riesgos técnicos y de gestión.</w:t>
      </w:r>
    </w:p>
    <w:p w:rsidR="00587CD8" w:rsidRPr="00BF299F" w:rsidRDefault="00587CD8" w:rsidP="00587CD8">
      <w:pPr>
        <w:pStyle w:val="Prrafodelista"/>
        <w:numPr>
          <w:ilvl w:val="0"/>
          <w:numId w:val="8"/>
        </w:num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b/>
          <w:bCs/>
          <w:color w:val="2E74B5" w:themeColor="accent1" w:themeShade="BF"/>
          <w:sz w:val="24"/>
          <w:szCs w:val="24"/>
          <w:shd w:val="clear" w:color="auto" w:fill="FFFFFF"/>
        </w:rPr>
        <w:t>Ingeniería</w:t>
      </w:r>
      <w:r w:rsidRPr="00BF299F">
        <w:rPr>
          <w:rFonts w:ascii="Times New Roman" w:hAnsi="Times New Roman" w:cs="Times New Roman"/>
          <w:bCs/>
          <w:color w:val="2E74B5" w:themeColor="accent1" w:themeShade="BF"/>
          <w:sz w:val="24"/>
          <w:szCs w:val="24"/>
          <w:shd w:val="clear" w:color="auto" w:fill="FFFFFF"/>
        </w:rPr>
        <w:t>.</w:t>
      </w:r>
      <w:r w:rsidRPr="00BF299F">
        <w:rPr>
          <w:rFonts w:ascii="Times New Roman" w:hAnsi="Times New Roman" w:cs="Times New Roman"/>
          <w:bCs/>
          <w:color w:val="000000" w:themeColor="text1"/>
          <w:sz w:val="24"/>
          <w:szCs w:val="24"/>
          <w:shd w:val="clear" w:color="auto" w:fill="FFFFFF"/>
        </w:rPr>
        <w:t>-</w:t>
      </w:r>
      <w:r w:rsidRPr="00BF299F">
        <w:rPr>
          <w:rFonts w:ascii="Times New Roman" w:hAnsi="Times New Roman" w:cs="Times New Roman"/>
          <w:color w:val="000000" w:themeColor="text1"/>
          <w:sz w:val="24"/>
          <w:szCs w:val="24"/>
          <w:shd w:val="clear" w:color="auto" w:fill="FFFFFF"/>
        </w:rPr>
        <w:t> Las tareas requeridas para construir una o más representaciones de la aplicación</w:t>
      </w:r>
      <w:ins w:id="440" w:author="Almondris Gonzalez" w:date="2015-05-13T14:03:00Z">
        <w:r w:rsidRPr="00BF299F">
          <w:rPr>
            <w:rFonts w:ascii="Times New Roman" w:hAnsi="Times New Roman" w:cs="Times New Roman"/>
            <w:color w:val="000000" w:themeColor="text1"/>
            <w:sz w:val="24"/>
            <w:szCs w:val="24"/>
            <w:shd w:val="clear" w:color="auto" w:fill="FFFFFF"/>
          </w:rPr>
          <w:t>.</w:t>
        </w:r>
      </w:ins>
    </w:p>
    <w:p w:rsidR="00587CD8" w:rsidRPr="00BF299F" w:rsidRDefault="00587CD8" w:rsidP="00587CD8">
      <w:pPr>
        <w:pStyle w:val="Prrafodelista"/>
        <w:numPr>
          <w:ilvl w:val="0"/>
          <w:numId w:val="8"/>
        </w:numPr>
        <w:jc w:val="both"/>
        <w:rPr>
          <w:rFonts w:ascii="Times New Roman" w:hAnsi="Times New Roman" w:cs="Times New Roman"/>
          <w:color w:val="000000" w:themeColor="text1"/>
          <w:sz w:val="24"/>
          <w:szCs w:val="24"/>
          <w:shd w:val="clear" w:color="auto" w:fill="FFFFFF"/>
        </w:rPr>
      </w:pPr>
      <w:r w:rsidRPr="00BF299F">
        <w:rPr>
          <w:rFonts w:ascii="Times New Roman" w:hAnsi="Times New Roman" w:cs="Times New Roman"/>
          <w:b/>
          <w:bCs/>
          <w:color w:val="2E74B5" w:themeColor="accent1" w:themeShade="BF"/>
          <w:sz w:val="24"/>
          <w:szCs w:val="24"/>
          <w:shd w:val="clear" w:color="auto" w:fill="FFFFFF"/>
        </w:rPr>
        <w:t>Construcción y adaptación.-</w:t>
      </w:r>
      <w:r w:rsidRPr="00BF299F">
        <w:rPr>
          <w:rFonts w:ascii="Times New Roman" w:hAnsi="Times New Roman" w:cs="Times New Roman"/>
          <w:color w:val="2E74B5" w:themeColor="accent1" w:themeShade="BF"/>
          <w:sz w:val="24"/>
          <w:szCs w:val="24"/>
          <w:shd w:val="clear" w:color="auto" w:fill="FFFFFF"/>
        </w:rPr>
        <w:t> </w:t>
      </w:r>
      <w:r w:rsidRPr="00BF299F">
        <w:rPr>
          <w:rFonts w:ascii="Times New Roman" w:hAnsi="Times New Roman" w:cs="Times New Roman"/>
          <w:color w:val="000000" w:themeColor="text1"/>
          <w:sz w:val="24"/>
          <w:szCs w:val="24"/>
          <w:shd w:val="clear" w:color="auto" w:fill="FFFFFF"/>
        </w:rPr>
        <w:t>Las tareas requeridas para construir, probar, instalar y proporcionar soporte al usuario.</w:t>
      </w:r>
    </w:p>
    <w:p w:rsidR="00587CD8" w:rsidRPr="00BF299F" w:rsidRDefault="00587CD8" w:rsidP="00E34697">
      <w:pPr>
        <w:pStyle w:val="Prrafodelista"/>
        <w:numPr>
          <w:ilvl w:val="0"/>
          <w:numId w:val="8"/>
        </w:numPr>
        <w:autoSpaceDE w:val="0"/>
        <w:autoSpaceDN w:val="0"/>
        <w:adjustRightInd w:val="0"/>
        <w:spacing w:after="0" w:line="240" w:lineRule="auto"/>
        <w:jc w:val="both"/>
        <w:rPr>
          <w:rFonts w:ascii="Times New Roman" w:hAnsi="Times New Roman" w:cs="Times New Roman"/>
          <w:color w:val="000000"/>
          <w:sz w:val="24"/>
          <w:szCs w:val="24"/>
        </w:rPr>
      </w:pPr>
      <w:r w:rsidRPr="00BF299F">
        <w:rPr>
          <w:rFonts w:ascii="Times New Roman" w:hAnsi="Times New Roman" w:cs="Times New Roman"/>
          <w:b/>
          <w:bCs/>
          <w:color w:val="2E74B5" w:themeColor="accent1" w:themeShade="BF"/>
          <w:sz w:val="24"/>
          <w:szCs w:val="24"/>
          <w:shd w:val="clear" w:color="auto" w:fill="FFFFFF"/>
        </w:rPr>
        <w:t>Evaluación del cliente.- </w:t>
      </w:r>
      <w:r w:rsidRPr="00BF299F">
        <w:rPr>
          <w:rFonts w:ascii="Times New Roman" w:hAnsi="Times New Roman" w:cs="Times New Roman"/>
          <w:color w:val="000000" w:themeColor="text1"/>
          <w:sz w:val="24"/>
          <w:szCs w:val="24"/>
          <w:shd w:val="clear" w:color="auto" w:fill="FFFFFF"/>
        </w:rPr>
        <w:t xml:space="preserve">Las tareas requeridas para obtener la reacción del cliente, según la evaluación de las representaciones del software creadas durante la etapa de ingeniería e implementada durante la etapa de instalación </w:t>
      </w:r>
      <w:del w:id="441" w:author="Almondris Gonzalez" w:date="2015-05-13T14:03:00Z">
        <w:r w:rsidRPr="00BF299F" w:rsidDel="0039326E">
          <w:rPr>
            <w:rFonts w:ascii="Times New Roman" w:hAnsi="Times New Roman" w:cs="Times New Roman"/>
            <w:color w:val="000000" w:themeColor="text1"/>
            <w:sz w:val="24"/>
            <w:szCs w:val="24"/>
            <w:shd w:val="clear" w:color="auto" w:fill="FFFFFF"/>
          </w:rPr>
          <w:delText>.</w:delText>
        </w:r>
      </w:del>
      <w:r w:rsidR="00003DA2" w:rsidRPr="00BF299F">
        <w:rPr>
          <w:rFonts w:ascii="Times New Roman" w:hAnsi="Times New Roman" w:cs="Times New Roman"/>
          <w:color w:val="000000" w:themeColor="text1"/>
          <w:sz w:val="24"/>
          <w:szCs w:val="24"/>
          <w:shd w:val="clear" w:color="auto" w:fill="FFFFFF"/>
        </w:rPr>
        <w:t>[22</w:t>
      </w:r>
      <w:r w:rsidRPr="00BF299F">
        <w:rPr>
          <w:rFonts w:ascii="Times New Roman" w:hAnsi="Times New Roman" w:cs="Times New Roman"/>
          <w:color w:val="000000" w:themeColor="text1"/>
          <w:sz w:val="24"/>
          <w:szCs w:val="24"/>
          <w:shd w:val="clear" w:color="auto" w:fill="FFFFFF"/>
        </w:rPr>
        <w:t>]</w:t>
      </w:r>
      <w:ins w:id="442" w:author="Almondris Gonzalez" w:date="2015-05-13T14:03:00Z">
        <w:r w:rsidRPr="00BF299F">
          <w:rPr>
            <w:rFonts w:ascii="Times New Roman" w:hAnsi="Times New Roman" w:cs="Times New Roman"/>
            <w:color w:val="000000" w:themeColor="text1"/>
            <w:sz w:val="24"/>
            <w:szCs w:val="24"/>
            <w:shd w:val="clear" w:color="auto" w:fill="FFFFFF"/>
          </w:rPr>
          <w:t>.</w:t>
        </w:r>
      </w:ins>
      <w:r w:rsidRPr="00BF299F">
        <w:rPr>
          <w:rFonts w:ascii="Times New Roman" w:hAnsi="Times New Roman" w:cs="Times New Roman"/>
          <w:color w:val="000000" w:themeColor="text1"/>
          <w:sz w:val="24"/>
          <w:szCs w:val="24"/>
          <w:shd w:val="clear" w:color="auto" w:fill="FFFFFF"/>
        </w:rPr>
        <w:t xml:space="preserve"> </w:t>
      </w:r>
    </w:p>
    <w:p w:rsidR="00587CD8" w:rsidRPr="00BF299F" w:rsidRDefault="00587CD8" w:rsidP="00003DA2">
      <w:pPr>
        <w:autoSpaceDE w:val="0"/>
        <w:autoSpaceDN w:val="0"/>
        <w:adjustRightInd w:val="0"/>
        <w:spacing w:after="0" w:line="240" w:lineRule="auto"/>
        <w:jc w:val="both"/>
        <w:rPr>
          <w:rFonts w:ascii="Times New Roman" w:hAnsi="Times New Roman" w:cs="Times New Roman"/>
          <w:sz w:val="24"/>
          <w:szCs w:val="24"/>
        </w:rPr>
      </w:pPr>
      <w:r w:rsidRPr="00BF299F">
        <w:rPr>
          <w:rFonts w:ascii="Times New Roman" w:hAnsi="Times New Roman" w:cs="Times New Roman"/>
          <w:sz w:val="24"/>
          <w:szCs w:val="24"/>
        </w:rPr>
        <w:t xml:space="preserve">En la </w:t>
      </w:r>
      <w:r w:rsidRPr="00BF299F">
        <w:rPr>
          <w:rFonts w:ascii="Times New Roman" w:hAnsi="Times New Roman" w:cs="Times New Roman"/>
          <w:sz w:val="24"/>
          <w:szCs w:val="24"/>
          <w:rPrChange w:id="443" w:author="Almondris Gonzalez" w:date="2015-05-18T22:05:00Z">
            <w:rPr>
              <w:sz w:val="23"/>
              <w:szCs w:val="23"/>
            </w:rPr>
          </w:rPrChange>
        </w:rPr>
        <w:t xml:space="preserve">Imagen </w:t>
      </w:r>
      <w:r w:rsidR="00DD5465">
        <w:rPr>
          <w:rFonts w:ascii="Times New Roman" w:hAnsi="Times New Roman" w:cs="Times New Roman"/>
          <w:sz w:val="24"/>
          <w:szCs w:val="24"/>
        </w:rPr>
        <w:t>11</w:t>
      </w:r>
      <w:r w:rsidRPr="00BF299F">
        <w:rPr>
          <w:rFonts w:ascii="Times New Roman" w:hAnsi="Times New Roman" w:cs="Times New Roman"/>
          <w:sz w:val="24"/>
          <w:szCs w:val="24"/>
        </w:rPr>
        <w:t xml:space="preserve"> se muestra el diagrama de desarrollo de software de acuerdo con la metodología Espiral.</w:t>
      </w:r>
    </w:p>
    <w:p w:rsidR="00C37C89" w:rsidRPr="00BF299F" w:rsidRDefault="00C37C89" w:rsidP="00003DA2">
      <w:pPr>
        <w:autoSpaceDE w:val="0"/>
        <w:autoSpaceDN w:val="0"/>
        <w:adjustRightInd w:val="0"/>
        <w:spacing w:after="0" w:line="240" w:lineRule="auto"/>
        <w:jc w:val="both"/>
        <w:rPr>
          <w:rFonts w:ascii="Times New Roman" w:hAnsi="Times New Roman" w:cs="Times New Roman"/>
          <w:sz w:val="24"/>
          <w:szCs w:val="24"/>
        </w:rPr>
      </w:pPr>
    </w:p>
    <w:p w:rsidR="00587CD8" w:rsidRPr="00BF299F" w:rsidRDefault="00587CD8" w:rsidP="00587CD8">
      <w:pPr>
        <w:jc w:val="center"/>
        <w:rPr>
          <w:rFonts w:ascii="Times New Roman" w:hAnsi="Times New Roman" w:cs="Times New Roman"/>
          <w:b/>
          <w:color w:val="000000" w:themeColor="text1"/>
          <w:sz w:val="24"/>
          <w:szCs w:val="24"/>
          <w:shd w:val="clear" w:color="auto" w:fill="FFFFFF"/>
        </w:rPr>
      </w:pPr>
      <w:ins w:id="444" w:author="Almondris Gonzalez" w:date="2015-05-13T22:25:00Z">
        <w:r w:rsidRPr="00BF299F">
          <w:rPr>
            <w:rFonts w:ascii="Times New Roman" w:hAnsi="Times New Roman" w:cs="Times New Roman"/>
            <w:noProof/>
            <w:sz w:val="24"/>
            <w:szCs w:val="24"/>
            <w:lang w:eastAsia="es-MX"/>
            <w:rPrChange w:id="445" w:author="Unknown">
              <w:rPr>
                <w:noProof/>
                <w:lang w:eastAsia="es-MX"/>
              </w:rPr>
            </w:rPrChange>
          </w:rPr>
          <w:drawing>
            <wp:inline distT="0" distB="0" distL="0" distR="0" wp14:anchorId="68110A04" wp14:editId="70BA32F6">
              <wp:extent cx="3104546" cy="3030628"/>
              <wp:effectExtent l="0" t="0" r="635" b="0"/>
              <wp:docPr id="19" name="Imagen 19" descr="C:\Users\Almondris\Pictures\espir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ondris\Pictures\espira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15738" cy="3041553"/>
                      </a:xfrm>
                      <a:prstGeom prst="rect">
                        <a:avLst/>
                      </a:prstGeom>
                      <a:noFill/>
                      <a:ln>
                        <a:noFill/>
                      </a:ln>
                    </pic:spPr>
                  </pic:pic>
                </a:graphicData>
              </a:graphic>
            </wp:inline>
          </w:drawing>
        </w:r>
      </w:ins>
      <w:del w:id="446" w:author="Almondris Gonzalez" w:date="2015-05-13T22:25:00Z">
        <w:r w:rsidRPr="00BF299F" w:rsidDel="002C3238">
          <w:rPr>
            <w:rFonts w:ascii="Times New Roman" w:hAnsi="Times New Roman" w:cs="Times New Roman"/>
            <w:noProof/>
            <w:sz w:val="24"/>
            <w:szCs w:val="24"/>
            <w:lang w:eastAsia="es-MX"/>
            <w:rPrChange w:id="447" w:author="Unknown">
              <w:rPr>
                <w:noProof/>
                <w:lang w:eastAsia="es-MX"/>
              </w:rPr>
            </w:rPrChange>
          </w:rPr>
          <w:drawing>
            <wp:inline distT="0" distB="0" distL="0" distR="0" wp14:anchorId="3241FCB5" wp14:editId="2888709D">
              <wp:extent cx="4069605" cy="2050604"/>
              <wp:effectExtent l="0" t="0" r="7620" b="6985"/>
              <wp:docPr id="15" name="3 Imagen" descr="http://2.bp.blogspot.com/-EL107VVVLLE/T608z1SokQI/AAAAAAAAALU/_kIaIHW985w/s1600/espiral1%5B1%5D.jpg"/>
              <wp:cNvGraphicFramePr/>
              <a:graphic xmlns:a="http://schemas.openxmlformats.org/drawingml/2006/main">
                <a:graphicData uri="http://schemas.openxmlformats.org/drawingml/2006/picture">
                  <pic:pic xmlns:pic="http://schemas.openxmlformats.org/drawingml/2006/picture">
                    <pic:nvPicPr>
                      <pic:cNvPr id="4" name="3 Imagen" descr="http://2.bp.blogspot.com/-EL107VVVLLE/T608z1SokQI/AAAAAAAAALU/_kIaIHW985w/s1600/espiral1%5B1%5D.jpg"/>
                      <pic:cNvPicPr/>
                    </pic:nvPicPr>
                    <pic:blipFill>
                      <a:blip r:embed="rId25"/>
                      <a:srcRect/>
                      <a:stretch>
                        <a:fillRect/>
                      </a:stretch>
                    </pic:blipFill>
                    <pic:spPr bwMode="auto">
                      <a:xfrm>
                        <a:off x="0" y="0"/>
                        <a:ext cx="4069605" cy="2050604"/>
                      </a:xfrm>
                      <a:prstGeom prst="rect">
                        <a:avLst/>
                      </a:prstGeom>
                      <a:noFill/>
                      <a:ln w="9525">
                        <a:noFill/>
                        <a:miter lim="800000"/>
                        <a:headEnd/>
                        <a:tailEnd/>
                      </a:ln>
                    </pic:spPr>
                  </pic:pic>
                </a:graphicData>
              </a:graphic>
            </wp:inline>
          </w:drawing>
        </w:r>
      </w:del>
    </w:p>
    <w:p w:rsidR="008E6F85" w:rsidRDefault="008E6F85" w:rsidP="008E6F85">
      <w:pPr>
        <w:pStyle w:val="Descripcin"/>
        <w:jc w:val="center"/>
      </w:pPr>
      <w:bookmarkStart w:id="448" w:name="_Toc421060056"/>
      <w:bookmarkStart w:id="449" w:name="_Toc421209261"/>
      <w:r>
        <w:t xml:space="preserve">Imagen </w:t>
      </w:r>
      <w:fldSimple w:instr=" SEQ Imagen \* ARABIC ">
        <w:r w:rsidR="00DC1A26">
          <w:rPr>
            <w:noProof/>
          </w:rPr>
          <w:t>11</w:t>
        </w:r>
      </w:fldSimple>
      <w:r w:rsidRPr="00771FD5">
        <w:t xml:space="preserve"> Metodología Espiral</w:t>
      </w:r>
      <w:bookmarkEnd w:id="448"/>
      <w:bookmarkEnd w:id="449"/>
    </w:p>
    <w:p w:rsidR="00587CD8" w:rsidRDefault="00AE03DC" w:rsidP="008E6F85">
      <w:pPr>
        <w:pStyle w:val="Ttulo2"/>
        <w:rPr>
          <w:rFonts w:ascii="Times New Roman" w:hAnsi="Times New Roman" w:cs="Times New Roman"/>
          <w:sz w:val="24"/>
          <w:szCs w:val="24"/>
        </w:rPr>
      </w:pPr>
      <w:bookmarkStart w:id="450" w:name="_Toc421088234"/>
      <w:r w:rsidRPr="008E6F85">
        <w:rPr>
          <w:rFonts w:ascii="Times New Roman" w:hAnsi="Times New Roman" w:cs="Times New Roman"/>
          <w:sz w:val="24"/>
          <w:szCs w:val="24"/>
        </w:rPr>
        <w:lastRenderedPageBreak/>
        <w:t>3.3</w:t>
      </w:r>
      <w:ins w:id="451" w:author="Almondris Gonzalez" w:date="2015-05-13T15:17:00Z">
        <w:r w:rsidR="00587CD8" w:rsidRPr="008E6F85">
          <w:rPr>
            <w:rFonts w:ascii="Times New Roman" w:hAnsi="Times New Roman" w:cs="Times New Roman"/>
            <w:sz w:val="24"/>
            <w:szCs w:val="24"/>
            <w:rPrChange w:id="452" w:author="Almondris Gonzalez" w:date="2015-05-18T22:05:00Z">
              <w:rPr/>
            </w:rPrChange>
          </w:rPr>
          <w:t>. Estudio de factibilidad</w:t>
        </w:r>
      </w:ins>
      <w:bookmarkEnd w:id="450"/>
    </w:p>
    <w:p w:rsidR="008E6F85" w:rsidRPr="008E6F85" w:rsidRDefault="008E6F85" w:rsidP="008E6F85">
      <w:pPr>
        <w:rPr>
          <w:ins w:id="453" w:author="Almondris Gonzalez" w:date="2015-05-13T15:17:00Z"/>
        </w:rPr>
      </w:pPr>
    </w:p>
    <w:p w:rsidR="00587CD8" w:rsidRPr="00BF299F" w:rsidRDefault="00587CD8" w:rsidP="00587CD8">
      <w:pPr>
        <w:jc w:val="both"/>
        <w:rPr>
          <w:ins w:id="454" w:author="Almondris Gonzalez" w:date="2015-05-13T15:17:00Z"/>
          <w:rFonts w:ascii="Times New Roman" w:hAnsi="Times New Roman" w:cs="Times New Roman"/>
          <w:color w:val="000000" w:themeColor="text1"/>
          <w:sz w:val="24"/>
          <w:szCs w:val="24"/>
        </w:rPr>
      </w:pPr>
      <w:ins w:id="455" w:author="Almondris Gonzalez" w:date="2015-05-13T15:17:00Z">
        <w:r w:rsidRPr="00BF299F">
          <w:rPr>
            <w:rFonts w:ascii="Times New Roman" w:hAnsi="Times New Roman" w:cs="Times New Roman"/>
            <w:color w:val="000000" w:themeColor="text1"/>
            <w:sz w:val="24"/>
            <w:szCs w:val="24"/>
          </w:rPr>
          <w:t>E</w:t>
        </w:r>
      </w:ins>
      <w:r w:rsidR="005366FE">
        <w:rPr>
          <w:rFonts w:ascii="Times New Roman" w:hAnsi="Times New Roman" w:cs="Times New Roman"/>
          <w:color w:val="000000" w:themeColor="text1"/>
          <w:sz w:val="24"/>
          <w:szCs w:val="24"/>
        </w:rPr>
        <w:t>ste</w:t>
      </w:r>
      <w:ins w:id="456" w:author="Almondris Gonzalez" w:date="2015-05-13T15:17:00Z">
        <w:r w:rsidRPr="00BF299F">
          <w:rPr>
            <w:rFonts w:ascii="Times New Roman" w:hAnsi="Times New Roman" w:cs="Times New Roman"/>
            <w:color w:val="000000" w:themeColor="text1"/>
            <w:sz w:val="24"/>
            <w:szCs w:val="24"/>
          </w:rPr>
          <w:t xml:space="preserve"> estudio</w:t>
        </w:r>
      </w:ins>
      <w:r w:rsidR="005366FE">
        <w:rPr>
          <w:rFonts w:ascii="Times New Roman" w:hAnsi="Times New Roman" w:cs="Times New Roman"/>
          <w:color w:val="000000" w:themeColor="text1"/>
          <w:sz w:val="24"/>
          <w:szCs w:val="24"/>
        </w:rPr>
        <w:t xml:space="preserve"> </w:t>
      </w:r>
      <w:ins w:id="457" w:author="Almondris Gonzalez" w:date="2015-05-13T15:17:00Z">
        <w:r w:rsidRPr="00BF299F">
          <w:rPr>
            <w:rFonts w:ascii="Times New Roman" w:hAnsi="Times New Roman" w:cs="Times New Roman"/>
            <w:color w:val="000000" w:themeColor="text1"/>
            <w:sz w:val="24"/>
            <w:szCs w:val="24"/>
          </w:rPr>
          <w:t xml:space="preserve">consiste en la evaluación de los recursos que utiliza el equipo de trabajo para llevar acabo la realización del </w:t>
        </w:r>
      </w:ins>
      <w:r w:rsidR="00282BDA" w:rsidRPr="00BF299F">
        <w:rPr>
          <w:rFonts w:ascii="Times New Roman" w:hAnsi="Times New Roman" w:cs="Times New Roman"/>
          <w:color w:val="000000" w:themeColor="text1"/>
          <w:sz w:val="24"/>
          <w:szCs w:val="24"/>
        </w:rPr>
        <w:t>proyecto</w:t>
      </w:r>
      <w:r w:rsidR="00282BDA">
        <w:rPr>
          <w:rFonts w:ascii="Times New Roman" w:hAnsi="Times New Roman" w:cs="Times New Roman"/>
          <w:color w:val="000000" w:themeColor="text1"/>
          <w:sz w:val="24"/>
          <w:szCs w:val="24"/>
        </w:rPr>
        <w:t xml:space="preserve">, así también </w:t>
      </w:r>
      <w:ins w:id="458" w:author="Almondris Gonzalez" w:date="2015-05-13T15:17:00Z">
        <w:r w:rsidRPr="00BF299F">
          <w:rPr>
            <w:rFonts w:ascii="Times New Roman" w:hAnsi="Times New Roman" w:cs="Times New Roman"/>
            <w:color w:val="000000" w:themeColor="text1"/>
            <w:sz w:val="24"/>
            <w:szCs w:val="24"/>
          </w:rPr>
          <w:t xml:space="preserve">muestra la información recolectada sobre los componentes técnicos con los que se cuenta y la posibilidad de hacer uso de los mismos en el desarrollo e implementación del sistema propuesto y de ser necesario, los requisitos tecnológicos que deben ser adquiridos para el desarrollo y puesta en marcha del sistema. </w:t>
        </w:r>
      </w:ins>
    </w:p>
    <w:p w:rsidR="00C37C89" w:rsidRPr="00BF299F" w:rsidRDefault="00587CD8" w:rsidP="003509DA">
      <w:pPr>
        <w:pStyle w:val="Ttulo3"/>
        <w:rPr>
          <w:ins w:id="459" w:author="Almondris Gonzalez" w:date="2015-05-13T15:17:00Z"/>
          <w:rFonts w:ascii="Times New Roman" w:hAnsi="Times New Roman" w:cs="Times New Roman"/>
        </w:rPr>
      </w:pPr>
      <w:bookmarkStart w:id="460" w:name="_Toc421088235"/>
      <w:ins w:id="461" w:author="Almondris Gonzalez" w:date="2015-05-13T15:17:00Z">
        <w:r w:rsidRPr="00BF299F">
          <w:rPr>
            <w:rFonts w:ascii="Times New Roman" w:hAnsi="Times New Roman" w:cs="Times New Roman"/>
          </w:rPr>
          <w:t>3</w:t>
        </w:r>
        <w:r w:rsidRPr="00BF299F">
          <w:rPr>
            <w:rFonts w:ascii="Times New Roman" w:hAnsi="Times New Roman" w:cs="Times New Roman"/>
            <w:rPrChange w:id="462" w:author="Almondris Gonzalez" w:date="2015-05-18T22:05:00Z">
              <w:rPr/>
            </w:rPrChange>
          </w:rPr>
          <w:t>.</w:t>
        </w:r>
      </w:ins>
      <w:r w:rsidR="00AE03DC" w:rsidRPr="00BF299F">
        <w:rPr>
          <w:rFonts w:ascii="Times New Roman" w:hAnsi="Times New Roman" w:cs="Times New Roman"/>
        </w:rPr>
        <w:t>3</w:t>
      </w:r>
      <w:ins w:id="463" w:author="Almondris Gonzalez" w:date="2015-05-13T15:17:00Z">
        <w:r w:rsidRPr="00BF299F">
          <w:rPr>
            <w:rFonts w:ascii="Times New Roman" w:hAnsi="Times New Roman" w:cs="Times New Roman"/>
            <w:rPrChange w:id="464" w:author="Almondris Gonzalez" w:date="2015-05-18T22:05:00Z">
              <w:rPr/>
            </w:rPrChange>
          </w:rPr>
          <w:t>.1. Factibilidad técnica.</w:t>
        </w:r>
        <w:bookmarkEnd w:id="460"/>
      </w:ins>
    </w:p>
    <w:p w:rsidR="00587CD8" w:rsidRPr="00BF299F" w:rsidRDefault="00587CD8" w:rsidP="00587CD8">
      <w:pPr>
        <w:jc w:val="both"/>
        <w:rPr>
          <w:ins w:id="465" w:author="Almondris Gonzalez" w:date="2015-05-13T15:17:00Z"/>
          <w:rFonts w:ascii="Times New Roman" w:hAnsi="Times New Roman" w:cs="Times New Roman"/>
          <w:color w:val="000000" w:themeColor="text1"/>
          <w:sz w:val="24"/>
          <w:szCs w:val="24"/>
        </w:rPr>
      </w:pPr>
      <w:ins w:id="466" w:author="Almondris Gonzalez" w:date="2015-05-13T15:17:00Z">
        <w:r w:rsidRPr="00BF299F">
          <w:rPr>
            <w:rFonts w:ascii="Times New Roman" w:hAnsi="Times New Roman" w:cs="Times New Roman"/>
            <w:color w:val="000000" w:themeColor="text1"/>
            <w:sz w:val="24"/>
            <w:szCs w:val="24"/>
          </w:rPr>
          <w:t xml:space="preserve">De acuerdo a los requisitos del sistema se evaluaron sus componentes bajo dos enfoques: </w:t>
        </w:r>
        <w:r w:rsidRPr="00BF299F">
          <w:rPr>
            <w:rFonts w:ascii="Times New Roman" w:hAnsi="Times New Roman" w:cs="Times New Roman"/>
            <w:i/>
            <w:color w:val="000000" w:themeColor="text1"/>
            <w:sz w:val="24"/>
            <w:szCs w:val="24"/>
            <w:rPrChange w:id="467" w:author="Almondris Gonzalez" w:date="2015-05-18T22:44:00Z">
              <w:rPr>
                <w:rFonts w:cs="Arial"/>
                <w:color w:val="000000" w:themeColor="text1"/>
              </w:rPr>
            </w:rPrChange>
          </w:rPr>
          <w:t>hardware</w:t>
        </w:r>
        <w:r w:rsidRPr="00BF299F">
          <w:rPr>
            <w:rFonts w:ascii="Times New Roman" w:hAnsi="Times New Roman" w:cs="Times New Roman"/>
            <w:color w:val="000000" w:themeColor="text1"/>
            <w:sz w:val="24"/>
            <w:szCs w:val="24"/>
          </w:rPr>
          <w:t xml:space="preserve"> y </w:t>
        </w:r>
        <w:r w:rsidRPr="00BF299F">
          <w:rPr>
            <w:rFonts w:ascii="Times New Roman" w:hAnsi="Times New Roman" w:cs="Times New Roman"/>
            <w:i/>
            <w:color w:val="000000" w:themeColor="text1"/>
            <w:sz w:val="24"/>
            <w:szCs w:val="24"/>
            <w:rPrChange w:id="468" w:author="Almondris Gonzalez" w:date="2015-05-18T22:44:00Z">
              <w:rPr>
                <w:rFonts w:cs="Arial"/>
                <w:color w:val="000000" w:themeColor="text1"/>
              </w:rPr>
            </w:rPrChange>
          </w:rPr>
          <w:t>software</w:t>
        </w:r>
        <w:r w:rsidRPr="00BF299F">
          <w:rPr>
            <w:rFonts w:ascii="Times New Roman" w:hAnsi="Times New Roman" w:cs="Times New Roman"/>
            <w:color w:val="000000" w:themeColor="text1"/>
            <w:sz w:val="24"/>
            <w:szCs w:val="24"/>
          </w:rPr>
          <w:t>.</w:t>
        </w:r>
      </w:ins>
    </w:p>
    <w:p w:rsidR="00587CD8" w:rsidRPr="005A3F24" w:rsidRDefault="00E34697" w:rsidP="00AE03DC">
      <w:pPr>
        <w:pStyle w:val="Ttulo3"/>
        <w:rPr>
          <w:ins w:id="469" w:author="Almondris Gonzalez" w:date="2015-05-13T15:17:00Z"/>
          <w:rFonts w:ascii="Times New Roman" w:hAnsi="Times New Roman" w:cs="Times New Roman"/>
          <w:i/>
          <w:rPrChange w:id="470" w:author="Almondris Gonzalez" w:date="2015-05-18T22:44:00Z">
            <w:rPr>
              <w:ins w:id="471" w:author="Almondris Gonzalez" w:date="2015-05-13T15:17:00Z"/>
              <w:b/>
            </w:rPr>
          </w:rPrChange>
        </w:rPr>
      </w:pPr>
      <w:bookmarkStart w:id="472" w:name="_Toc421088236"/>
      <w:r w:rsidRPr="005A3F24">
        <w:rPr>
          <w:rFonts w:ascii="Times New Roman" w:hAnsi="Times New Roman" w:cs="Times New Roman"/>
        </w:rPr>
        <w:t>A</w:t>
      </w:r>
      <w:r w:rsidR="00587CD8" w:rsidRPr="005A3F24">
        <w:rPr>
          <w:rFonts w:ascii="Times New Roman" w:hAnsi="Times New Roman" w:cs="Times New Roman"/>
        </w:rPr>
        <w:t xml:space="preserve">) </w:t>
      </w:r>
      <w:ins w:id="473" w:author="Almondris Gonzalez" w:date="2015-05-13T15:17:00Z">
        <w:r w:rsidR="00587CD8" w:rsidRPr="005A3F24">
          <w:rPr>
            <w:rFonts w:ascii="Times New Roman" w:hAnsi="Times New Roman" w:cs="Times New Roman"/>
            <w:i/>
            <w:rPrChange w:id="474" w:author="Almondris Gonzalez" w:date="2015-05-18T22:44:00Z">
              <w:rPr>
                <w:b/>
              </w:rPr>
            </w:rPrChange>
          </w:rPr>
          <w:t>Hardware</w:t>
        </w:r>
        <w:bookmarkEnd w:id="472"/>
      </w:ins>
    </w:p>
    <w:p w:rsidR="00587CD8" w:rsidRPr="00BF299F" w:rsidRDefault="00587CD8" w:rsidP="00587CD8">
      <w:pPr>
        <w:jc w:val="both"/>
        <w:rPr>
          <w:ins w:id="475" w:author="Almondris Gonzalez" w:date="2015-05-13T15:17:00Z"/>
          <w:rFonts w:ascii="Times New Roman" w:hAnsi="Times New Roman" w:cs="Times New Roman"/>
          <w:color w:val="000000" w:themeColor="text1"/>
          <w:sz w:val="24"/>
          <w:szCs w:val="24"/>
        </w:rPr>
      </w:pPr>
      <w:ins w:id="476" w:author="Almondris Gonzalez" w:date="2015-05-13T15:17:00Z">
        <w:r w:rsidRPr="00BF299F">
          <w:rPr>
            <w:rFonts w:ascii="Times New Roman" w:hAnsi="Times New Roman" w:cs="Times New Roman"/>
            <w:color w:val="000000" w:themeColor="text1"/>
            <w:sz w:val="24"/>
            <w:szCs w:val="24"/>
          </w:rPr>
          <w:t xml:space="preserve">Los elementos que se requieren en el enfoque de hardware es una computadora que sea capaz de soportar </w:t>
        </w:r>
      </w:ins>
      <w:ins w:id="477" w:author="Almondris Gonzalez" w:date="2015-05-18T22:44:00Z">
        <w:r w:rsidRPr="00BF299F">
          <w:rPr>
            <w:rFonts w:ascii="Times New Roman" w:hAnsi="Times New Roman" w:cs="Times New Roman"/>
            <w:color w:val="000000" w:themeColor="text1"/>
            <w:sz w:val="24"/>
            <w:szCs w:val="24"/>
          </w:rPr>
          <w:t xml:space="preserve">la plataforma </w:t>
        </w:r>
      </w:ins>
      <w:ins w:id="478" w:author="Almondris Gonzalez" w:date="2015-05-13T15:17:00Z">
        <w:r w:rsidRPr="00BF299F">
          <w:rPr>
            <w:rFonts w:ascii="Times New Roman" w:hAnsi="Times New Roman" w:cs="Times New Roman"/>
            <w:color w:val="000000" w:themeColor="text1"/>
            <w:sz w:val="24"/>
            <w:szCs w:val="24"/>
          </w:rPr>
          <w:t>Java EE</w:t>
        </w:r>
      </w:ins>
      <w:ins w:id="479" w:author="Almondris Gonzalez" w:date="2015-05-18T22:45:00Z">
        <w:r w:rsidRPr="00BF299F">
          <w:rPr>
            <w:rFonts w:ascii="Times New Roman" w:hAnsi="Times New Roman" w:cs="Times New Roman"/>
            <w:color w:val="000000" w:themeColor="text1"/>
            <w:sz w:val="24"/>
            <w:szCs w:val="24"/>
          </w:rPr>
          <w:t xml:space="preserve"> mencionada an</w:t>
        </w:r>
      </w:ins>
      <w:r w:rsidRPr="00BF299F">
        <w:rPr>
          <w:rFonts w:ascii="Times New Roman" w:hAnsi="Times New Roman" w:cs="Times New Roman"/>
          <w:color w:val="000000" w:themeColor="text1"/>
          <w:sz w:val="24"/>
          <w:szCs w:val="24"/>
        </w:rPr>
        <w:t>t</w:t>
      </w:r>
      <w:ins w:id="480" w:author="Almondris Gonzalez" w:date="2015-05-18T22:45:00Z">
        <w:r w:rsidRPr="00BF299F">
          <w:rPr>
            <w:rFonts w:ascii="Times New Roman" w:hAnsi="Times New Roman" w:cs="Times New Roman"/>
            <w:color w:val="000000" w:themeColor="text1"/>
            <w:sz w:val="24"/>
            <w:szCs w:val="24"/>
          </w:rPr>
          <w:t>eriormente</w:t>
        </w:r>
      </w:ins>
      <w:ins w:id="481" w:author="Almondris Gonzalez" w:date="2015-05-13T15:17:00Z">
        <w:r w:rsidRPr="00BF299F">
          <w:rPr>
            <w:rFonts w:ascii="Times New Roman" w:hAnsi="Times New Roman" w:cs="Times New Roman"/>
            <w:color w:val="000000" w:themeColor="text1"/>
            <w:sz w:val="24"/>
            <w:szCs w:val="24"/>
          </w:rPr>
          <w:t>.</w:t>
        </w:r>
      </w:ins>
    </w:p>
    <w:p w:rsidR="00587CD8" w:rsidRPr="00BF299F" w:rsidRDefault="00587CD8" w:rsidP="00587CD8">
      <w:pPr>
        <w:jc w:val="both"/>
        <w:rPr>
          <w:ins w:id="482" w:author="Almondris Gonzalez" w:date="2015-05-13T15:17:00Z"/>
          <w:rFonts w:ascii="Times New Roman" w:hAnsi="Times New Roman" w:cs="Times New Roman"/>
          <w:color w:val="000000" w:themeColor="text1"/>
          <w:sz w:val="24"/>
          <w:szCs w:val="24"/>
        </w:rPr>
      </w:pPr>
      <w:ins w:id="483" w:author="Almondris Gonzalez" w:date="2015-05-13T15:17:00Z">
        <w:r w:rsidRPr="00BF299F">
          <w:rPr>
            <w:rFonts w:ascii="Times New Roman" w:hAnsi="Times New Roman" w:cs="Times New Roman"/>
            <w:color w:val="000000" w:themeColor="text1"/>
            <w:sz w:val="24"/>
            <w:szCs w:val="24"/>
          </w:rPr>
          <w:t xml:space="preserve">Se necesitan dispositivos que ejecuten el sistema operativo Android para el uso y pruebas de la aplicación móvil, como se muestran en la </w:t>
        </w:r>
      </w:ins>
      <w:r w:rsidRPr="00BF299F">
        <w:rPr>
          <w:rFonts w:ascii="Times New Roman" w:hAnsi="Times New Roman" w:cs="Times New Roman"/>
          <w:color w:val="000000" w:themeColor="text1"/>
          <w:sz w:val="24"/>
          <w:szCs w:val="24"/>
        </w:rPr>
        <w:t>T</w:t>
      </w:r>
      <w:ins w:id="484" w:author="Almondris Gonzalez" w:date="2015-05-13T15:17:00Z">
        <w:r w:rsidRPr="00BF299F">
          <w:rPr>
            <w:rFonts w:ascii="Times New Roman" w:hAnsi="Times New Roman" w:cs="Times New Roman"/>
            <w:color w:val="000000" w:themeColor="text1"/>
            <w:sz w:val="24"/>
            <w:szCs w:val="24"/>
          </w:rPr>
          <w:t xml:space="preserve">abla </w:t>
        </w:r>
      </w:ins>
      <w:r w:rsidR="009C7528">
        <w:rPr>
          <w:rFonts w:ascii="Times New Roman" w:hAnsi="Times New Roman" w:cs="Times New Roman"/>
          <w:color w:val="000000" w:themeColor="text1"/>
          <w:sz w:val="24"/>
          <w:szCs w:val="24"/>
        </w:rPr>
        <w:t>1</w:t>
      </w:r>
      <w:ins w:id="485" w:author="Almondris Gonzalez" w:date="2015-05-13T15:17:00Z">
        <w:r w:rsidRPr="00BF299F">
          <w:rPr>
            <w:rFonts w:ascii="Times New Roman" w:hAnsi="Times New Roman" w:cs="Times New Roman"/>
            <w:color w:val="000000" w:themeColor="text1"/>
            <w:sz w:val="24"/>
            <w:szCs w:val="24"/>
          </w:rPr>
          <w:t>0.</w:t>
        </w:r>
      </w:ins>
    </w:p>
    <w:tbl>
      <w:tblPr>
        <w:tblStyle w:val="Tabladecuadrcula4-nfasis12"/>
        <w:tblW w:w="0" w:type="auto"/>
        <w:jc w:val="center"/>
        <w:tblLook w:val="04A0" w:firstRow="1" w:lastRow="0" w:firstColumn="1" w:lastColumn="0" w:noHBand="0" w:noVBand="1"/>
        <w:tblPrChange w:id="486" w:author="Almondris Gonzalez" w:date="2015-05-18T23:07:00Z">
          <w:tblPr>
            <w:tblW w:w="0" w:type="auto"/>
            <w:shd w:val="clear" w:color="auto" w:fill="FFFFFF" w:themeFill="background1"/>
            <w:tblLook w:val="04A0" w:firstRow="1" w:lastRow="0" w:firstColumn="1" w:lastColumn="0" w:noHBand="0" w:noVBand="1"/>
          </w:tblPr>
        </w:tblPrChange>
      </w:tblPr>
      <w:tblGrid>
        <w:gridCol w:w="2830"/>
        <w:gridCol w:w="5998"/>
        <w:tblGridChange w:id="487">
          <w:tblGrid>
            <w:gridCol w:w="2830"/>
            <w:gridCol w:w="1584"/>
            <w:gridCol w:w="4414"/>
          </w:tblGrid>
        </w:tblGridChange>
      </w:tblGrid>
      <w:tr w:rsidR="00587CD8" w:rsidRPr="00BF299F" w:rsidTr="00587CD8">
        <w:trPr>
          <w:cnfStyle w:val="100000000000" w:firstRow="1" w:lastRow="0" w:firstColumn="0" w:lastColumn="0" w:oddVBand="0" w:evenVBand="0" w:oddHBand="0" w:evenHBand="0" w:firstRowFirstColumn="0" w:firstRowLastColumn="0" w:lastRowFirstColumn="0" w:lastRowLastColumn="0"/>
          <w:jc w:val="center"/>
          <w:ins w:id="488" w:author="Almondris Gonzalez" w:date="2015-05-13T15:17:00Z"/>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cBorders>
            <w:hideMark/>
            <w:tcPrChange w:id="489" w:author="Almondris Gonzalez" w:date="2015-05-18T23:07:00Z">
              <w:tcPr>
                <w:tcW w:w="2830" w:type="dxa"/>
                <w:shd w:val="clear" w:color="auto" w:fill="auto"/>
                <w:hideMark/>
              </w:tcPr>
            </w:tcPrChange>
          </w:tcPr>
          <w:p w:rsidR="00587CD8" w:rsidRPr="00BF299F" w:rsidRDefault="00587CD8" w:rsidP="00587CD8">
            <w:pPr>
              <w:jc w:val="both"/>
              <w:cnfStyle w:val="101000000000" w:firstRow="1" w:lastRow="0" w:firstColumn="1" w:lastColumn="0" w:oddVBand="0" w:evenVBand="0" w:oddHBand="0" w:evenHBand="0" w:firstRowFirstColumn="0" w:firstRowLastColumn="0" w:lastRowFirstColumn="0" w:lastRowLastColumn="0"/>
              <w:rPr>
                <w:ins w:id="490" w:author="Almondris Gonzalez" w:date="2015-05-13T15:17:00Z"/>
                <w:rFonts w:ascii="Times New Roman" w:hAnsi="Times New Roman" w:cs="Times New Roman"/>
                <w:color w:val="000000" w:themeColor="text1"/>
                <w:sz w:val="24"/>
                <w:szCs w:val="24"/>
              </w:rPr>
            </w:pPr>
            <w:ins w:id="491" w:author="Almondris Gonzalez" w:date="2015-05-13T15:17:00Z">
              <w:r w:rsidRPr="00BF299F">
                <w:rPr>
                  <w:rFonts w:ascii="Times New Roman" w:hAnsi="Times New Roman" w:cs="Times New Roman"/>
                  <w:color w:val="000000" w:themeColor="text1"/>
                  <w:sz w:val="24"/>
                  <w:szCs w:val="24"/>
                </w:rPr>
                <w:t>Recurso</w:t>
              </w:r>
            </w:ins>
          </w:p>
        </w:tc>
        <w:tc>
          <w:tcPr>
            <w:tcW w:w="5998" w:type="dxa"/>
            <w:tcBorders>
              <w:top w:val="single" w:sz="4" w:space="0" w:color="auto"/>
              <w:left w:val="single" w:sz="4" w:space="0" w:color="auto"/>
              <w:bottom w:val="single" w:sz="4" w:space="0" w:color="auto"/>
              <w:right w:val="single" w:sz="4" w:space="0" w:color="auto"/>
            </w:tcBorders>
            <w:hideMark/>
            <w:tcPrChange w:id="492" w:author="Almondris Gonzalez" w:date="2015-05-18T23:07:00Z">
              <w:tcPr>
                <w:tcW w:w="5998" w:type="dxa"/>
                <w:gridSpan w:val="2"/>
                <w:shd w:val="clear" w:color="auto" w:fill="auto"/>
                <w:hideMark/>
              </w:tcPr>
            </w:tcPrChange>
          </w:tcPr>
          <w:p w:rsidR="00587CD8" w:rsidRPr="00BF299F" w:rsidRDefault="00587CD8" w:rsidP="00587CD8">
            <w:pPr>
              <w:jc w:val="both"/>
              <w:cnfStyle w:val="100000000000" w:firstRow="1" w:lastRow="0" w:firstColumn="0" w:lastColumn="0" w:oddVBand="0" w:evenVBand="0" w:oddHBand="0" w:evenHBand="0" w:firstRowFirstColumn="0" w:firstRowLastColumn="0" w:lastRowFirstColumn="0" w:lastRowLastColumn="0"/>
              <w:rPr>
                <w:ins w:id="493" w:author="Almondris Gonzalez" w:date="2015-05-13T15:17:00Z"/>
                <w:rFonts w:ascii="Times New Roman" w:hAnsi="Times New Roman" w:cs="Times New Roman"/>
                <w:color w:val="000000" w:themeColor="text1"/>
                <w:sz w:val="24"/>
                <w:szCs w:val="24"/>
              </w:rPr>
            </w:pPr>
            <w:ins w:id="494" w:author="Almondris Gonzalez" w:date="2015-05-13T15:17:00Z">
              <w:r w:rsidRPr="00BF299F">
                <w:rPr>
                  <w:rFonts w:ascii="Times New Roman" w:hAnsi="Times New Roman" w:cs="Times New Roman"/>
                  <w:color w:val="000000" w:themeColor="text1"/>
                  <w:sz w:val="24"/>
                  <w:szCs w:val="24"/>
                </w:rPr>
                <w:t>Características</w:t>
              </w:r>
            </w:ins>
          </w:p>
        </w:tc>
      </w:tr>
      <w:tr w:rsidR="00587CD8" w:rsidRPr="00BF299F" w:rsidTr="00587CD8">
        <w:tblPrEx>
          <w:tblPrExChange w:id="495" w:author="Almondris Gonzalez" w:date="2015-05-18T23:07:00Z">
            <w:tblPrEx>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shd w:val="clear" w:color="auto" w:fill="auto"/>
            </w:tblPrEx>
          </w:tblPrExChange>
        </w:tblPrEx>
        <w:trPr>
          <w:cnfStyle w:val="000000100000" w:firstRow="0" w:lastRow="0" w:firstColumn="0" w:lastColumn="0" w:oddVBand="0" w:evenVBand="0" w:oddHBand="1" w:evenHBand="0" w:firstRowFirstColumn="0" w:firstRowLastColumn="0" w:lastRowFirstColumn="0" w:lastRowLastColumn="0"/>
          <w:jc w:val="center"/>
          <w:ins w:id="496" w:author="Almondris Gonzalez" w:date="2015-05-13T15:17:00Z"/>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tcBorders>
            <w:hideMark/>
            <w:tcPrChange w:id="497" w:author="Almondris Gonzalez" w:date="2015-05-18T23:07:00Z">
              <w:tcPr>
                <w:tcW w:w="2830" w:type="dxa"/>
                <w:hideMark/>
              </w:tcPr>
            </w:tcPrChange>
          </w:tcPr>
          <w:p w:rsidR="00587CD8" w:rsidRPr="00BF299F" w:rsidRDefault="00587CD8" w:rsidP="00587CD8">
            <w:pPr>
              <w:jc w:val="both"/>
              <w:cnfStyle w:val="001000100000" w:firstRow="0" w:lastRow="0" w:firstColumn="1" w:lastColumn="0" w:oddVBand="0" w:evenVBand="0" w:oddHBand="1" w:evenHBand="0" w:firstRowFirstColumn="0" w:firstRowLastColumn="0" w:lastRowFirstColumn="0" w:lastRowLastColumn="0"/>
              <w:rPr>
                <w:ins w:id="498" w:author="Almondris Gonzalez" w:date="2015-05-13T15:17:00Z"/>
                <w:rFonts w:ascii="Times New Roman" w:hAnsi="Times New Roman" w:cs="Times New Roman"/>
                <w:color w:val="000000" w:themeColor="text1"/>
                <w:sz w:val="24"/>
                <w:szCs w:val="24"/>
              </w:rPr>
            </w:pPr>
            <w:ins w:id="499" w:author="Almondris Gonzalez" w:date="2015-05-13T22:37:00Z">
              <w:r w:rsidRPr="00BF299F">
                <w:rPr>
                  <w:rFonts w:ascii="Times New Roman" w:hAnsi="Times New Roman" w:cs="Times New Roman"/>
                  <w:color w:val="000000" w:themeColor="text1"/>
                  <w:sz w:val="24"/>
                  <w:szCs w:val="24"/>
                </w:rPr>
                <w:t>PC</w:t>
              </w:r>
            </w:ins>
            <w:ins w:id="500" w:author="Almondris Gonzalez" w:date="2015-05-18T22:47:00Z">
              <w:r w:rsidRPr="00BF299F">
                <w:rPr>
                  <w:rFonts w:ascii="Times New Roman" w:hAnsi="Times New Roman" w:cs="Times New Roman"/>
                  <w:color w:val="000000" w:themeColor="text1"/>
                  <w:sz w:val="24"/>
                  <w:szCs w:val="24"/>
                </w:rPr>
                <w:t xml:space="preserve"> General </w:t>
              </w:r>
            </w:ins>
          </w:p>
        </w:tc>
        <w:tc>
          <w:tcPr>
            <w:tcW w:w="5998" w:type="dxa"/>
            <w:tcBorders>
              <w:top w:val="single" w:sz="4" w:space="0" w:color="auto"/>
            </w:tcBorders>
            <w:hideMark/>
            <w:tcPrChange w:id="501" w:author="Almondris Gonzalez" w:date="2015-05-18T23:07:00Z">
              <w:tcPr>
                <w:tcW w:w="5998" w:type="dxa"/>
                <w:gridSpan w:val="2"/>
                <w:hideMark/>
              </w:tcPr>
            </w:tcPrChange>
          </w:tcPr>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02" w:author="Almondris Gonzalez" w:date="2015-05-18T22:47:00Z"/>
                <w:rFonts w:ascii="Times New Roman" w:hAnsi="Times New Roman" w:cs="Times New Roman"/>
                <w:sz w:val="24"/>
                <w:szCs w:val="24"/>
              </w:rPr>
            </w:pPr>
            <w:ins w:id="503" w:author="Almondris Gonzalez" w:date="2015-05-18T22:47:00Z">
              <w:r w:rsidRPr="00BF299F">
                <w:rPr>
                  <w:rFonts w:ascii="Times New Roman" w:hAnsi="Times New Roman" w:cs="Times New Roman"/>
                  <w:sz w:val="24"/>
                  <w:szCs w:val="24"/>
                </w:rPr>
                <w:t>UNIDAD DE PROCESAMIENTO:</w:t>
              </w:r>
            </w:ins>
          </w:p>
          <w:p w:rsidR="00587CD8" w:rsidRPr="00EA6FD1" w:rsidRDefault="00587CD8">
            <w:pPr>
              <w:pStyle w:val="Sinespaciado"/>
              <w:numPr>
                <w:ilvl w:val="0"/>
                <w:numId w:val="10"/>
              </w:numPr>
              <w:cnfStyle w:val="000000100000" w:firstRow="0" w:lastRow="0" w:firstColumn="0" w:lastColumn="0" w:oddVBand="0" w:evenVBand="0" w:oddHBand="1" w:evenHBand="0" w:firstRowFirstColumn="0" w:firstRowLastColumn="0" w:lastRowFirstColumn="0" w:lastRowLastColumn="0"/>
              <w:rPr>
                <w:ins w:id="504" w:author="Almondris Gonzalez" w:date="2015-05-18T22:48:00Z"/>
                <w:rFonts w:ascii="Times New Roman" w:hAnsi="Times New Roman" w:cs="Times New Roman"/>
                <w:sz w:val="24"/>
                <w:szCs w:val="24"/>
                <w:lang w:val="pt-BR"/>
              </w:rPr>
              <w:pPrChange w:id="505" w:author="Almondris Gonzalez" w:date="2015-05-18T22:48:00Z">
                <w:pPr>
                  <w:pStyle w:val="Sinespaciado"/>
                  <w:cnfStyle w:val="000000100000" w:firstRow="0" w:lastRow="0" w:firstColumn="0" w:lastColumn="0" w:oddVBand="0" w:evenVBand="0" w:oddHBand="1" w:evenHBand="0" w:firstRowFirstColumn="0" w:firstRowLastColumn="0" w:lastRowFirstColumn="0" w:lastRowLastColumn="0"/>
                </w:pPr>
              </w:pPrChange>
            </w:pPr>
            <w:ins w:id="506" w:author="Almondris Gonzalez" w:date="2015-05-18T22:47:00Z">
              <w:r w:rsidRPr="00EA6FD1">
                <w:rPr>
                  <w:rFonts w:ascii="Times New Roman" w:hAnsi="Times New Roman" w:cs="Times New Roman"/>
                  <w:sz w:val="24"/>
                  <w:szCs w:val="24"/>
                  <w:lang w:val="pt-BR"/>
                </w:rPr>
                <w:t xml:space="preserve">INTEL Core i3 2100 o </w:t>
              </w:r>
              <w:proofErr w:type="spellStart"/>
              <w:r w:rsidRPr="00EA6FD1">
                <w:rPr>
                  <w:rFonts w:ascii="Times New Roman" w:hAnsi="Times New Roman" w:cs="Times New Roman"/>
                  <w:sz w:val="24"/>
                  <w:szCs w:val="24"/>
                  <w:lang w:val="pt-BR"/>
                </w:rPr>
                <w:t>rendimiento</w:t>
              </w:r>
              <w:proofErr w:type="spellEnd"/>
              <w:r w:rsidRPr="00EA6FD1">
                <w:rPr>
                  <w:rFonts w:ascii="Times New Roman" w:hAnsi="Times New Roman" w:cs="Times New Roman"/>
                  <w:sz w:val="24"/>
                  <w:szCs w:val="24"/>
                  <w:lang w:val="pt-BR"/>
                </w:rPr>
                <w:t xml:space="preserve"> superior, o</w:t>
              </w:r>
            </w:ins>
          </w:p>
          <w:p w:rsidR="00587CD8" w:rsidRPr="00BF299F" w:rsidRDefault="00587CD8">
            <w:pPr>
              <w:pStyle w:val="Sinespaciado"/>
              <w:numPr>
                <w:ilvl w:val="0"/>
                <w:numId w:val="10"/>
              </w:numPr>
              <w:cnfStyle w:val="000000100000" w:firstRow="0" w:lastRow="0" w:firstColumn="0" w:lastColumn="0" w:oddVBand="0" w:evenVBand="0" w:oddHBand="1" w:evenHBand="0" w:firstRowFirstColumn="0" w:firstRowLastColumn="0" w:lastRowFirstColumn="0" w:lastRowLastColumn="0"/>
              <w:rPr>
                <w:ins w:id="507" w:author="Almondris Gonzalez" w:date="2015-05-18T22:47:00Z"/>
                <w:rFonts w:ascii="Times New Roman" w:hAnsi="Times New Roman" w:cs="Times New Roman"/>
                <w:sz w:val="24"/>
                <w:szCs w:val="24"/>
              </w:rPr>
              <w:pPrChange w:id="508" w:author="Almondris Gonzalez" w:date="2015-05-18T22:48:00Z">
                <w:pPr>
                  <w:pStyle w:val="Sinespaciado"/>
                  <w:cnfStyle w:val="000000100000" w:firstRow="0" w:lastRow="0" w:firstColumn="0" w:lastColumn="0" w:oddVBand="0" w:evenVBand="0" w:oddHBand="1" w:evenHBand="0" w:firstRowFirstColumn="0" w:firstRowLastColumn="0" w:lastRowFirstColumn="0" w:lastRowLastColumn="0"/>
                </w:pPr>
              </w:pPrChange>
            </w:pPr>
            <w:ins w:id="509" w:author="Almondris Gonzalez" w:date="2015-05-18T22:47:00Z">
              <w:r w:rsidRPr="00BF299F">
                <w:rPr>
                  <w:rFonts w:ascii="Times New Roman" w:hAnsi="Times New Roman" w:cs="Times New Roman"/>
                  <w:sz w:val="24"/>
                  <w:szCs w:val="24"/>
                </w:rPr>
                <w:t xml:space="preserve">AMD </w:t>
              </w:r>
              <w:proofErr w:type="spellStart"/>
              <w:r w:rsidRPr="00BF299F">
                <w:rPr>
                  <w:rFonts w:ascii="Times New Roman" w:hAnsi="Times New Roman" w:cs="Times New Roman"/>
                  <w:sz w:val="24"/>
                  <w:szCs w:val="24"/>
                </w:rPr>
                <w:t>Phenom</w:t>
              </w:r>
              <w:proofErr w:type="spellEnd"/>
              <w:r w:rsidRPr="00BF299F">
                <w:rPr>
                  <w:rFonts w:ascii="Times New Roman" w:hAnsi="Times New Roman" w:cs="Times New Roman"/>
                  <w:sz w:val="24"/>
                  <w:szCs w:val="24"/>
                </w:rPr>
                <w:t xml:space="preserve"> II X4 B97 / APU A6-3620 o rendimiento superior</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10" w:author="Almondris Gonzalez" w:date="2015-05-18T22:51:00Z"/>
                <w:rFonts w:ascii="Times New Roman" w:hAnsi="Times New Roman" w:cs="Times New Roman"/>
                <w:sz w:val="24"/>
                <w:szCs w:val="24"/>
              </w:rPr>
            </w:pPr>
            <w:ins w:id="511" w:author="Almondris Gonzalez" w:date="2015-05-18T22:51:00Z">
              <w:r w:rsidRPr="00BF299F">
                <w:rPr>
                  <w:rFonts w:ascii="Times New Roman" w:hAnsi="Times New Roman" w:cs="Times New Roman"/>
                  <w:sz w:val="24"/>
                  <w:szCs w:val="24"/>
                </w:rPr>
                <w:t>MEMORIA</w:t>
              </w:r>
            </w:ins>
          </w:p>
          <w:p w:rsidR="00587CD8" w:rsidRPr="00BF299F" w:rsidRDefault="00587CD8">
            <w:pPr>
              <w:pStyle w:val="Sinespaciado"/>
              <w:numPr>
                <w:ilvl w:val="0"/>
                <w:numId w:val="11"/>
              </w:numPr>
              <w:cnfStyle w:val="000000100000" w:firstRow="0" w:lastRow="0" w:firstColumn="0" w:lastColumn="0" w:oddVBand="0" w:evenVBand="0" w:oddHBand="1" w:evenHBand="0" w:firstRowFirstColumn="0" w:firstRowLastColumn="0" w:lastRowFirstColumn="0" w:lastRowLastColumn="0"/>
              <w:rPr>
                <w:ins w:id="512" w:author="Almondris Gonzalez" w:date="2015-05-18T22:51:00Z"/>
                <w:rFonts w:ascii="Times New Roman" w:hAnsi="Times New Roman" w:cs="Times New Roman"/>
                <w:sz w:val="24"/>
                <w:szCs w:val="24"/>
              </w:rPr>
              <w:pPrChange w:id="513"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14" w:author="Almondris Gonzalez" w:date="2015-05-18T22:51:00Z">
              <w:r w:rsidRPr="00BF299F">
                <w:rPr>
                  <w:rFonts w:ascii="Times New Roman" w:hAnsi="Times New Roman" w:cs="Times New Roman"/>
                  <w:sz w:val="24"/>
                  <w:szCs w:val="24"/>
                </w:rPr>
                <w:t>Tipo: DDR3-1066 o superior.</w:t>
              </w:r>
            </w:ins>
          </w:p>
          <w:p w:rsidR="00587CD8" w:rsidRPr="00BF299F" w:rsidRDefault="00587CD8">
            <w:pPr>
              <w:pStyle w:val="Sinespaciado"/>
              <w:numPr>
                <w:ilvl w:val="0"/>
                <w:numId w:val="11"/>
              </w:numPr>
              <w:cnfStyle w:val="000000100000" w:firstRow="0" w:lastRow="0" w:firstColumn="0" w:lastColumn="0" w:oddVBand="0" w:evenVBand="0" w:oddHBand="1" w:evenHBand="0" w:firstRowFirstColumn="0" w:firstRowLastColumn="0" w:lastRowFirstColumn="0" w:lastRowLastColumn="0"/>
              <w:rPr>
                <w:ins w:id="515" w:author="Almondris Gonzalez" w:date="2015-05-18T22:51:00Z"/>
                <w:rFonts w:ascii="Times New Roman" w:hAnsi="Times New Roman" w:cs="Times New Roman"/>
                <w:sz w:val="24"/>
                <w:szCs w:val="24"/>
              </w:rPr>
              <w:pPrChange w:id="516"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17" w:author="Almondris Gonzalez" w:date="2015-05-18T22:51:00Z">
              <w:r w:rsidRPr="00BF299F">
                <w:rPr>
                  <w:rFonts w:ascii="Times New Roman" w:hAnsi="Times New Roman" w:cs="Times New Roman"/>
                  <w:sz w:val="24"/>
                  <w:szCs w:val="24"/>
                </w:rPr>
                <w:t>Capacidad: 4 GB mínimo.</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18" w:author="Almondris Gonzalez" w:date="2015-05-18T22:51:00Z"/>
                <w:rFonts w:ascii="Times New Roman" w:hAnsi="Times New Roman" w:cs="Times New Roman"/>
                <w:sz w:val="24"/>
                <w:szCs w:val="24"/>
              </w:rPr>
            </w:pPr>
            <w:ins w:id="519" w:author="Almondris Gonzalez" w:date="2015-05-18T22:51:00Z">
              <w:r w:rsidRPr="00BF299F">
                <w:rPr>
                  <w:rFonts w:ascii="Times New Roman" w:hAnsi="Times New Roman" w:cs="Times New Roman"/>
                  <w:sz w:val="24"/>
                  <w:szCs w:val="24"/>
                </w:rPr>
                <w:t>DISCO DURO</w:t>
              </w:r>
            </w:ins>
          </w:p>
          <w:p w:rsidR="00587CD8" w:rsidRPr="00BF299F" w:rsidRDefault="00587CD8">
            <w:pPr>
              <w:pStyle w:val="Sinespaciado"/>
              <w:numPr>
                <w:ilvl w:val="0"/>
                <w:numId w:val="12"/>
              </w:numPr>
              <w:cnfStyle w:val="000000100000" w:firstRow="0" w:lastRow="0" w:firstColumn="0" w:lastColumn="0" w:oddVBand="0" w:evenVBand="0" w:oddHBand="1" w:evenHBand="0" w:firstRowFirstColumn="0" w:firstRowLastColumn="0" w:lastRowFirstColumn="0" w:lastRowLastColumn="0"/>
              <w:rPr>
                <w:ins w:id="520" w:author="Almondris Gonzalez" w:date="2015-05-18T22:51:00Z"/>
                <w:rFonts w:ascii="Times New Roman" w:hAnsi="Times New Roman" w:cs="Times New Roman"/>
                <w:sz w:val="24"/>
                <w:szCs w:val="24"/>
              </w:rPr>
              <w:pPrChange w:id="521"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22" w:author="Almondris Gonzalez" w:date="2015-05-18T22:51:00Z">
              <w:r w:rsidRPr="00BF299F">
                <w:rPr>
                  <w:rFonts w:ascii="Times New Roman" w:hAnsi="Times New Roman" w:cs="Times New Roman"/>
                  <w:sz w:val="24"/>
                  <w:szCs w:val="24"/>
                </w:rPr>
                <w:t>Capacidad mínima: 320 GB</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23" w:author="Almondris Gonzalez" w:date="2015-05-18T22:51:00Z"/>
                <w:rFonts w:ascii="Times New Roman" w:hAnsi="Times New Roman" w:cs="Times New Roman"/>
                <w:sz w:val="24"/>
                <w:szCs w:val="24"/>
              </w:rPr>
            </w:pPr>
            <w:ins w:id="524" w:author="Almondris Gonzalez" w:date="2015-05-18T22:51:00Z">
              <w:r w:rsidRPr="00BF299F">
                <w:rPr>
                  <w:rFonts w:ascii="Times New Roman" w:hAnsi="Times New Roman" w:cs="Times New Roman"/>
                  <w:sz w:val="24"/>
                  <w:szCs w:val="24"/>
                </w:rPr>
                <w:t>ALMACENAMIENTO ÓPTICO EXTRAIBLE</w:t>
              </w:r>
            </w:ins>
          </w:p>
          <w:p w:rsidR="00587CD8" w:rsidRPr="00BF299F" w:rsidRDefault="00587CD8">
            <w:pPr>
              <w:pStyle w:val="Sinespaciado"/>
              <w:numPr>
                <w:ilvl w:val="0"/>
                <w:numId w:val="12"/>
              </w:numPr>
              <w:cnfStyle w:val="000000100000" w:firstRow="0" w:lastRow="0" w:firstColumn="0" w:lastColumn="0" w:oddVBand="0" w:evenVBand="0" w:oddHBand="1" w:evenHBand="0" w:firstRowFirstColumn="0" w:firstRowLastColumn="0" w:lastRowFirstColumn="0" w:lastRowLastColumn="0"/>
              <w:rPr>
                <w:ins w:id="525" w:author="Almondris Gonzalez" w:date="2015-05-18T22:51:00Z"/>
                <w:rFonts w:ascii="Times New Roman" w:hAnsi="Times New Roman" w:cs="Times New Roman"/>
                <w:sz w:val="24"/>
                <w:szCs w:val="24"/>
              </w:rPr>
              <w:pPrChange w:id="526"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27" w:author="Almondris Gonzalez" w:date="2015-05-18T22:51:00Z">
              <w:r w:rsidRPr="00BF299F">
                <w:rPr>
                  <w:rFonts w:ascii="Times New Roman" w:hAnsi="Times New Roman" w:cs="Times New Roman"/>
                  <w:sz w:val="24"/>
                  <w:szCs w:val="24"/>
                </w:rPr>
                <w:t>Unidad de Lectura/escritura de DVD-RW ST-019.</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28" w:author="Almondris Gonzalez" w:date="2015-05-18T22:51:00Z"/>
                <w:rFonts w:ascii="Times New Roman" w:hAnsi="Times New Roman" w:cs="Times New Roman"/>
                <w:sz w:val="24"/>
                <w:szCs w:val="24"/>
              </w:rPr>
            </w:pPr>
            <w:ins w:id="529" w:author="Almondris Gonzalez" w:date="2015-05-18T22:51:00Z">
              <w:r w:rsidRPr="00BF299F">
                <w:rPr>
                  <w:rFonts w:ascii="Times New Roman" w:hAnsi="Times New Roman" w:cs="Times New Roman"/>
                  <w:sz w:val="24"/>
                  <w:szCs w:val="24"/>
                </w:rPr>
                <w:t>VIDEO</w:t>
              </w:r>
            </w:ins>
          </w:p>
          <w:p w:rsidR="00587CD8" w:rsidRPr="00BF299F" w:rsidRDefault="00587CD8">
            <w:pPr>
              <w:pStyle w:val="Sinespaciado"/>
              <w:numPr>
                <w:ilvl w:val="0"/>
                <w:numId w:val="12"/>
              </w:numPr>
              <w:cnfStyle w:val="000000100000" w:firstRow="0" w:lastRow="0" w:firstColumn="0" w:lastColumn="0" w:oddVBand="0" w:evenVBand="0" w:oddHBand="1" w:evenHBand="0" w:firstRowFirstColumn="0" w:firstRowLastColumn="0" w:lastRowFirstColumn="0" w:lastRowLastColumn="0"/>
              <w:rPr>
                <w:ins w:id="530" w:author="Almondris Gonzalez" w:date="2015-05-18T22:51:00Z"/>
                <w:rFonts w:ascii="Times New Roman" w:hAnsi="Times New Roman" w:cs="Times New Roman"/>
                <w:sz w:val="24"/>
                <w:szCs w:val="24"/>
              </w:rPr>
              <w:pPrChange w:id="531"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32" w:author="Almondris Gonzalez" w:date="2015-05-18T22:51:00Z">
              <w:r w:rsidRPr="00BF299F">
                <w:rPr>
                  <w:rFonts w:ascii="Times New Roman" w:hAnsi="Times New Roman" w:cs="Times New Roman"/>
                  <w:sz w:val="24"/>
                  <w:szCs w:val="24"/>
                </w:rPr>
                <w:t>Controladora de vídeo SVGA/XGA o superior con soporte de color de 32 bits (mínimo).</w:t>
              </w:r>
            </w:ins>
          </w:p>
          <w:p w:rsidR="00587CD8" w:rsidRPr="00BF299F" w:rsidRDefault="00587CD8">
            <w:pPr>
              <w:pStyle w:val="Sinespaciado"/>
              <w:numPr>
                <w:ilvl w:val="0"/>
                <w:numId w:val="12"/>
              </w:numPr>
              <w:cnfStyle w:val="000000100000" w:firstRow="0" w:lastRow="0" w:firstColumn="0" w:lastColumn="0" w:oddVBand="0" w:evenVBand="0" w:oddHBand="1" w:evenHBand="0" w:firstRowFirstColumn="0" w:firstRowLastColumn="0" w:lastRowFirstColumn="0" w:lastRowLastColumn="0"/>
              <w:rPr>
                <w:ins w:id="533" w:author="Almondris Gonzalez" w:date="2015-05-18T22:51:00Z"/>
                <w:rFonts w:ascii="Times New Roman" w:hAnsi="Times New Roman" w:cs="Times New Roman"/>
                <w:sz w:val="24"/>
                <w:szCs w:val="24"/>
              </w:rPr>
              <w:pPrChange w:id="534"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35" w:author="Almondris Gonzalez" w:date="2015-05-18T22:51:00Z">
              <w:r w:rsidRPr="00BF299F">
                <w:rPr>
                  <w:rFonts w:ascii="Times New Roman" w:hAnsi="Times New Roman" w:cs="Times New Roman"/>
                  <w:sz w:val="24"/>
                  <w:szCs w:val="24"/>
                </w:rPr>
                <w:t xml:space="preserve">Si la placa de video es </w:t>
              </w:r>
              <w:proofErr w:type="spellStart"/>
              <w:r w:rsidRPr="00BF299F">
                <w:rPr>
                  <w:rFonts w:ascii="Times New Roman" w:hAnsi="Times New Roman" w:cs="Times New Roman"/>
                  <w:sz w:val="24"/>
                  <w:szCs w:val="24"/>
                </w:rPr>
                <w:t>on-board</w:t>
              </w:r>
              <w:proofErr w:type="spellEnd"/>
              <w:r w:rsidRPr="00BF299F">
                <w:rPr>
                  <w:rFonts w:ascii="Times New Roman" w:hAnsi="Times New Roman" w:cs="Times New Roman"/>
                  <w:sz w:val="24"/>
                  <w:szCs w:val="24"/>
                </w:rPr>
                <w:t>, la placa madre deberá incluir un slot PCI-E 16X libre.</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36" w:author="Almondris Gonzalez" w:date="2015-05-18T22:51:00Z"/>
                <w:rFonts w:ascii="Times New Roman" w:hAnsi="Times New Roman" w:cs="Times New Roman"/>
                <w:sz w:val="24"/>
                <w:szCs w:val="24"/>
              </w:rPr>
            </w:pPr>
            <w:ins w:id="537" w:author="Almondris Gonzalez" w:date="2015-05-18T22:51:00Z">
              <w:r w:rsidRPr="00BF299F">
                <w:rPr>
                  <w:rFonts w:ascii="Times New Roman" w:hAnsi="Times New Roman" w:cs="Times New Roman"/>
                  <w:sz w:val="24"/>
                  <w:szCs w:val="24"/>
                </w:rPr>
                <w:t>AUDIO</w:t>
              </w:r>
            </w:ins>
          </w:p>
          <w:p w:rsidR="00587CD8" w:rsidRPr="00BF299F" w:rsidRDefault="00587CD8">
            <w:pPr>
              <w:pStyle w:val="Sinespaciado"/>
              <w:numPr>
                <w:ilvl w:val="0"/>
                <w:numId w:val="13"/>
              </w:numPr>
              <w:cnfStyle w:val="000000100000" w:firstRow="0" w:lastRow="0" w:firstColumn="0" w:lastColumn="0" w:oddVBand="0" w:evenVBand="0" w:oddHBand="1" w:evenHBand="0" w:firstRowFirstColumn="0" w:firstRowLastColumn="0" w:lastRowFirstColumn="0" w:lastRowLastColumn="0"/>
              <w:rPr>
                <w:ins w:id="538" w:author="Almondris Gonzalez" w:date="2015-05-18T22:51:00Z"/>
                <w:rFonts w:ascii="Times New Roman" w:hAnsi="Times New Roman" w:cs="Times New Roman"/>
                <w:sz w:val="24"/>
                <w:szCs w:val="24"/>
              </w:rPr>
              <w:pPrChange w:id="539" w:author="Almondris Gonzalez" w:date="2015-05-18T22:52:00Z">
                <w:pPr>
                  <w:pStyle w:val="Sinespaciado"/>
                  <w:cnfStyle w:val="000000100000" w:firstRow="0" w:lastRow="0" w:firstColumn="0" w:lastColumn="0" w:oddVBand="0" w:evenVBand="0" w:oddHBand="1" w:evenHBand="0" w:firstRowFirstColumn="0" w:firstRowLastColumn="0" w:lastRowFirstColumn="0" w:lastRowLastColumn="0"/>
                </w:pPr>
              </w:pPrChange>
            </w:pPr>
            <w:ins w:id="540" w:author="Almondris Gonzalez" w:date="2015-05-18T22:51:00Z">
              <w:r w:rsidRPr="00BF299F">
                <w:rPr>
                  <w:rFonts w:ascii="Times New Roman" w:hAnsi="Times New Roman" w:cs="Times New Roman"/>
                  <w:sz w:val="24"/>
                  <w:szCs w:val="24"/>
                </w:rPr>
                <w:t>Plaqueta de Sonido (o chipset integrado) con las características de PQS-001.</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41" w:author="Almondris Gonzalez" w:date="2015-05-18T22:51:00Z"/>
                <w:rFonts w:ascii="Times New Roman" w:hAnsi="Times New Roman" w:cs="Times New Roman"/>
                <w:sz w:val="24"/>
                <w:szCs w:val="24"/>
              </w:rPr>
            </w:pPr>
            <w:ins w:id="542" w:author="Almondris Gonzalez" w:date="2015-05-18T22:51:00Z">
              <w:r w:rsidRPr="00BF299F">
                <w:rPr>
                  <w:rFonts w:ascii="Times New Roman" w:hAnsi="Times New Roman" w:cs="Times New Roman"/>
                  <w:sz w:val="24"/>
                  <w:szCs w:val="24"/>
                </w:rPr>
                <w:t>NETWORKING Y COMUNICACIONES</w:t>
              </w:r>
            </w:ins>
          </w:p>
          <w:p w:rsidR="00587CD8" w:rsidRPr="00BF299F" w:rsidRDefault="00587CD8">
            <w:pPr>
              <w:pStyle w:val="Sinespaciado"/>
              <w:numPr>
                <w:ilvl w:val="0"/>
                <w:numId w:val="13"/>
              </w:numPr>
              <w:cnfStyle w:val="000000100000" w:firstRow="0" w:lastRow="0" w:firstColumn="0" w:lastColumn="0" w:oddVBand="0" w:evenVBand="0" w:oddHBand="1" w:evenHBand="0" w:firstRowFirstColumn="0" w:firstRowLastColumn="0" w:lastRowFirstColumn="0" w:lastRowLastColumn="0"/>
              <w:rPr>
                <w:ins w:id="543" w:author="Almondris Gonzalez" w:date="2015-05-18T22:51:00Z"/>
                <w:rFonts w:ascii="Times New Roman" w:hAnsi="Times New Roman" w:cs="Times New Roman"/>
                <w:sz w:val="24"/>
                <w:szCs w:val="24"/>
              </w:rPr>
              <w:pPrChange w:id="544"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45" w:author="Almondris Gonzalez" w:date="2015-05-18T22:51:00Z">
              <w:r w:rsidRPr="00BF299F">
                <w:rPr>
                  <w:rFonts w:ascii="Times New Roman" w:hAnsi="Times New Roman" w:cs="Times New Roman"/>
                  <w:sz w:val="24"/>
                  <w:szCs w:val="24"/>
                </w:rPr>
                <w:t>Placa de Red (o chipset integrado) con las características de PQR-010 mínimo.</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46" w:author="Almondris Gonzalez" w:date="2015-05-18T22:51:00Z"/>
                <w:rFonts w:ascii="Times New Roman" w:hAnsi="Times New Roman" w:cs="Times New Roman"/>
                <w:sz w:val="24"/>
                <w:szCs w:val="24"/>
              </w:rPr>
            </w:pPr>
            <w:ins w:id="547" w:author="Almondris Gonzalez" w:date="2015-05-18T22:51:00Z">
              <w:r w:rsidRPr="00BF299F">
                <w:rPr>
                  <w:rFonts w:ascii="Times New Roman" w:hAnsi="Times New Roman" w:cs="Times New Roman"/>
                  <w:sz w:val="24"/>
                  <w:szCs w:val="24"/>
                </w:rPr>
                <w:t>CONSOLA</w:t>
              </w:r>
            </w:ins>
          </w:p>
          <w:p w:rsidR="00587CD8" w:rsidRPr="00BF299F" w:rsidRDefault="00587CD8">
            <w:pPr>
              <w:pStyle w:val="Sinespaciado"/>
              <w:numPr>
                <w:ilvl w:val="0"/>
                <w:numId w:val="13"/>
              </w:numPr>
              <w:cnfStyle w:val="000000100000" w:firstRow="0" w:lastRow="0" w:firstColumn="0" w:lastColumn="0" w:oddVBand="0" w:evenVBand="0" w:oddHBand="1" w:evenHBand="0" w:firstRowFirstColumn="0" w:firstRowLastColumn="0" w:lastRowFirstColumn="0" w:lastRowLastColumn="0"/>
              <w:rPr>
                <w:ins w:id="548" w:author="Almondris Gonzalez" w:date="2015-05-18T22:51:00Z"/>
                <w:rFonts w:ascii="Times New Roman" w:hAnsi="Times New Roman" w:cs="Times New Roman"/>
                <w:sz w:val="24"/>
                <w:szCs w:val="24"/>
              </w:rPr>
              <w:pPrChange w:id="549"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50" w:author="Almondris Gonzalez" w:date="2015-05-18T22:51:00Z">
              <w:r w:rsidRPr="00BF299F">
                <w:rPr>
                  <w:rFonts w:ascii="Times New Roman" w:hAnsi="Times New Roman" w:cs="Times New Roman"/>
                  <w:sz w:val="24"/>
                  <w:szCs w:val="24"/>
                </w:rPr>
                <w:t>Teclado:</w:t>
              </w:r>
            </w:ins>
            <w:ins w:id="551" w:author="Almondris Gonzalez" w:date="2015-05-18T22:53:00Z">
              <w:r w:rsidRPr="00BF299F">
                <w:rPr>
                  <w:rFonts w:ascii="Times New Roman" w:hAnsi="Times New Roman" w:cs="Times New Roman"/>
                  <w:sz w:val="24"/>
                  <w:szCs w:val="24"/>
                </w:rPr>
                <w:t xml:space="preserve"> </w:t>
              </w:r>
            </w:ins>
            <w:ins w:id="552" w:author="Almondris Gonzalez" w:date="2015-05-18T22:51:00Z">
              <w:r w:rsidRPr="00BF299F">
                <w:rPr>
                  <w:rFonts w:ascii="Times New Roman" w:hAnsi="Times New Roman" w:cs="Times New Roman"/>
                  <w:sz w:val="24"/>
                  <w:szCs w:val="24"/>
                </w:rPr>
                <w:t xml:space="preserve">Deberá ser en español latinoamericano, </w:t>
              </w:r>
              <w:r w:rsidRPr="00BF299F">
                <w:rPr>
                  <w:rFonts w:ascii="Times New Roman" w:hAnsi="Times New Roman" w:cs="Times New Roman"/>
                  <w:sz w:val="24"/>
                  <w:szCs w:val="24"/>
                </w:rPr>
                <w:lastRenderedPageBreak/>
                <w:t>del tipo QWERTY, que incluya función numérica.</w:t>
              </w:r>
            </w:ins>
          </w:p>
          <w:p w:rsidR="00587CD8" w:rsidRPr="00BF299F" w:rsidRDefault="00587CD8">
            <w:pPr>
              <w:pStyle w:val="Sinespaciado"/>
              <w:numPr>
                <w:ilvl w:val="0"/>
                <w:numId w:val="13"/>
              </w:numPr>
              <w:cnfStyle w:val="000000100000" w:firstRow="0" w:lastRow="0" w:firstColumn="0" w:lastColumn="0" w:oddVBand="0" w:evenVBand="0" w:oddHBand="1" w:evenHBand="0" w:firstRowFirstColumn="0" w:firstRowLastColumn="0" w:lastRowFirstColumn="0" w:lastRowLastColumn="0"/>
              <w:rPr>
                <w:ins w:id="553" w:author="Almondris Gonzalez" w:date="2015-05-18T22:51:00Z"/>
                <w:rFonts w:ascii="Times New Roman" w:hAnsi="Times New Roman" w:cs="Times New Roman"/>
                <w:sz w:val="24"/>
                <w:szCs w:val="24"/>
              </w:rPr>
              <w:pPrChange w:id="554"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55" w:author="Almondris Gonzalez" w:date="2015-05-18T22:51:00Z">
              <w:r w:rsidRPr="00BF299F">
                <w:rPr>
                  <w:rFonts w:ascii="Times New Roman" w:hAnsi="Times New Roman" w:cs="Times New Roman"/>
                  <w:sz w:val="24"/>
                  <w:szCs w:val="24"/>
                </w:rPr>
                <w:t>Mouse:</w:t>
              </w:r>
            </w:ins>
            <w:ins w:id="556" w:author="Almondris Gonzalez" w:date="2015-05-18T22:53:00Z">
              <w:r w:rsidRPr="00BF299F">
                <w:rPr>
                  <w:rFonts w:ascii="Times New Roman" w:hAnsi="Times New Roman" w:cs="Times New Roman"/>
                  <w:sz w:val="24"/>
                  <w:szCs w:val="24"/>
                </w:rPr>
                <w:t xml:space="preserve"> </w:t>
              </w:r>
            </w:ins>
            <w:ins w:id="557" w:author="Almondris Gonzalez" w:date="2015-05-18T22:51:00Z">
              <w:r w:rsidRPr="00BF299F">
                <w:rPr>
                  <w:rFonts w:ascii="Times New Roman" w:hAnsi="Times New Roman" w:cs="Times New Roman"/>
                  <w:sz w:val="24"/>
                  <w:szCs w:val="24"/>
                </w:rPr>
                <w:t>Con sensor de movimiento totalmente óptico.</w:t>
              </w:r>
            </w:ins>
          </w:p>
          <w:p w:rsidR="00587CD8" w:rsidRPr="00BF299F" w:rsidRDefault="00587CD8">
            <w:pPr>
              <w:pStyle w:val="Sinespaciado"/>
              <w:numPr>
                <w:ilvl w:val="0"/>
                <w:numId w:val="13"/>
              </w:numPr>
              <w:cnfStyle w:val="000000100000" w:firstRow="0" w:lastRow="0" w:firstColumn="0" w:lastColumn="0" w:oddVBand="0" w:evenVBand="0" w:oddHBand="1" w:evenHBand="0" w:firstRowFirstColumn="0" w:firstRowLastColumn="0" w:lastRowFirstColumn="0" w:lastRowLastColumn="0"/>
              <w:rPr>
                <w:ins w:id="558" w:author="Almondris Gonzalez" w:date="2015-05-18T22:51:00Z"/>
                <w:rFonts w:ascii="Times New Roman" w:hAnsi="Times New Roman" w:cs="Times New Roman"/>
                <w:sz w:val="24"/>
                <w:szCs w:val="24"/>
              </w:rPr>
              <w:pPrChange w:id="559"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60" w:author="Almondris Gonzalez" w:date="2015-05-18T22:51:00Z">
              <w:r w:rsidRPr="00BF299F">
                <w:rPr>
                  <w:rFonts w:ascii="Times New Roman" w:hAnsi="Times New Roman" w:cs="Times New Roman"/>
                  <w:sz w:val="24"/>
                  <w:szCs w:val="24"/>
                </w:rPr>
                <w:t>Monitor:</w:t>
              </w:r>
            </w:ins>
            <w:ins w:id="561" w:author="Almondris Gonzalez" w:date="2015-05-18T22:53:00Z">
              <w:r w:rsidRPr="00BF299F">
                <w:rPr>
                  <w:rFonts w:ascii="Times New Roman" w:hAnsi="Times New Roman" w:cs="Times New Roman"/>
                  <w:sz w:val="24"/>
                  <w:szCs w:val="24"/>
                </w:rPr>
                <w:t xml:space="preserve"> </w:t>
              </w:r>
            </w:ins>
            <w:ins w:id="562" w:author="Almondris Gonzalez" w:date="2015-05-18T22:51:00Z">
              <w:r w:rsidRPr="00BF299F">
                <w:rPr>
                  <w:rFonts w:ascii="Times New Roman" w:hAnsi="Times New Roman" w:cs="Times New Roman"/>
                  <w:sz w:val="24"/>
                  <w:szCs w:val="24"/>
                </w:rPr>
                <w:t>MN-006 (LCD 18.5 a 19”)</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63" w:author="Almondris Gonzalez" w:date="2015-05-18T22:51:00Z"/>
                <w:rFonts w:ascii="Times New Roman" w:hAnsi="Times New Roman" w:cs="Times New Roman"/>
                <w:sz w:val="24"/>
                <w:szCs w:val="24"/>
              </w:rPr>
            </w:pPr>
            <w:ins w:id="564" w:author="Almondris Gonzalez" w:date="2015-05-18T22:51:00Z">
              <w:r w:rsidRPr="00BF299F">
                <w:rPr>
                  <w:rFonts w:ascii="Times New Roman" w:hAnsi="Times New Roman" w:cs="Times New Roman"/>
                  <w:sz w:val="24"/>
                  <w:szCs w:val="24"/>
                </w:rPr>
                <w:t>PUERTOS INCORPORADOS</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65" w:author="Almondris Gonzalez" w:date="2015-05-18T22:51:00Z"/>
                <w:rFonts w:ascii="Times New Roman" w:hAnsi="Times New Roman" w:cs="Times New Roman"/>
                <w:sz w:val="24"/>
                <w:szCs w:val="24"/>
              </w:rPr>
              <w:pPrChange w:id="566"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67" w:author="Almondris Gonzalez" w:date="2015-05-18T22:51:00Z">
              <w:r w:rsidRPr="00BF299F">
                <w:rPr>
                  <w:rFonts w:ascii="Times New Roman" w:hAnsi="Times New Roman" w:cs="Times New Roman"/>
                  <w:sz w:val="24"/>
                  <w:szCs w:val="24"/>
                </w:rPr>
                <w:t>Al menos 4 P</w:t>
              </w:r>
            </w:ins>
            <w:r w:rsidR="00AD0E7E">
              <w:rPr>
                <w:rFonts w:ascii="Times New Roman" w:hAnsi="Times New Roman" w:cs="Times New Roman"/>
                <w:sz w:val="24"/>
                <w:szCs w:val="24"/>
              </w:rPr>
              <w:t>uertos</w:t>
            </w:r>
            <w:ins w:id="568" w:author="Almondris Gonzalez" w:date="2015-05-18T22:51:00Z">
              <w:r w:rsidRPr="00BF299F">
                <w:rPr>
                  <w:rFonts w:ascii="Times New Roman" w:hAnsi="Times New Roman" w:cs="Times New Roman"/>
                  <w:sz w:val="24"/>
                  <w:szCs w:val="24"/>
                </w:rPr>
                <w:t xml:space="preserve"> USB con sus conectores externos en gabinete.</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69" w:author="Almondris Gonzalez" w:date="2015-05-18T22:51:00Z"/>
                <w:rFonts w:ascii="Times New Roman" w:hAnsi="Times New Roman" w:cs="Times New Roman"/>
                <w:sz w:val="24"/>
                <w:szCs w:val="24"/>
              </w:rPr>
              <w:pPrChange w:id="570" w:author="Almondris Gonzalez" w:date="2015-05-18T22:53:00Z">
                <w:pPr>
                  <w:pStyle w:val="Sinespaciado"/>
                  <w:cnfStyle w:val="000000100000" w:firstRow="0" w:lastRow="0" w:firstColumn="0" w:lastColumn="0" w:oddVBand="0" w:evenVBand="0" w:oddHBand="1" w:evenHBand="0" w:firstRowFirstColumn="0" w:firstRowLastColumn="0" w:lastRowFirstColumn="0" w:lastRowLastColumn="0"/>
                </w:pPr>
              </w:pPrChange>
            </w:pPr>
            <w:ins w:id="571" w:author="Almondris Gonzalez" w:date="2015-05-18T22:51:00Z">
              <w:r w:rsidRPr="00BF299F">
                <w:rPr>
                  <w:rFonts w:ascii="Times New Roman" w:hAnsi="Times New Roman" w:cs="Times New Roman"/>
                  <w:sz w:val="24"/>
                  <w:szCs w:val="24"/>
                </w:rPr>
                <w:t>1 de los p</w:t>
              </w:r>
            </w:ins>
            <w:r w:rsidR="00AD0E7E">
              <w:rPr>
                <w:rFonts w:ascii="Times New Roman" w:hAnsi="Times New Roman" w:cs="Times New Roman"/>
                <w:sz w:val="24"/>
                <w:szCs w:val="24"/>
              </w:rPr>
              <w:t>uertos</w:t>
            </w:r>
            <w:ins w:id="572" w:author="Almondris Gonzalez" w:date="2015-05-18T22:51:00Z">
              <w:r w:rsidRPr="00BF299F">
                <w:rPr>
                  <w:rFonts w:ascii="Times New Roman" w:hAnsi="Times New Roman" w:cs="Times New Roman"/>
                  <w:sz w:val="24"/>
                  <w:szCs w:val="24"/>
                </w:rPr>
                <w:t xml:space="preserve"> USB deben estar disponibles en el frente del gabinete (mínimo).</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73" w:author="Almondris Gonzalez" w:date="2015-05-18T22:51:00Z"/>
                <w:rFonts w:ascii="Times New Roman" w:hAnsi="Times New Roman" w:cs="Times New Roman"/>
                <w:sz w:val="24"/>
                <w:szCs w:val="24"/>
              </w:rPr>
              <w:pPrChange w:id="574" w:author="Almondris Gonzalez" w:date="2015-05-18T22:54:00Z">
                <w:pPr>
                  <w:pStyle w:val="Sinespaciado"/>
                  <w:cnfStyle w:val="000000100000" w:firstRow="0" w:lastRow="0" w:firstColumn="0" w:lastColumn="0" w:oddVBand="0" w:evenVBand="0" w:oddHBand="1" w:evenHBand="0" w:firstRowFirstColumn="0" w:firstRowLastColumn="0" w:lastRowFirstColumn="0" w:lastRowLastColumn="0"/>
                </w:pPr>
              </w:pPrChange>
            </w:pPr>
            <w:ins w:id="575" w:author="Almondris Gonzalez" w:date="2015-05-18T22:51:00Z">
              <w:r w:rsidRPr="00BF299F">
                <w:rPr>
                  <w:rFonts w:ascii="Times New Roman" w:hAnsi="Times New Roman" w:cs="Times New Roman"/>
                  <w:sz w:val="24"/>
                  <w:szCs w:val="24"/>
                </w:rPr>
                <w:t>1 Puerto para mouse (podrá emplear uno de los puertos USB).</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76" w:author="Almondris Gonzalez" w:date="2015-05-18T22:51:00Z"/>
                <w:rFonts w:ascii="Times New Roman" w:hAnsi="Times New Roman" w:cs="Times New Roman"/>
                <w:sz w:val="24"/>
                <w:szCs w:val="24"/>
              </w:rPr>
              <w:pPrChange w:id="577" w:author="Almondris Gonzalez" w:date="2015-05-18T22:54:00Z">
                <w:pPr>
                  <w:pStyle w:val="Sinespaciado"/>
                  <w:cnfStyle w:val="000000100000" w:firstRow="0" w:lastRow="0" w:firstColumn="0" w:lastColumn="0" w:oddVBand="0" w:evenVBand="0" w:oddHBand="1" w:evenHBand="0" w:firstRowFirstColumn="0" w:firstRowLastColumn="0" w:lastRowFirstColumn="0" w:lastRowLastColumn="0"/>
                </w:pPr>
              </w:pPrChange>
            </w:pPr>
            <w:ins w:id="578" w:author="Almondris Gonzalez" w:date="2015-05-18T22:51:00Z">
              <w:r w:rsidRPr="00BF299F">
                <w:rPr>
                  <w:rFonts w:ascii="Times New Roman" w:hAnsi="Times New Roman" w:cs="Times New Roman"/>
                  <w:sz w:val="24"/>
                  <w:szCs w:val="24"/>
                </w:rPr>
                <w:t>1 Puerto para teclado (podrá emplear uno de los puertos USB).</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79" w:author="Almondris Gonzalez" w:date="2015-05-18T22:51:00Z"/>
                <w:rFonts w:ascii="Times New Roman" w:hAnsi="Times New Roman" w:cs="Times New Roman"/>
                <w:sz w:val="24"/>
                <w:szCs w:val="24"/>
              </w:rPr>
              <w:pPrChange w:id="580" w:author="Almondris Gonzalez" w:date="2015-05-18T22:54:00Z">
                <w:pPr>
                  <w:pStyle w:val="Sinespaciado"/>
                  <w:cnfStyle w:val="000000100000" w:firstRow="0" w:lastRow="0" w:firstColumn="0" w:lastColumn="0" w:oddVBand="0" w:evenVBand="0" w:oddHBand="1" w:evenHBand="0" w:firstRowFirstColumn="0" w:firstRowLastColumn="0" w:lastRowFirstColumn="0" w:lastRowLastColumn="0"/>
                </w:pPr>
              </w:pPrChange>
            </w:pPr>
            <w:ins w:id="581" w:author="Almondris Gonzalez" w:date="2015-05-18T22:51:00Z">
              <w:r w:rsidRPr="00BF299F">
                <w:rPr>
                  <w:rFonts w:ascii="Times New Roman" w:hAnsi="Times New Roman" w:cs="Times New Roman"/>
                  <w:sz w:val="24"/>
                  <w:szCs w:val="24"/>
                </w:rPr>
                <w:t>1 Puerto para monitor del tipo DSUB-15 para VGA/SVGA/XGA.</w:t>
              </w:r>
            </w:ins>
          </w:p>
          <w:p w:rsidR="00587CD8" w:rsidRPr="00BF299F" w:rsidRDefault="00587CD8">
            <w:pPr>
              <w:pStyle w:val="Sinespaciado"/>
              <w:numPr>
                <w:ilvl w:val="0"/>
                <w:numId w:val="14"/>
              </w:numPr>
              <w:cnfStyle w:val="000000100000" w:firstRow="0" w:lastRow="0" w:firstColumn="0" w:lastColumn="0" w:oddVBand="0" w:evenVBand="0" w:oddHBand="1" w:evenHBand="0" w:firstRowFirstColumn="0" w:firstRowLastColumn="0" w:lastRowFirstColumn="0" w:lastRowLastColumn="0"/>
              <w:rPr>
                <w:ins w:id="582" w:author="Almondris Gonzalez" w:date="2015-05-18T22:51:00Z"/>
                <w:rFonts w:ascii="Times New Roman" w:hAnsi="Times New Roman" w:cs="Times New Roman"/>
                <w:sz w:val="24"/>
                <w:szCs w:val="24"/>
              </w:rPr>
              <w:pPrChange w:id="583" w:author="Almondris Gonzalez" w:date="2015-05-18T22:54:00Z">
                <w:pPr>
                  <w:pStyle w:val="Sinespaciado"/>
                  <w:cnfStyle w:val="000000100000" w:firstRow="0" w:lastRow="0" w:firstColumn="0" w:lastColumn="0" w:oddVBand="0" w:evenVBand="0" w:oddHBand="1" w:evenHBand="0" w:firstRowFirstColumn="0" w:firstRowLastColumn="0" w:lastRowFirstColumn="0" w:lastRowLastColumn="0"/>
                </w:pPr>
              </w:pPrChange>
            </w:pPr>
            <w:ins w:id="584" w:author="Almondris Gonzalez" w:date="2015-05-18T22:51:00Z">
              <w:r w:rsidRPr="00BF299F">
                <w:rPr>
                  <w:rFonts w:ascii="Times New Roman" w:hAnsi="Times New Roman" w:cs="Times New Roman"/>
                  <w:sz w:val="24"/>
                  <w:szCs w:val="24"/>
                </w:rPr>
                <w:t>1 Puerto HDMI (</w:t>
              </w:r>
              <w:r w:rsidRPr="003D5B01">
                <w:rPr>
                  <w:rFonts w:ascii="Times New Roman" w:hAnsi="Times New Roman" w:cs="Times New Roman"/>
                  <w:i/>
                  <w:sz w:val="24"/>
                  <w:szCs w:val="24"/>
                </w:rPr>
                <w:t xml:space="preserve">High </w:t>
              </w:r>
              <w:proofErr w:type="spellStart"/>
              <w:r w:rsidRPr="003D5B01">
                <w:rPr>
                  <w:rFonts w:ascii="Times New Roman" w:hAnsi="Times New Roman" w:cs="Times New Roman"/>
                  <w:i/>
                  <w:sz w:val="24"/>
                  <w:szCs w:val="24"/>
                </w:rPr>
                <w:t>Definition</w:t>
              </w:r>
              <w:proofErr w:type="spellEnd"/>
              <w:r w:rsidRPr="003D5B01">
                <w:rPr>
                  <w:rFonts w:ascii="Times New Roman" w:hAnsi="Times New Roman" w:cs="Times New Roman"/>
                  <w:i/>
                  <w:sz w:val="24"/>
                  <w:szCs w:val="24"/>
                </w:rPr>
                <w:t xml:space="preserve"> Multimedia Interface</w:t>
              </w:r>
              <w:r w:rsidRPr="00BF299F">
                <w:rPr>
                  <w:rFonts w:ascii="Times New Roman" w:hAnsi="Times New Roman" w:cs="Times New Roman"/>
                  <w:sz w:val="24"/>
                  <w:szCs w:val="24"/>
                </w:rPr>
                <w:t>)</w:t>
              </w:r>
            </w:ins>
          </w:p>
          <w:p w:rsidR="00587CD8" w:rsidRPr="00BF299F" w:rsidRDefault="00587CD8" w:rsidP="00587CD8">
            <w:pPr>
              <w:pStyle w:val="Sinespaciado"/>
              <w:cnfStyle w:val="000000100000" w:firstRow="0" w:lastRow="0" w:firstColumn="0" w:lastColumn="0" w:oddVBand="0" w:evenVBand="0" w:oddHBand="1" w:evenHBand="0" w:firstRowFirstColumn="0" w:firstRowLastColumn="0" w:lastRowFirstColumn="0" w:lastRowLastColumn="0"/>
              <w:rPr>
                <w:ins w:id="585" w:author="Almondris Gonzalez" w:date="2015-05-13T15:17:00Z"/>
                <w:rFonts w:ascii="Times New Roman" w:hAnsi="Times New Roman" w:cs="Times New Roman"/>
                <w:sz w:val="24"/>
                <w:szCs w:val="24"/>
              </w:rPr>
            </w:pPr>
          </w:p>
        </w:tc>
      </w:tr>
      <w:tr w:rsidR="00587CD8" w:rsidRPr="00BF299F" w:rsidTr="00587CD8">
        <w:tblPrEx>
          <w:tblPrExChange w:id="586" w:author="Almondris Gonzalez" w:date="2015-05-18T23:07:00Z">
            <w:tblPrEx>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shd w:val="clear" w:color="auto" w:fill="auto"/>
            </w:tblPrEx>
          </w:tblPrExChange>
        </w:tblPrEx>
        <w:trPr>
          <w:jc w:val="center"/>
          <w:ins w:id="587" w:author="Almondris Gonzalez" w:date="2015-05-13T15:17:00Z"/>
        </w:trPr>
        <w:tc>
          <w:tcPr>
            <w:cnfStyle w:val="001000000000" w:firstRow="0" w:lastRow="0" w:firstColumn="1" w:lastColumn="0" w:oddVBand="0" w:evenVBand="0" w:oddHBand="0" w:evenHBand="0" w:firstRowFirstColumn="0" w:firstRowLastColumn="0" w:lastRowFirstColumn="0" w:lastRowLastColumn="0"/>
            <w:tcW w:w="2830" w:type="dxa"/>
            <w:hideMark/>
            <w:tcPrChange w:id="588" w:author="Almondris Gonzalez" w:date="2015-05-18T23:07:00Z">
              <w:tcPr>
                <w:tcW w:w="4414" w:type="dxa"/>
                <w:gridSpan w:val="2"/>
                <w:tcBorders>
                  <w:top w:val="single" w:sz="4" w:space="0" w:color="8EAADB" w:themeColor="accent5" w:themeTint="99"/>
                  <w:left w:val="single" w:sz="4" w:space="0" w:color="8EAADB" w:themeColor="accent5" w:themeTint="99"/>
                  <w:bottom w:val="single" w:sz="4" w:space="0" w:color="8EAADB" w:themeColor="accent5" w:themeTint="99"/>
                  <w:right w:val="nil"/>
                </w:tcBorders>
                <w:hideMark/>
              </w:tcPr>
            </w:tcPrChange>
          </w:tcPr>
          <w:p w:rsidR="00587CD8" w:rsidRPr="00BF299F" w:rsidRDefault="00587CD8" w:rsidP="00587CD8">
            <w:pPr>
              <w:jc w:val="both"/>
              <w:rPr>
                <w:ins w:id="589" w:author="Almondris Gonzalez" w:date="2015-05-13T15:17:00Z"/>
                <w:rFonts w:ascii="Times New Roman" w:hAnsi="Times New Roman" w:cs="Times New Roman"/>
                <w:color w:val="000000" w:themeColor="text1"/>
                <w:sz w:val="24"/>
                <w:szCs w:val="24"/>
              </w:rPr>
            </w:pPr>
            <w:ins w:id="590" w:author="Almondris Gonzalez" w:date="2015-05-13T22:37:00Z">
              <w:r w:rsidRPr="00BF299F">
                <w:rPr>
                  <w:rFonts w:ascii="Times New Roman" w:hAnsi="Times New Roman" w:cs="Times New Roman"/>
                  <w:color w:val="000000" w:themeColor="text1"/>
                  <w:sz w:val="24"/>
                  <w:szCs w:val="24"/>
                </w:rPr>
                <w:lastRenderedPageBreak/>
                <w:t xml:space="preserve">Dispositivo </w:t>
              </w:r>
            </w:ins>
            <w:ins w:id="591" w:author="Almondris Gonzalez" w:date="2015-05-13T22:46:00Z">
              <w:r w:rsidRPr="00BF299F">
                <w:rPr>
                  <w:rFonts w:ascii="Times New Roman" w:hAnsi="Times New Roman" w:cs="Times New Roman"/>
                  <w:color w:val="000000" w:themeColor="text1"/>
                  <w:sz w:val="24"/>
                  <w:szCs w:val="24"/>
                </w:rPr>
                <w:t>móvil</w:t>
              </w:r>
            </w:ins>
          </w:p>
        </w:tc>
        <w:tc>
          <w:tcPr>
            <w:tcW w:w="5998" w:type="dxa"/>
            <w:hideMark/>
            <w:tcPrChange w:id="592" w:author="Almondris Gonzalez" w:date="2015-05-18T23:07:00Z">
              <w:tcPr>
                <w:tcW w:w="4414" w:type="dxa"/>
                <w:tcBorders>
                  <w:top w:val="single" w:sz="4" w:space="0" w:color="8EAADB" w:themeColor="accent5" w:themeTint="99"/>
                  <w:left w:val="nil"/>
                  <w:bottom w:val="single" w:sz="4" w:space="0" w:color="8EAADB" w:themeColor="accent5" w:themeTint="99"/>
                  <w:right w:val="single" w:sz="4" w:space="0" w:color="8EAADB" w:themeColor="accent5" w:themeTint="99"/>
                </w:tcBorders>
                <w:hideMark/>
              </w:tcPr>
            </w:tcPrChange>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593" w:author="Almondris Gonzalez" w:date="2015-05-18T22:58:00Z"/>
                <w:rFonts w:ascii="Times New Roman" w:hAnsi="Times New Roman" w:cs="Times New Roman"/>
                <w:b/>
                <w:color w:val="000000" w:themeColor="text1"/>
                <w:sz w:val="24"/>
                <w:szCs w:val="24"/>
                <w:rPrChange w:id="594" w:author="Almondris Gonzalez" w:date="2015-05-18T22:58:00Z">
                  <w:rPr>
                    <w:ins w:id="595" w:author="Almondris Gonzalez" w:date="2015-05-18T22:58:00Z"/>
                    <w:rFonts w:cs="Arial"/>
                    <w:color w:val="000000" w:themeColor="text1"/>
                  </w:rPr>
                </w:rPrChange>
              </w:rPr>
            </w:pPr>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596" w:author="Almondris Gonzalez" w:date="2015-05-18T22:57:00Z"/>
                <w:rFonts w:ascii="Times New Roman" w:hAnsi="Times New Roman" w:cs="Times New Roman"/>
                <w:color w:val="000000" w:themeColor="text1"/>
                <w:sz w:val="24"/>
                <w:szCs w:val="24"/>
              </w:rPr>
            </w:pPr>
            <w:ins w:id="597" w:author="Almondris Gonzalez" w:date="2015-05-18T22:57:00Z">
              <w:r w:rsidRPr="00BF299F">
                <w:rPr>
                  <w:rFonts w:ascii="Times New Roman" w:hAnsi="Times New Roman" w:cs="Times New Roman"/>
                  <w:b/>
                  <w:color w:val="000000" w:themeColor="text1"/>
                  <w:sz w:val="24"/>
                  <w:szCs w:val="24"/>
                  <w:rPrChange w:id="598" w:author="Almondris Gonzalez" w:date="2015-05-18T22:58:00Z">
                    <w:rPr>
                      <w:rFonts w:cs="Arial"/>
                      <w:color w:val="000000" w:themeColor="text1"/>
                    </w:rPr>
                  </w:rPrChange>
                </w:rPr>
                <w:t>Dispositivo móvil de datos básico (</w:t>
              </w:r>
              <w:r w:rsidRPr="00BF299F">
                <w:rPr>
                  <w:rFonts w:ascii="Times New Roman" w:hAnsi="Times New Roman" w:cs="Times New Roman"/>
                  <w:b/>
                  <w:i/>
                  <w:color w:val="000000" w:themeColor="text1"/>
                  <w:sz w:val="24"/>
                  <w:szCs w:val="24"/>
                  <w:rPrChange w:id="599" w:author="Almondris Gonzalez" w:date="2015-05-18T22:58:00Z">
                    <w:rPr>
                      <w:rFonts w:cs="Arial"/>
                      <w:color w:val="000000" w:themeColor="text1"/>
                    </w:rPr>
                  </w:rPrChange>
                </w:rPr>
                <w:t xml:space="preserve">Basic Data Mobile </w:t>
              </w:r>
              <w:proofErr w:type="spellStart"/>
              <w:r w:rsidRPr="00BF299F">
                <w:rPr>
                  <w:rFonts w:ascii="Times New Roman" w:hAnsi="Times New Roman" w:cs="Times New Roman"/>
                  <w:b/>
                  <w:i/>
                  <w:color w:val="000000" w:themeColor="text1"/>
                  <w:sz w:val="24"/>
                  <w:szCs w:val="24"/>
                  <w:rPrChange w:id="600" w:author="Almondris Gonzalez" w:date="2015-05-18T22:58:00Z">
                    <w:rPr>
                      <w:rFonts w:cs="Arial"/>
                      <w:color w:val="000000" w:themeColor="text1"/>
                    </w:rPr>
                  </w:rPrChange>
                </w:rPr>
                <w:t>Device</w:t>
              </w:r>
              <w:proofErr w:type="spellEnd"/>
              <w:r w:rsidRPr="00BF299F">
                <w:rPr>
                  <w:rFonts w:ascii="Times New Roman" w:hAnsi="Times New Roman" w:cs="Times New Roman"/>
                  <w:b/>
                  <w:color w:val="000000" w:themeColor="text1"/>
                  <w:sz w:val="24"/>
                  <w:szCs w:val="24"/>
                  <w:rPrChange w:id="601" w:author="Almondris Gonzalez" w:date="2015-05-18T22:58:00Z">
                    <w:rPr>
                      <w:rFonts w:cs="Arial"/>
                      <w:color w:val="000000" w:themeColor="text1"/>
                    </w:rPr>
                  </w:rPrChange>
                </w:rPr>
                <w:t>):</w:t>
              </w:r>
              <w:r w:rsidRPr="00BF299F">
                <w:rPr>
                  <w:rFonts w:ascii="Times New Roman" w:hAnsi="Times New Roman" w:cs="Times New Roman"/>
                  <w:color w:val="000000" w:themeColor="text1"/>
                  <w:sz w:val="24"/>
                  <w:szCs w:val="24"/>
                </w:rPr>
                <w:t xml:space="preserve"> Dispositivos que tienen una pantalla de mediano tamaño, (entre 30 x 120 y 240 x 240 p</w:t>
              </w:r>
            </w:ins>
            <w:r w:rsidR="00282BDA">
              <w:rPr>
                <w:rFonts w:ascii="Times New Roman" w:hAnsi="Times New Roman" w:cs="Times New Roman"/>
                <w:color w:val="000000" w:themeColor="text1"/>
                <w:sz w:val="24"/>
                <w:szCs w:val="24"/>
              </w:rPr>
              <w:t>i</w:t>
            </w:r>
            <w:ins w:id="602" w:author="Almondris Gonzalez" w:date="2015-05-18T22:57:00Z">
              <w:r w:rsidRPr="00BF299F">
                <w:rPr>
                  <w:rFonts w:ascii="Times New Roman" w:hAnsi="Times New Roman" w:cs="Times New Roman"/>
                  <w:color w:val="000000" w:themeColor="text1"/>
                  <w:sz w:val="24"/>
                  <w:szCs w:val="24"/>
                </w:rPr>
                <w:t>xeles), menú o navegación basada en íconos por medio de una «rueda» o cursor, y que ofrecen correo electrónico, lista de direcciones, SMS, y un navegador web básico. Un típico ejemplo de este tipo de dispositivos son los BlackBerry y los teléfonos inteligentes.</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603" w:author="Almondris Gonzalez" w:date="2015-05-13T15:17:00Z"/>
                <w:rFonts w:ascii="Times New Roman" w:hAnsi="Times New Roman" w:cs="Times New Roman"/>
                <w:color w:val="000000" w:themeColor="text1"/>
                <w:sz w:val="24"/>
                <w:szCs w:val="24"/>
              </w:rPr>
            </w:pPr>
          </w:p>
        </w:tc>
      </w:tr>
    </w:tbl>
    <w:p w:rsidR="00EB2226" w:rsidRDefault="00EB2226" w:rsidP="00EB2226">
      <w:pPr>
        <w:pStyle w:val="Descripcin"/>
        <w:keepNext/>
        <w:jc w:val="center"/>
      </w:pPr>
      <w:bookmarkStart w:id="604" w:name="_Toc421062290"/>
      <w:r>
        <w:t xml:space="preserve">Tabla </w:t>
      </w:r>
      <w:fldSimple w:instr=" SEQ Tabla \* ARABIC ">
        <w:r w:rsidR="00DC1A26">
          <w:rPr>
            <w:noProof/>
          </w:rPr>
          <w:t>10</w:t>
        </w:r>
      </w:fldSimple>
      <w:r>
        <w:t>:</w:t>
      </w:r>
      <w:r w:rsidRPr="00F97B67">
        <w:t xml:space="preserve"> Recursos de hardware disponible.</w:t>
      </w:r>
      <w:bookmarkEnd w:id="604"/>
    </w:p>
    <w:p w:rsidR="00587CD8" w:rsidRPr="00BF299F" w:rsidRDefault="00587CD8" w:rsidP="00AE03DC">
      <w:pPr>
        <w:pStyle w:val="Ttulo3"/>
        <w:rPr>
          <w:ins w:id="605" w:author="Almondris Gonzalez" w:date="2015-05-13T15:17:00Z"/>
          <w:rFonts w:ascii="Times New Roman" w:hAnsi="Times New Roman" w:cs="Times New Roman"/>
          <w:b/>
          <w:rPrChange w:id="606" w:author="Almondris Gonzalez" w:date="2015-05-18T22:05:00Z">
            <w:rPr>
              <w:ins w:id="607" w:author="Almondris Gonzalez" w:date="2015-05-13T15:17:00Z"/>
              <w:b/>
            </w:rPr>
          </w:rPrChange>
        </w:rPr>
      </w:pPr>
      <w:r w:rsidRPr="00BF299F">
        <w:rPr>
          <w:rFonts w:ascii="Times New Roman" w:hAnsi="Times New Roman" w:cs="Times New Roman"/>
          <w:b/>
          <w:i/>
        </w:rPr>
        <w:t xml:space="preserve"> </w:t>
      </w:r>
      <w:bookmarkStart w:id="608" w:name="_Toc421088237"/>
      <w:r w:rsidR="00AE03DC" w:rsidRPr="00BF299F">
        <w:rPr>
          <w:rFonts w:ascii="Times New Roman" w:hAnsi="Times New Roman" w:cs="Times New Roman"/>
          <w:b/>
          <w:i/>
        </w:rPr>
        <w:t>B) Software</w:t>
      </w:r>
      <w:bookmarkEnd w:id="608"/>
    </w:p>
    <w:p w:rsidR="00587CD8" w:rsidRPr="00BF299F" w:rsidRDefault="00587CD8" w:rsidP="00587CD8">
      <w:pPr>
        <w:jc w:val="both"/>
        <w:rPr>
          <w:ins w:id="609" w:author="Almondris Gonzalez" w:date="2015-05-13T15:17:00Z"/>
          <w:rFonts w:ascii="Times New Roman" w:hAnsi="Times New Roman" w:cs="Times New Roman"/>
          <w:color w:val="000000" w:themeColor="text1"/>
          <w:sz w:val="24"/>
          <w:szCs w:val="24"/>
        </w:rPr>
      </w:pPr>
      <w:ins w:id="610" w:author="Almondris Gonzalez" w:date="2015-05-13T15:17:00Z">
        <w:r w:rsidRPr="00BF299F">
          <w:rPr>
            <w:rFonts w:ascii="Times New Roman" w:hAnsi="Times New Roman" w:cs="Times New Roman"/>
            <w:color w:val="000000" w:themeColor="text1"/>
            <w:sz w:val="24"/>
            <w:szCs w:val="24"/>
          </w:rPr>
          <w:t>Se cuenta con recursos para la realización de la aplicación que está basada en Android y para la página web en Java EE, los cuales son:</w:t>
        </w:r>
      </w:ins>
    </w:p>
    <w:p w:rsidR="00587CD8" w:rsidRPr="00BF299F" w:rsidRDefault="00587CD8" w:rsidP="00587CD8">
      <w:pPr>
        <w:pStyle w:val="Prrafodelista"/>
        <w:numPr>
          <w:ilvl w:val="0"/>
          <w:numId w:val="9"/>
        </w:numPr>
        <w:spacing w:line="256" w:lineRule="auto"/>
        <w:jc w:val="both"/>
        <w:rPr>
          <w:ins w:id="611" w:author="Almondris Gonzalez" w:date="2015-05-13T15:17:00Z"/>
          <w:rFonts w:ascii="Times New Roman" w:hAnsi="Times New Roman" w:cs="Times New Roman"/>
          <w:color w:val="000000" w:themeColor="text1"/>
          <w:sz w:val="24"/>
          <w:szCs w:val="24"/>
        </w:rPr>
      </w:pPr>
      <w:ins w:id="612" w:author="Almondris Gonzalez" w:date="2015-05-13T15:17:00Z">
        <w:r w:rsidRPr="00BF299F">
          <w:rPr>
            <w:rFonts w:ascii="Times New Roman" w:hAnsi="Times New Roman" w:cs="Times New Roman"/>
            <w:color w:val="000000" w:themeColor="text1"/>
            <w:sz w:val="24"/>
            <w:szCs w:val="24"/>
          </w:rPr>
          <w:t xml:space="preserve">Aplicación móvil: Se utilizará el lenguaje de programación </w:t>
        </w:r>
      </w:ins>
      <w:ins w:id="613" w:author="Almondris Gonzalez" w:date="2015-05-18T23:04:00Z">
        <w:r w:rsidRPr="00BF299F">
          <w:rPr>
            <w:rFonts w:ascii="Times New Roman" w:hAnsi="Times New Roman" w:cs="Times New Roman"/>
            <w:color w:val="000000" w:themeColor="text1"/>
            <w:sz w:val="24"/>
            <w:szCs w:val="24"/>
          </w:rPr>
          <w:t>Android</w:t>
        </w:r>
      </w:ins>
    </w:p>
    <w:p w:rsidR="00587CD8" w:rsidRPr="00BF299F" w:rsidRDefault="00587CD8" w:rsidP="00587CD8">
      <w:pPr>
        <w:pStyle w:val="Prrafodelista"/>
        <w:numPr>
          <w:ilvl w:val="0"/>
          <w:numId w:val="9"/>
        </w:numPr>
        <w:spacing w:line="256" w:lineRule="auto"/>
        <w:jc w:val="both"/>
        <w:rPr>
          <w:ins w:id="614" w:author="Almondris Gonzalez" w:date="2015-05-13T15:17:00Z"/>
          <w:rFonts w:ascii="Times New Roman" w:hAnsi="Times New Roman" w:cs="Times New Roman"/>
          <w:color w:val="000000" w:themeColor="text1"/>
          <w:sz w:val="24"/>
          <w:szCs w:val="24"/>
        </w:rPr>
      </w:pPr>
      <w:ins w:id="615" w:author="Almondris Gonzalez" w:date="2015-05-13T15:17:00Z">
        <w:r w:rsidRPr="00BF299F">
          <w:rPr>
            <w:rFonts w:ascii="Times New Roman" w:hAnsi="Times New Roman" w:cs="Times New Roman"/>
            <w:color w:val="000000" w:themeColor="text1"/>
            <w:sz w:val="24"/>
            <w:szCs w:val="24"/>
          </w:rPr>
          <w:t xml:space="preserve">Página web: Java EE con un repositorio de datos en </w:t>
        </w:r>
        <w:proofErr w:type="spellStart"/>
        <w:r w:rsidRPr="003D5B01">
          <w:rPr>
            <w:rFonts w:ascii="Times New Roman" w:hAnsi="Times New Roman" w:cs="Times New Roman"/>
            <w:i/>
            <w:color w:val="000000" w:themeColor="text1"/>
            <w:sz w:val="24"/>
            <w:szCs w:val="24"/>
          </w:rPr>
          <w:t>MySQL</w:t>
        </w:r>
        <w:proofErr w:type="spellEnd"/>
        <w:r w:rsidRPr="00BF299F">
          <w:rPr>
            <w:rFonts w:ascii="Times New Roman" w:hAnsi="Times New Roman" w:cs="Times New Roman"/>
            <w:color w:val="000000" w:themeColor="text1"/>
            <w:sz w:val="24"/>
            <w:szCs w:val="24"/>
          </w:rPr>
          <w:t>.</w:t>
        </w:r>
      </w:ins>
    </w:p>
    <w:p w:rsidR="00587CD8" w:rsidRPr="00BF299F" w:rsidRDefault="00587CD8" w:rsidP="00AE03DC">
      <w:pPr>
        <w:pStyle w:val="Ttulo3"/>
        <w:rPr>
          <w:ins w:id="616" w:author="Almondris Gonzalez" w:date="2015-05-13T15:17:00Z"/>
          <w:rFonts w:ascii="Times New Roman" w:hAnsi="Times New Roman" w:cs="Times New Roman"/>
          <w:rPrChange w:id="617" w:author="Almondris Gonzalez" w:date="2015-05-18T22:05:00Z">
            <w:rPr>
              <w:ins w:id="618" w:author="Almondris Gonzalez" w:date="2015-05-13T15:17:00Z"/>
            </w:rPr>
          </w:rPrChange>
        </w:rPr>
      </w:pPr>
      <w:bookmarkStart w:id="619" w:name="_Toc421088238"/>
      <w:ins w:id="620" w:author="Almondris Gonzalez" w:date="2015-05-13T15:17:00Z">
        <w:r w:rsidRPr="00BF299F">
          <w:rPr>
            <w:rFonts w:ascii="Times New Roman" w:hAnsi="Times New Roman" w:cs="Times New Roman"/>
          </w:rPr>
          <w:t>3</w:t>
        </w:r>
        <w:r w:rsidRPr="00BF299F">
          <w:rPr>
            <w:rFonts w:ascii="Times New Roman" w:hAnsi="Times New Roman" w:cs="Times New Roman"/>
            <w:rPrChange w:id="621" w:author="Almondris Gonzalez" w:date="2015-05-18T22:05:00Z">
              <w:rPr/>
            </w:rPrChange>
          </w:rPr>
          <w:t>.</w:t>
        </w:r>
      </w:ins>
      <w:r w:rsidR="00AE03DC" w:rsidRPr="00BF299F">
        <w:rPr>
          <w:rFonts w:ascii="Times New Roman" w:hAnsi="Times New Roman" w:cs="Times New Roman"/>
        </w:rPr>
        <w:t>3</w:t>
      </w:r>
      <w:ins w:id="622" w:author="Almondris Gonzalez" w:date="2015-05-13T15:17:00Z">
        <w:r w:rsidRPr="00BF299F">
          <w:rPr>
            <w:rFonts w:ascii="Times New Roman" w:hAnsi="Times New Roman" w:cs="Times New Roman"/>
            <w:rPrChange w:id="623" w:author="Almondris Gonzalez" w:date="2015-05-18T22:05:00Z">
              <w:rPr/>
            </w:rPrChange>
          </w:rPr>
          <w:t>.2. Factibilidad económica</w:t>
        </w:r>
      </w:ins>
      <w:ins w:id="624" w:author="Almondris Gonzalez" w:date="2015-05-18T23:09:00Z">
        <w:r w:rsidRPr="00BF299F">
          <w:rPr>
            <w:rFonts w:ascii="Times New Roman" w:hAnsi="Times New Roman" w:cs="Times New Roman"/>
          </w:rPr>
          <w:t>.</w:t>
        </w:r>
      </w:ins>
      <w:bookmarkEnd w:id="619"/>
    </w:p>
    <w:p w:rsidR="00587CD8" w:rsidRPr="00BF299F" w:rsidRDefault="00587CD8" w:rsidP="00AE03DC">
      <w:pPr>
        <w:rPr>
          <w:ins w:id="625" w:author="Almondris Gonzalez" w:date="2015-05-18T23:09:00Z"/>
          <w:rFonts w:ascii="Times New Roman" w:hAnsi="Times New Roman" w:cs="Times New Roman"/>
          <w:b/>
          <w:bCs/>
          <w:color w:val="000000" w:themeColor="text1"/>
          <w:sz w:val="24"/>
          <w:szCs w:val="24"/>
        </w:rPr>
      </w:pPr>
      <w:ins w:id="626" w:author="Almondris Gonzalez" w:date="2015-05-18T23:09:00Z">
        <w:r w:rsidRPr="00BF299F">
          <w:rPr>
            <w:rFonts w:ascii="Times New Roman" w:hAnsi="Times New Roman" w:cs="Times New Roman"/>
            <w:color w:val="000000" w:themeColor="text1"/>
            <w:sz w:val="24"/>
            <w:szCs w:val="24"/>
          </w:rPr>
          <w:t xml:space="preserve">El estudio de factibilidad económica permite analizar los costos y beneficios económicos que se obtendrán con el desarrollo del proyecto, aunque la implementación de la aplicación y la </w:t>
        </w:r>
      </w:ins>
      <w:r w:rsidR="00AE03DC" w:rsidRPr="00BF299F">
        <w:rPr>
          <w:rFonts w:ascii="Times New Roman" w:hAnsi="Times New Roman" w:cs="Times New Roman"/>
          <w:color w:val="000000" w:themeColor="text1"/>
          <w:sz w:val="24"/>
          <w:szCs w:val="24"/>
        </w:rPr>
        <w:t>aplicación</w:t>
      </w:r>
      <w:ins w:id="627" w:author="Almondris Gonzalez" w:date="2015-05-18T23:09:00Z">
        <w:r w:rsidRPr="00BF299F">
          <w:rPr>
            <w:rFonts w:ascii="Times New Roman" w:hAnsi="Times New Roman" w:cs="Times New Roman"/>
            <w:color w:val="000000" w:themeColor="text1"/>
            <w:sz w:val="24"/>
            <w:szCs w:val="24"/>
          </w:rPr>
          <w:t xml:space="preserve"> web son prototipos sin fines de lucro.</w:t>
        </w:r>
      </w:ins>
    </w:p>
    <w:p w:rsidR="00587CD8" w:rsidRPr="00BF299F" w:rsidRDefault="00587CD8" w:rsidP="00AE03DC">
      <w:pPr>
        <w:pStyle w:val="Ttulo3"/>
        <w:rPr>
          <w:ins w:id="628" w:author="Almondris Gonzalez" w:date="2015-05-13T15:17:00Z"/>
          <w:rFonts w:ascii="Times New Roman" w:hAnsi="Times New Roman" w:cs="Times New Roman"/>
          <w:rPrChange w:id="629" w:author="Almondris Gonzalez" w:date="2015-05-18T22:05:00Z">
            <w:rPr>
              <w:ins w:id="630" w:author="Almondris Gonzalez" w:date="2015-05-13T15:17:00Z"/>
            </w:rPr>
          </w:rPrChange>
        </w:rPr>
      </w:pPr>
      <w:bookmarkStart w:id="631" w:name="_Toc421088239"/>
      <w:ins w:id="632" w:author="Almondris Gonzalez" w:date="2015-05-13T15:17:00Z">
        <w:r w:rsidRPr="00BF299F">
          <w:rPr>
            <w:rFonts w:ascii="Times New Roman" w:hAnsi="Times New Roman" w:cs="Times New Roman"/>
          </w:rPr>
          <w:lastRenderedPageBreak/>
          <w:t>3</w:t>
        </w:r>
        <w:r w:rsidRPr="00BF299F">
          <w:rPr>
            <w:rFonts w:ascii="Times New Roman" w:hAnsi="Times New Roman" w:cs="Times New Roman"/>
            <w:rPrChange w:id="633" w:author="Almondris Gonzalez" w:date="2015-05-18T22:05:00Z">
              <w:rPr/>
            </w:rPrChange>
          </w:rPr>
          <w:t>.</w:t>
        </w:r>
      </w:ins>
      <w:r w:rsidR="00AE03DC" w:rsidRPr="00BF299F">
        <w:rPr>
          <w:rFonts w:ascii="Times New Roman" w:hAnsi="Times New Roman" w:cs="Times New Roman"/>
        </w:rPr>
        <w:t>3</w:t>
      </w:r>
      <w:ins w:id="634" w:author="Almondris Gonzalez" w:date="2015-05-13T15:17:00Z">
        <w:r w:rsidRPr="00BF299F">
          <w:rPr>
            <w:rFonts w:ascii="Times New Roman" w:hAnsi="Times New Roman" w:cs="Times New Roman"/>
            <w:rPrChange w:id="635" w:author="Almondris Gonzalez" w:date="2015-05-18T22:05:00Z">
              <w:rPr/>
            </w:rPrChange>
          </w:rPr>
          <w:t>.3. Factibilidad operativa</w:t>
        </w:r>
        <w:bookmarkEnd w:id="631"/>
      </w:ins>
    </w:p>
    <w:p w:rsidR="00587CD8" w:rsidRPr="00BF299F" w:rsidRDefault="00587CD8" w:rsidP="00587CD8">
      <w:pPr>
        <w:jc w:val="both"/>
        <w:rPr>
          <w:ins w:id="636" w:author="Almondris Gonzalez" w:date="2015-05-13T15:17:00Z"/>
          <w:rFonts w:ascii="Times New Roman" w:hAnsi="Times New Roman" w:cs="Times New Roman"/>
          <w:color w:val="000000" w:themeColor="text1"/>
          <w:sz w:val="24"/>
          <w:szCs w:val="24"/>
        </w:rPr>
      </w:pPr>
      <w:ins w:id="637" w:author="Almondris Gonzalez" w:date="2015-05-13T15:17:00Z">
        <w:r w:rsidRPr="00BF299F">
          <w:rPr>
            <w:rFonts w:ascii="Times New Roman" w:hAnsi="Times New Roman" w:cs="Times New Roman"/>
            <w:color w:val="000000" w:themeColor="text1"/>
            <w:sz w:val="24"/>
            <w:szCs w:val="24"/>
          </w:rPr>
          <w:t>El estudio de factibilidad operativa tiene por objetivo comprobar si el proyecto puede ser implementado y llegar a su objetivo. Es visto desde los siguientes puntos:</w:t>
        </w:r>
      </w:ins>
    </w:p>
    <w:p w:rsidR="00587CD8" w:rsidRPr="00BF299F" w:rsidRDefault="00587CD8" w:rsidP="00587CD8">
      <w:pPr>
        <w:jc w:val="both"/>
        <w:rPr>
          <w:ins w:id="638" w:author="Almondris Gonzalez" w:date="2015-05-13T15:17:00Z"/>
          <w:rFonts w:ascii="Times New Roman" w:hAnsi="Times New Roman" w:cs="Times New Roman"/>
          <w:color w:val="000000" w:themeColor="text1"/>
          <w:sz w:val="24"/>
          <w:szCs w:val="24"/>
        </w:rPr>
      </w:pPr>
      <w:ins w:id="639" w:author="Almondris Gonzalez" w:date="2015-05-13T15:17:00Z">
        <w:r w:rsidRPr="00BF299F">
          <w:rPr>
            <w:rFonts w:ascii="Times New Roman" w:hAnsi="Times New Roman" w:cs="Times New Roman"/>
            <w:color w:val="000000" w:themeColor="text1"/>
            <w:sz w:val="24"/>
            <w:szCs w:val="24"/>
          </w:rPr>
          <w:t>Recursos humanos para la implementación del proyecto.</w:t>
        </w:r>
      </w:ins>
    </w:p>
    <w:p w:rsidR="00587CD8" w:rsidRPr="00BF299F" w:rsidRDefault="00587CD8" w:rsidP="00587CD8">
      <w:pPr>
        <w:jc w:val="both"/>
        <w:rPr>
          <w:ins w:id="640" w:author="Almondris Gonzalez" w:date="2015-05-13T15:17:00Z"/>
          <w:rFonts w:ascii="Times New Roman" w:hAnsi="Times New Roman" w:cs="Times New Roman"/>
          <w:color w:val="000000" w:themeColor="text1"/>
          <w:sz w:val="24"/>
          <w:szCs w:val="24"/>
        </w:rPr>
      </w:pPr>
      <w:ins w:id="641" w:author="Almondris Gonzalez" w:date="2015-05-13T15:17:00Z">
        <w:r w:rsidRPr="00BF299F">
          <w:rPr>
            <w:rFonts w:ascii="Times New Roman" w:hAnsi="Times New Roman" w:cs="Times New Roman"/>
            <w:color w:val="000000" w:themeColor="text1"/>
            <w:sz w:val="24"/>
            <w:szCs w:val="24"/>
          </w:rPr>
          <w:t>El equipo de trabajo cuenta con los conocimientos necesarios para la implementación del proyecto, mediante las tecnologías seleccionadas. Por lo que es factible que el proyecto sea implementado.</w:t>
        </w:r>
      </w:ins>
    </w:p>
    <w:p w:rsidR="00587CD8" w:rsidRPr="00BF299F" w:rsidRDefault="00587CD8" w:rsidP="00587CD8">
      <w:pPr>
        <w:jc w:val="both"/>
        <w:rPr>
          <w:ins w:id="642" w:author="Almondris Gonzalez" w:date="2015-05-13T15:17:00Z"/>
          <w:rFonts w:ascii="Times New Roman" w:hAnsi="Times New Roman" w:cs="Times New Roman"/>
          <w:color w:val="000000" w:themeColor="text1"/>
          <w:sz w:val="24"/>
          <w:szCs w:val="24"/>
        </w:rPr>
      </w:pPr>
      <w:ins w:id="643" w:author="Almondris Gonzalez" w:date="2015-05-13T15:17:00Z">
        <w:r w:rsidRPr="00BF299F">
          <w:rPr>
            <w:rFonts w:ascii="Times New Roman" w:hAnsi="Times New Roman" w:cs="Times New Roman"/>
            <w:color w:val="000000" w:themeColor="text1"/>
            <w:sz w:val="24"/>
            <w:szCs w:val="24"/>
          </w:rPr>
          <w:t>Recursos necesarios para la puesta en marcha del proyecto.</w:t>
        </w:r>
      </w:ins>
    </w:p>
    <w:p w:rsidR="00587CD8" w:rsidRPr="00BF299F" w:rsidRDefault="00587CD8" w:rsidP="00E34697">
      <w:pPr>
        <w:ind w:left="708" w:hanging="708"/>
        <w:jc w:val="both"/>
        <w:rPr>
          <w:ins w:id="644" w:author="Almondris Gonzalez" w:date="2015-05-18T23:11:00Z"/>
          <w:rFonts w:ascii="Times New Roman" w:hAnsi="Times New Roman" w:cs="Times New Roman"/>
          <w:color w:val="000000" w:themeColor="text1"/>
          <w:sz w:val="24"/>
          <w:szCs w:val="24"/>
        </w:rPr>
      </w:pPr>
      <w:ins w:id="645" w:author="Almondris Gonzalez" w:date="2015-05-13T15:17:00Z">
        <w:r w:rsidRPr="00BF299F">
          <w:rPr>
            <w:rFonts w:ascii="Times New Roman" w:hAnsi="Times New Roman" w:cs="Times New Roman"/>
            <w:color w:val="000000" w:themeColor="text1"/>
            <w:sz w:val="24"/>
            <w:szCs w:val="24"/>
          </w:rPr>
          <w:t>El proyecto se quedará como un prototipo por lo que no se necesita recursos extras para una implementación y puesta en marcha del sistema con un objetivo en común dentro de una empresa. El proyecto como un prototipo puede ser extendido o mejorado para una mejor implementación</w:t>
        </w:r>
      </w:ins>
      <w:r w:rsidR="00E34697" w:rsidRPr="00BF299F">
        <w:rPr>
          <w:rFonts w:ascii="Times New Roman" w:hAnsi="Times New Roman" w:cs="Times New Roman"/>
          <w:color w:val="000000" w:themeColor="text1"/>
          <w:sz w:val="24"/>
          <w:szCs w:val="24"/>
        </w:rPr>
        <w:t>.</w:t>
      </w:r>
    </w:p>
    <w:p w:rsidR="00587CD8" w:rsidRPr="00BF299F" w:rsidRDefault="00AE03DC" w:rsidP="00AE03DC">
      <w:pPr>
        <w:pStyle w:val="Ttulo3"/>
        <w:rPr>
          <w:ins w:id="646" w:author="Almondris Gonzalez" w:date="2015-05-18T23:11:00Z"/>
          <w:rFonts w:ascii="Times New Roman" w:hAnsi="Times New Roman" w:cs="Times New Roman"/>
        </w:rPr>
      </w:pPr>
      <w:bookmarkStart w:id="647" w:name="_Toc421088240"/>
      <w:r w:rsidRPr="00BF299F">
        <w:rPr>
          <w:rFonts w:ascii="Times New Roman" w:hAnsi="Times New Roman" w:cs="Times New Roman"/>
        </w:rPr>
        <w:t>3.3</w:t>
      </w:r>
      <w:ins w:id="648" w:author="Almondris Gonzalez" w:date="2015-05-18T23:11:00Z">
        <w:r w:rsidR="00587CD8" w:rsidRPr="00BF299F">
          <w:rPr>
            <w:rFonts w:ascii="Times New Roman" w:hAnsi="Times New Roman" w:cs="Times New Roman"/>
          </w:rPr>
          <w:t>.4 Análisis de riesgos</w:t>
        </w:r>
        <w:bookmarkEnd w:id="647"/>
      </w:ins>
    </w:p>
    <w:p w:rsidR="00587CD8" w:rsidRPr="00BF299F" w:rsidRDefault="00587CD8" w:rsidP="00587CD8">
      <w:pPr>
        <w:jc w:val="both"/>
        <w:rPr>
          <w:ins w:id="649" w:author="Almondris Gonzalez" w:date="2015-05-18T23:11:00Z"/>
          <w:rFonts w:ascii="Times New Roman" w:hAnsi="Times New Roman" w:cs="Times New Roman"/>
          <w:color w:val="000000" w:themeColor="text1"/>
          <w:sz w:val="24"/>
          <w:szCs w:val="24"/>
        </w:rPr>
      </w:pPr>
      <w:ins w:id="650" w:author="Almondris Gonzalez" w:date="2015-05-18T23:11:00Z">
        <w:r w:rsidRPr="00BF299F">
          <w:rPr>
            <w:rFonts w:ascii="Times New Roman" w:hAnsi="Times New Roman" w:cs="Times New Roman"/>
            <w:color w:val="000000" w:themeColor="text1"/>
            <w:sz w:val="24"/>
            <w:szCs w:val="24"/>
          </w:rPr>
          <w:t>El análisis de riesgos consiste en identificar los riesgos que el presente proyecto puede tener en el proceso de implementación. Además de hacer un estimado de la probabilidad de que ocurra cada riesgo, así como el grado de efecto negativo que pueden ocasionar. Dichas valoraciones no se hacen con números precisos sino con intervalos:</w:t>
        </w:r>
      </w:ins>
    </w:p>
    <w:p w:rsidR="00587CD8" w:rsidRPr="00BF299F" w:rsidRDefault="00587CD8">
      <w:pPr>
        <w:numPr>
          <w:ilvl w:val="0"/>
          <w:numId w:val="15"/>
        </w:numPr>
        <w:contextualSpacing/>
        <w:jc w:val="both"/>
        <w:rPr>
          <w:ins w:id="651" w:author="Almondris Gonzalez" w:date="2015-05-18T23:11:00Z"/>
          <w:rFonts w:ascii="Times New Roman" w:hAnsi="Times New Roman" w:cs="Times New Roman"/>
          <w:color w:val="000000" w:themeColor="text1"/>
          <w:sz w:val="24"/>
          <w:szCs w:val="24"/>
          <w:rPrChange w:id="652" w:author="Almondris Gonzalez" w:date="2015-05-18T23:54:00Z">
            <w:rPr>
              <w:ins w:id="653" w:author="Almondris Gonzalez" w:date="2015-05-18T23:11:00Z"/>
            </w:rPr>
          </w:rPrChange>
        </w:rPr>
        <w:pPrChange w:id="654" w:author="Almondris Gonzalez" w:date="2015-05-18T23:21:00Z">
          <w:pPr>
            <w:jc w:val="both"/>
          </w:pPr>
        </w:pPrChange>
      </w:pPr>
      <w:ins w:id="655" w:author="Almondris Gonzalez" w:date="2015-05-18T23:11:00Z">
        <w:r w:rsidRPr="00BF299F">
          <w:rPr>
            <w:rFonts w:ascii="Times New Roman" w:hAnsi="Times New Roman" w:cs="Times New Roman"/>
            <w:color w:val="000000" w:themeColor="text1"/>
            <w:sz w:val="24"/>
            <w:szCs w:val="24"/>
            <w:rPrChange w:id="656" w:author="Almondris Gonzalez" w:date="2015-05-18T23:54:00Z">
              <w:rPr/>
            </w:rPrChange>
          </w:rPr>
          <w:t>Los porcentajes en que pueden ocurrir los riesgos están dados de la siguiente forma: muy bajo (&lt;10%), bajo (10-25%), moderado (25-50%), alto (50,75%) y muy alto (&gt;75%).</w:t>
        </w:r>
      </w:ins>
    </w:p>
    <w:p w:rsidR="00587CD8" w:rsidRPr="00BF299F" w:rsidRDefault="00587CD8" w:rsidP="00587CD8">
      <w:pPr>
        <w:pStyle w:val="Prrafodelista"/>
        <w:numPr>
          <w:ilvl w:val="0"/>
          <w:numId w:val="15"/>
        </w:numPr>
        <w:jc w:val="both"/>
        <w:rPr>
          <w:rFonts w:ascii="Times New Roman" w:hAnsi="Times New Roman" w:cs="Times New Roman"/>
          <w:color w:val="000000" w:themeColor="text1"/>
          <w:sz w:val="24"/>
          <w:szCs w:val="24"/>
        </w:rPr>
      </w:pPr>
      <w:ins w:id="657" w:author="Almondris Gonzalez" w:date="2015-05-18T23:11:00Z">
        <w:r w:rsidRPr="00BF299F">
          <w:rPr>
            <w:rFonts w:ascii="Times New Roman" w:hAnsi="Times New Roman" w:cs="Times New Roman"/>
            <w:color w:val="000000" w:themeColor="text1"/>
            <w:sz w:val="24"/>
            <w:szCs w:val="24"/>
            <w:rPrChange w:id="658" w:author="Almondris Gonzalez" w:date="2015-05-18T23:54:00Z">
              <w:rPr/>
            </w:rPrChange>
          </w:rPr>
          <w:t>Los efectos del riego son valorados como catastrófico, serio, tolerable, o insignificante.</w:t>
        </w:r>
      </w:ins>
    </w:p>
    <w:p w:rsidR="00587CD8" w:rsidRDefault="00587CD8" w:rsidP="00587CD8">
      <w:pPr>
        <w:jc w:val="both"/>
        <w:rPr>
          <w:rFonts w:ascii="Times New Roman" w:hAnsi="Times New Roman" w:cs="Times New Roman"/>
          <w:color w:val="000000" w:themeColor="text1"/>
          <w:sz w:val="24"/>
          <w:szCs w:val="24"/>
        </w:rPr>
      </w:pPr>
      <w:ins w:id="659" w:author="Almondris Gonzalez" w:date="2015-05-18T23:11:00Z">
        <w:r w:rsidRPr="00BF299F">
          <w:rPr>
            <w:rFonts w:ascii="Times New Roman" w:hAnsi="Times New Roman" w:cs="Times New Roman"/>
            <w:color w:val="000000" w:themeColor="text1"/>
            <w:sz w:val="24"/>
            <w:szCs w:val="24"/>
          </w:rPr>
          <w:t xml:space="preserve"> En la Tabla </w:t>
        </w:r>
      </w:ins>
      <w:r w:rsidR="009C7528">
        <w:rPr>
          <w:rFonts w:ascii="Times New Roman" w:hAnsi="Times New Roman" w:cs="Times New Roman"/>
          <w:color w:val="000000" w:themeColor="text1"/>
          <w:sz w:val="24"/>
          <w:szCs w:val="24"/>
        </w:rPr>
        <w:t>1</w:t>
      </w:r>
      <w:r w:rsidR="00C37C89" w:rsidRPr="00BF299F">
        <w:rPr>
          <w:rFonts w:ascii="Times New Roman" w:hAnsi="Times New Roman" w:cs="Times New Roman"/>
          <w:color w:val="000000" w:themeColor="text1"/>
          <w:sz w:val="24"/>
          <w:szCs w:val="24"/>
        </w:rPr>
        <w:t>1</w:t>
      </w:r>
      <w:ins w:id="660" w:author="Almondris Gonzalez" w:date="2015-05-18T23:11:00Z">
        <w:r w:rsidRPr="00BF299F">
          <w:rPr>
            <w:rFonts w:ascii="Times New Roman" w:hAnsi="Times New Roman" w:cs="Times New Roman"/>
            <w:color w:val="000000" w:themeColor="text1"/>
            <w:sz w:val="24"/>
            <w:szCs w:val="24"/>
          </w:rPr>
          <w:t xml:space="preserve"> se muestran los riesgos identificados para el proyecto así como sus probabilidades de que puedan ocasionarse y el daño al proyecto que contraerían.</w:t>
        </w:r>
      </w:ins>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Default="009C7528" w:rsidP="00587CD8">
      <w:pPr>
        <w:jc w:val="both"/>
        <w:rPr>
          <w:rFonts w:ascii="Times New Roman" w:hAnsi="Times New Roman" w:cs="Times New Roman"/>
          <w:color w:val="000000" w:themeColor="text1"/>
          <w:sz w:val="24"/>
          <w:szCs w:val="24"/>
        </w:rPr>
      </w:pPr>
    </w:p>
    <w:p w:rsidR="009C7528" w:rsidRPr="00BF299F" w:rsidRDefault="009C7528" w:rsidP="00587CD8">
      <w:pPr>
        <w:jc w:val="both"/>
        <w:rPr>
          <w:ins w:id="661" w:author="Almondris Gonzalez" w:date="2015-05-18T23:11:00Z"/>
          <w:rFonts w:ascii="Times New Roman" w:hAnsi="Times New Roman" w:cs="Times New Roman"/>
          <w:color w:val="000000" w:themeColor="text1"/>
          <w:sz w:val="24"/>
          <w:szCs w:val="24"/>
        </w:rPr>
      </w:pPr>
    </w:p>
    <w:tbl>
      <w:tblPr>
        <w:tblStyle w:val="Tabladecuadrcula4-nfasis11"/>
        <w:tblW w:w="0" w:type="auto"/>
        <w:tblLook w:val="04A0" w:firstRow="1" w:lastRow="0" w:firstColumn="1" w:lastColumn="0" w:noHBand="0" w:noVBand="1"/>
        <w:tblPrChange w:id="662" w:author="Almondris Gonzalez" w:date="2015-05-18T23:16:00Z">
          <w:tblPr>
            <w:tblW w:w="0" w:type="auto"/>
            <w:tblLook w:val="04A0" w:firstRow="1" w:lastRow="0" w:firstColumn="1" w:lastColumn="0" w:noHBand="0" w:noVBand="1"/>
          </w:tblPr>
        </w:tblPrChange>
      </w:tblPr>
      <w:tblGrid>
        <w:gridCol w:w="5807"/>
        <w:gridCol w:w="1700"/>
        <w:gridCol w:w="1389"/>
        <w:tblGridChange w:id="663">
          <w:tblGrid>
            <w:gridCol w:w="4414"/>
            <w:gridCol w:w="4414"/>
            <w:gridCol w:w="4414"/>
          </w:tblGrid>
        </w:tblGridChange>
      </w:tblGrid>
      <w:tr w:rsidR="00587CD8" w:rsidRPr="00BF299F" w:rsidTr="00587CD8">
        <w:trPr>
          <w:cnfStyle w:val="100000000000" w:firstRow="1" w:lastRow="0" w:firstColumn="0" w:lastColumn="0" w:oddVBand="0" w:evenVBand="0" w:oddHBand="0" w:evenHBand="0" w:firstRowFirstColumn="0" w:firstRowLastColumn="0" w:lastRowFirstColumn="0" w:lastRowLastColumn="0"/>
          <w:ins w:id="664"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665" w:author="Almondris Gonzalez" w:date="2015-05-18T23:16:00Z">
              <w:tcPr>
                <w:tcW w:w="4414" w:type="dxa"/>
              </w:tcPr>
            </w:tcPrChange>
          </w:tcPr>
          <w:p w:rsidR="00587CD8" w:rsidRPr="00BF299F" w:rsidRDefault="00587CD8" w:rsidP="00587CD8">
            <w:pPr>
              <w:pStyle w:val="Default"/>
              <w:jc w:val="both"/>
              <w:cnfStyle w:val="101000000000" w:firstRow="1" w:lastRow="0" w:firstColumn="1" w:lastColumn="0" w:oddVBand="0" w:evenVBand="0" w:oddHBand="0" w:evenHBand="0" w:firstRowFirstColumn="0" w:firstRowLastColumn="0" w:lastRowFirstColumn="0" w:lastRowLastColumn="0"/>
              <w:rPr>
                <w:ins w:id="666" w:author="Almondris Gonzalez" w:date="2015-05-18T23:14:00Z"/>
                <w:rPrChange w:id="667" w:author="Almondris Gonzalez" w:date="2015-05-18T23:54:00Z">
                  <w:rPr>
                    <w:ins w:id="668" w:author="Almondris Gonzalez" w:date="2015-05-18T23:14:00Z"/>
                    <w:sz w:val="23"/>
                    <w:szCs w:val="23"/>
                  </w:rPr>
                </w:rPrChange>
              </w:rPr>
            </w:pPr>
            <w:ins w:id="669" w:author="Almondris Gonzalez" w:date="2015-05-18T23:14:00Z">
              <w:r w:rsidRPr="00BF299F">
                <w:rPr>
                  <w:rPrChange w:id="670" w:author="Almondris Gonzalez" w:date="2015-05-18T23:54:00Z">
                    <w:rPr>
                      <w:sz w:val="23"/>
                      <w:szCs w:val="23"/>
                    </w:rPr>
                  </w:rPrChange>
                </w:rPr>
                <w:t xml:space="preserve">Descripción </w:t>
              </w:r>
            </w:ins>
          </w:p>
          <w:p w:rsidR="00587CD8" w:rsidRPr="00BF299F" w:rsidRDefault="00587CD8" w:rsidP="00587CD8">
            <w:pPr>
              <w:jc w:val="both"/>
              <w:cnfStyle w:val="101000000000" w:firstRow="1" w:lastRow="0" w:firstColumn="1" w:lastColumn="0" w:oddVBand="0" w:evenVBand="0" w:oddHBand="0" w:evenHBand="0" w:firstRowFirstColumn="0" w:firstRowLastColumn="0" w:lastRowFirstColumn="0" w:lastRowLastColumn="0"/>
              <w:rPr>
                <w:ins w:id="671" w:author="Almondris Gonzalez" w:date="2015-05-18T23:14:00Z"/>
                <w:rFonts w:ascii="Times New Roman" w:hAnsi="Times New Roman" w:cs="Times New Roman"/>
                <w:b w:val="0"/>
                <w:color w:val="000000" w:themeColor="text1"/>
                <w:sz w:val="24"/>
                <w:szCs w:val="24"/>
              </w:rPr>
            </w:pPr>
          </w:p>
        </w:tc>
        <w:tc>
          <w:tcPr>
            <w:tcW w:w="1700" w:type="dxa"/>
            <w:tcPrChange w:id="672" w:author="Almondris Gonzalez" w:date="2015-05-18T23:16:00Z">
              <w:tcPr>
                <w:tcW w:w="4414" w:type="dxa"/>
              </w:tcPr>
            </w:tcPrChange>
          </w:tcPr>
          <w:p w:rsidR="00587CD8" w:rsidRPr="00BF299F" w:rsidRDefault="00587CD8" w:rsidP="00587CD8">
            <w:pPr>
              <w:pStyle w:val="Default"/>
              <w:jc w:val="both"/>
              <w:cnfStyle w:val="100000000000" w:firstRow="1" w:lastRow="0" w:firstColumn="0" w:lastColumn="0" w:oddVBand="0" w:evenVBand="0" w:oddHBand="0" w:evenHBand="0" w:firstRowFirstColumn="0" w:firstRowLastColumn="0" w:lastRowFirstColumn="0" w:lastRowLastColumn="0"/>
              <w:rPr>
                <w:ins w:id="673" w:author="Almondris Gonzalez" w:date="2015-05-18T23:15:00Z"/>
                <w:rPrChange w:id="674" w:author="Almondris Gonzalez" w:date="2015-05-18T23:54:00Z">
                  <w:rPr>
                    <w:ins w:id="675" w:author="Almondris Gonzalez" w:date="2015-05-18T23:15:00Z"/>
                    <w:sz w:val="23"/>
                    <w:szCs w:val="23"/>
                  </w:rPr>
                </w:rPrChange>
              </w:rPr>
            </w:pPr>
            <w:ins w:id="676" w:author="Almondris Gonzalez" w:date="2015-05-18T23:15:00Z">
              <w:r w:rsidRPr="00BF299F">
                <w:rPr>
                  <w:rPrChange w:id="677" w:author="Almondris Gonzalez" w:date="2015-05-18T23:54:00Z">
                    <w:rPr>
                      <w:sz w:val="23"/>
                      <w:szCs w:val="23"/>
                    </w:rPr>
                  </w:rPrChange>
                </w:rPr>
                <w:t xml:space="preserve">Probabilidad </w:t>
              </w:r>
            </w:ins>
          </w:p>
          <w:p w:rsidR="00587CD8" w:rsidRPr="00BF299F" w:rsidRDefault="00587CD8" w:rsidP="00587CD8">
            <w:pPr>
              <w:jc w:val="both"/>
              <w:cnfStyle w:val="100000000000" w:firstRow="1" w:lastRow="0" w:firstColumn="0" w:lastColumn="0" w:oddVBand="0" w:evenVBand="0" w:oddHBand="0" w:evenHBand="0" w:firstRowFirstColumn="0" w:firstRowLastColumn="0" w:lastRowFirstColumn="0" w:lastRowLastColumn="0"/>
              <w:rPr>
                <w:ins w:id="678" w:author="Almondris Gonzalez" w:date="2015-05-18T23:14:00Z"/>
                <w:rFonts w:ascii="Times New Roman" w:hAnsi="Times New Roman" w:cs="Times New Roman"/>
                <w:b w:val="0"/>
                <w:color w:val="000000" w:themeColor="text1"/>
                <w:sz w:val="24"/>
                <w:szCs w:val="24"/>
              </w:rPr>
            </w:pPr>
          </w:p>
        </w:tc>
        <w:tc>
          <w:tcPr>
            <w:tcW w:w="1321" w:type="dxa"/>
            <w:tcPrChange w:id="679" w:author="Almondris Gonzalez" w:date="2015-05-18T23:16:00Z">
              <w:tcPr>
                <w:tcW w:w="4414" w:type="dxa"/>
              </w:tcPr>
            </w:tcPrChange>
          </w:tcPr>
          <w:p w:rsidR="00587CD8" w:rsidRPr="00BF299F" w:rsidRDefault="00587CD8" w:rsidP="00587CD8">
            <w:pPr>
              <w:pStyle w:val="Default"/>
              <w:jc w:val="both"/>
              <w:cnfStyle w:val="100000000000" w:firstRow="1" w:lastRow="0" w:firstColumn="0" w:lastColumn="0" w:oddVBand="0" w:evenVBand="0" w:oddHBand="0" w:evenHBand="0" w:firstRowFirstColumn="0" w:firstRowLastColumn="0" w:lastRowFirstColumn="0" w:lastRowLastColumn="0"/>
              <w:rPr>
                <w:ins w:id="680" w:author="Almondris Gonzalez" w:date="2015-05-18T23:15:00Z"/>
                <w:rPrChange w:id="681" w:author="Almondris Gonzalez" w:date="2015-05-18T23:54:00Z">
                  <w:rPr>
                    <w:ins w:id="682" w:author="Almondris Gonzalez" w:date="2015-05-18T23:15:00Z"/>
                    <w:sz w:val="23"/>
                    <w:szCs w:val="23"/>
                  </w:rPr>
                </w:rPrChange>
              </w:rPr>
            </w:pPr>
            <w:ins w:id="683" w:author="Almondris Gonzalez" w:date="2015-05-18T23:15:00Z">
              <w:r w:rsidRPr="00BF299F">
                <w:rPr>
                  <w:rPrChange w:id="684" w:author="Almondris Gonzalez" w:date="2015-05-18T23:54:00Z">
                    <w:rPr>
                      <w:sz w:val="23"/>
                      <w:szCs w:val="23"/>
                    </w:rPr>
                  </w:rPrChange>
                </w:rPr>
                <w:t xml:space="preserve">Daño </w:t>
              </w:r>
            </w:ins>
          </w:p>
          <w:p w:rsidR="00587CD8" w:rsidRPr="00BF299F" w:rsidRDefault="00587CD8" w:rsidP="00587CD8">
            <w:pPr>
              <w:pStyle w:val="Default"/>
              <w:jc w:val="both"/>
              <w:cnfStyle w:val="100000000000" w:firstRow="1" w:lastRow="0" w:firstColumn="0" w:lastColumn="0" w:oddVBand="0" w:evenVBand="0" w:oddHBand="0" w:evenHBand="0" w:firstRowFirstColumn="0" w:firstRowLastColumn="0" w:lastRowFirstColumn="0" w:lastRowLastColumn="0"/>
              <w:rPr>
                <w:ins w:id="685" w:author="Almondris Gonzalez" w:date="2015-05-18T23:15:00Z"/>
                <w:rPrChange w:id="686" w:author="Almondris Gonzalez" w:date="2015-05-18T23:54:00Z">
                  <w:rPr>
                    <w:ins w:id="687" w:author="Almondris Gonzalez" w:date="2015-05-18T23:15:00Z"/>
                    <w:sz w:val="23"/>
                    <w:szCs w:val="23"/>
                  </w:rPr>
                </w:rPrChange>
              </w:rPr>
            </w:pPr>
          </w:p>
        </w:tc>
      </w:tr>
      <w:tr w:rsidR="00587CD8" w:rsidRPr="00BF299F" w:rsidTr="00587CD8">
        <w:trPr>
          <w:cnfStyle w:val="000000100000" w:firstRow="0" w:lastRow="0" w:firstColumn="0" w:lastColumn="0" w:oddVBand="0" w:evenVBand="0" w:oddHBand="1" w:evenHBand="0" w:firstRowFirstColumn="0" w:firstRowLastColumn="0" w:lastRowFirstColumn="0" w:lastRowLastColumn="0"/>
          <w:trHeight w:val="605"/>
          <w:ins w:id="688"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689" w:author="Almondris Gonzalez" w:date="2015-05-18T23:53:00Z">
              <w:tcPr>
                <w:tcW w:w="4414" w:type="dxa"/>
              </w:tcPr>
            </w:tcPrChange>
          </w:tcPr>
          <w:p w:rsidR="00587CD8" w:rsidRPr="00BF299F" w:rsidRDefault="00587CD8" w:rsidP="00587CD8">
            <w:pPr>
              <w:jc w:val="both"/>
              <w:cnfStyle w:val="001000100000" w:firstRow="0" w:lastRow="0" w:firstColumn="1" w:lastColumn="0" w:oddVBand="0" w:evenVBand="0" w:oddHBand="1" w:evenHBand="0" w:firstRowFirstColumn="0" w:firstRowLastColumn="0" w:lastRowFirstColumn="0" w:lastRowLastColumn="0"/>
              <w:rPr>
                <w:ins w:id="690" w:author="Almondris Gonzalez" w:date="2015-05-18T23:14:00Z"/>
                <w:rFonts w:ascii="Times New Roman" w:hAnsi="Times New Roman" w:cs="Times New Roman"/>
                <w:b w:val="0"/>
                <w:color w:val="000000" w:themeColor="text1"/>
                <w:sz w:val="24"/>
                <w:szCs w:val="24"/>
              </w:rPr>
            </w:pPr>
            <w:ins w:id="691" w:author="Almondris Gonzalez" w:date="2015-05-18T23:16:00Z">
              <w:r w:rsidRPr="00BF299F">
                <w:rPr>
                  <w:rFonts w:ascii="Times New Roman" w:hAnsi="Times New Roman" w:cs="Times New Roman"/>
                  <w:color w:val="000000" w:themeColor="text1"/>
                  <w:sz w:val="24"/>
                  <w:szCs w:val="24"/>
                </w:rPr>
                <w:t>No se cuentan con los recursos monetarios para la adquisición de material y equipo.</w:t>
              </w:r>
            </w:ins>
          </w:p>
        </w:tc>
        <w:tc>
          <w:tcPr>
            <w:tcW w:w="1700" w:type="dxa"/>
            <w:tcPrChange w:id="692" w:author="Almondris Gonzalez" w:date="2015-05-18T23:53:00Z">
              <w:tcPr>
                <w:tcW w:w="4414" w:type="dxa"/>
              </w:tcPr>
            </w:tcPrChange>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693" w:author="Almondris Gonzalez" w:date="2015-05-18T23:16:00Z"/>
                <w:rFonts w:ascii="Times New Roman" w:hAnsi="Times New Roman" w:cs="Times New Roman"/>
                <w:color w:val="000000" w:themeColor="text1"/>
                <w:sz w:val="24"/>
                <w:szCs w:val="24"/>
              </w:rPr>
            </w:pPr>
            <w:ins w:id="694" w:author="Almondris Gonzalez" w:date="2015-05-18T23:16:00Z">
              <w:r w:rsidRPr="00BF299F">
                <w:rPr>
                  <w:rFonts w:ascii="Times New Roman" w:hAnsi="Times New Roman" w:cs="Times New Roman"/>
                  <w:color w:val="000000" w:themeColor="text1"/>
                  <w:sz w:val="24"/>
                  <w:szCs w:val="24"/>
                </w:rPr>
                <w:t xml:space="preserve">Alta </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695" w:author="Almondris Gonzalez" w:date="2015-05-18T23:14:00Z"/>
                <w:rFonts w:ascii="Times New Roman" w:hAnsi="Times New Roman" w:cs="Times New Roman"/>
                <w:color w:val="000000" w:themeColor="text1"/>
                <w:sz w:val="24"/>
                <w:szCs w:val="24"/>
              </w:rPr>
            </w:pPr>
          </w:p>
        </w:tc>
        <w:tc>
          <w:tcPr>
            <w:tcW w:w="1321" w:type="dxa"/>
            <w:tcPrChange w:id="696" w:author="Almondris Gonzalez" w:date="2015-05-18T23:53:00Z">
              <w:tcPr>
                <w:tcW w:w="4414" w:type="dxa"/>
              </w:tcPr>
            </w:tcPrChange>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697" w:author="Almondris Gonzalez" w:date="2015-05-18T23:15:00Z"/>
                <w:rFonts w:ascii="Times New Roman" w:hAnsi="Times New Roman" w:cs="Times New Roman"/>
                <w:color w:val="000000" w:themeColor="text1"/>
                <w:sz w:val="24"/>
                <w:szCs w:val="24"/>
              </w:rPr>
            </w:pPr>
            <w:ins w:id="698" w:author="Almondris Gonzalez" w:date="2015-05-18T23:16:00Z">
              <w:r w:rsidRPr="00BF299F">
                <w:rPr>
                  <w:rFonts w:ascii="Times New Roman" w:hAnsi="Times New Roman" w:cs="Times New Roman"/>
                  <w:color w:val="000000" w:themeColor="text1"/>
                  <w:sz w:val="24"/>
                  <w:szCs w:val="24"/>
                </w:rPr>
                <w:t>Catastrófico</w:t>
              </w:r>
            </w:ins>
          </w:p>
        </w:tc>
      </w:tr>
      <w:tr w:rsidR="00587CD8" w:rsidRPr="00BF299F" w:rsidTr="00587CD8">
        <w:trPr>
          <w:trHeight w:val="534"/>
          <w:ins w:id="699"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00" w:author="Almondris Gonzalez" w:date="2015-05-18T23:53:00Z">
              <w:tcPr>
                <w:tcW w:w="4414" w:type="dxa"/>
              </w:tcPr>
            </w:tcPrChange>
          </w:tcPr>
          <w:p w:rsidR="00587CD8" w:rsidRPr="00BF299F" w:rsidRDefault="00587CD8" w:rsidP="00587CD8">
            <w:pPr>
              <w:jc w:val="both"/>
              <w:rPr>
                <w:ins w:id="701" w:author="Almondris Gonzalez" w:date="2015-05-18T23:14:00Z"/>
                <w:rFonts w:ascii="Times New Roman" w:hAnsi="Times New Roman" w:cs="Times New Roman"/>
                <w:b w:val="0"/>
                <w:color w:val="000000" w:themeColor="text1"/>
                <w:sz w:val="24"/>
                <w:szCs w:val="24"/>
              </w:rPr>
            </w:pPr>
            <w:ins w:id="702" w:author="Almondris Gonzalez" w:date="2015-05-18T23:16:00Z">
              <w:r w:rsidRPr="00BF299F">
                <w:rPr>
                  <w:rFonts w:ascii="Times New Roman" w:hAnsi="Times New Roman" w:cs="Times New Roman"/>
                  <w:color w:val="000000" w:themeColor="text1"/>
                  <w:sz w:val="24"/>
                  <w:szCs w:val="24"/>
                </w:rPr>
                <w:t>El equipo de trabajo no cuenta con las habilidades y conocimientos necesarios para concluir con el proyecto.</w:t>
              </w:r>
            </w:ins>
          </w:p>
        </w:tc>
        <w:tc>
          <w:tcPr>
            <w:tcW w:w="1700" w:type="dxa"/>
            <w:tcPrChange w:id="703" w:author="Almondris Gonzalez" w:date="2015-05-18T23:53:00Z">
              <w:tcPr>
                <w:tcW w:w="4414" w:type="dxa"/>
              </w:tcPr>
            </w:tcPrChange>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04" w:author="Almondris Gonzalez" w:date="2015-05-18T23:16:00Z"/>
                <w:rFonts w:ascii="Times New Roman" w:hAnsi="Times New Roman" w:cs="Times New Roman"/>
                <w:color w:val="000000" w:themeColor="text1"/>
                <w:sz w:val="24"/>
                <w:szCs w:val="24"/>
              </w:rPr>
            </w:pPr>
            <w:ins w:id="705" w:author="Almondris Gonzalez" w:date="2015-05-18T23:16:00Z">
              <w:r w:rsidRPr="00BF299F">
                <w:rPr>
                  <w:rFonts w:ascii="Times New Roman" w:hAnsi="Times New Roman" w:cs="Times New Roman"/>
                  <w:color w:val="000000" w:themeColor="text1"/>
                  <w:sz w:val="24"/>
                  <w:szCs w:val="24"/>
                </w:rPr>
                <w:t>Muy baja</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06" w:author="Almondris Gonzalez" w:date="2015-05-18T23:14:00Z"/>
                <w:rFonts w:ascii="Times New Roman" w:hAnsi="Times New Roman" w:cs="Times New Roman"/>
                <w:color w:val="000000" w:themeColor="text1"/>
                <w:sz w:val="24"/>
                <w:szCs w:val="24"/>
              </w:rPr>
            </w:pPr>
          </w:p>
        </w:tc>
        <w:tc>
          <w:tcPr>
            <w:tcW w:w="1321" w:type="dxa"/>
            <w:tcPrChange w:id="707" w:author="Almondris Gonzalez" w:date="2015-05-18T23:53:00Z">
              <w:tcPr>
                <w:tcW w:w="4414" w:type="dxa"/>
              </w:tcPr>
            </w:tcPrChange>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08" w:author="Almondris Gonzalez" w:date="2015-05-18T23:15:00Z"/>
                <w:rFonts w:ascii="Times New Roman" w:hAnsi="Times New Roman" w:cs="Times New Roman"/>
                <w:color w:val="000000" w:themeColor="text1"/>
                <w:sz w:val="24"/>
                <w:szCs w:val="24"/>
              </w:rPr>
            </w:pPr>
            <w:ins w:id="709" w:author="Almondris Gonzalez" w:date="2015-05-18T23:17:00Z">
              <w:r w:rsidRPr="00BF299F">
                <w:rPr>
                  <w:rFonts w:ascii="Times New Roman" w:hAnsi="Times New Roman" w:cs="Times New Roman"/>
                  <w:color w:val="000000" w:themeColor="text1"/>
                  <w:sz w:val="24"/>
                  <w:szCs w:val="24"/>
                </w:rPr>
                <w:t>Catastrófico</w:t>
              </w:r>
            </w:ins>
          </w:p>
        </w:tc>
      </w:tr>
      <w:tr w:rsidR="00587CD8" w:rsidRPr="00BF299F" w:rsidTr="00587CD8">
        <w:trPr>
          <w:cnfStyle w:val="000000100000" w:firstRow="0" w:lastRow="0" w:firstColumn="0" w:lastColumn="0" w:oddVBand="0" w:evenVBand="0" w:oddHBand="1" w:evenHBand="0" w:firstRowFirstColumn="0" w:firstRowLastColumn="0" w:lastRowFirstColumn="0" w:lastRowLastColumn="0"/>
          <w:ins w:id="710"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11" w:author="Almondris Gonzalez" w:date="2015-05-18T23:16:00Z">
              <w:tcPr>
                <w:tcW w:w="4414" w:type="dxa"/>
              </w:tcPr>
            </w:tcPrChange>
          </w:tcPr>
          <w:p w:rsidR="00587CD8" w:rsidRPr="00BF299F" w:rsidRDefault="00587CD8" w:rsidP="00587CD8">
            <w:pPr>
              <w:jc w:val="both"/>
              <w:cnfStyle w:val="001000100000" w:firstRow="0" w:lastRow="0" w:firstColumn="1" w:lastColumn="0" w:oddVBand="0" w:evenVBand="0" w:oddHBand="1" w:evenHBand="0" w:firstRowFirstColumn="0" w:firstRowLastColumn="0" w:lastRowFirstColumn="0" w:lastRowLastColumn="0"/>
              <w:rPr>
                <w:ins w:id="712" w:author="Almondris Gonzalez" w:date="2015-05-18T23:14:00Z"/>
                <w:rFonts w:ascii="Times New Roman" w:hAnsi="Times New Roman" w:cs="Times New Roman"/>
                <w:color w:val="000000"/>
                <w:sz w:val="24"/>
                <w:szCs w:val="24"/>
                <w:rPrChange w:id="713" w:author="Almondris Gonzalez" w:date="2015-05-18T23:54:00Z">
                  <w:rPr>
                    <w:ins w:id="714" w:author="Almondris Gonzalez" w:date="2015-05-18T23:14:00Z"/>
                    <w:rFonts w:cs="Arial"/>
                    <w:color w:val="000000" w:themeColor="text1"/>
                  </w:rPr>
                </w:rPrChange>
              </w:rPr>
            </w:pPr>
            <w:ins w:id="715" w:author="Almondris Gonzalez" w:date="2015-05-18T23:17:00Z">
              <w:r w:rsidRPr="00BF299F">
                <w:rPr>
                  <w:rFonts w:ascii="Times New Roman" w:hAnsi="Times New Roman" w:cs="Times New Roman"/>
                  <w:sz w:val="24"/>
                  <w:szCs w:val="24"/>
                  <w:rPrChange w:id="716" w:author="Almondris Gonzalez" w:date="2015-05-18T23:54:00Z">
                    <w:rPr>
                      <w:sz w:val="23"/>
                      <w:szCs w:val="23"/>
                    </w:rPr>
                  </w:rPrChange>
                </w:rPr>
                <w:t xml:space="preserve">El gestor de base de datos elegido puede no ser el más adecuado, debido a manejo de datos o bien, el tiempo en las transacciones. </w:t>
              </w:r>
            </w:ins>
          </w:p>
        </w:tc>
        <w:tc>
          <w:tcPr>
            <w:tcW w:w="1700" w:type="dxa"/>
            <w:tcPrChange w:id="717" w:author="Almondris Gonzalez" w:date="2015-05-18T23:16: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18" w:author="Almondris Gonzalez" w:date="2015-05-18T23:17:00Z"/>
              </w:rPr>
            </w:pPr>
            <w:ins w:id="719" w:author="Almondris Gonzalez" w:date="2015-05-18T23:17:00Z">
              <w:r w:rsidRPr="00BF299F">
                <w:t xml:space="preserve">Moderada </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20" w:author="Almondris Gonzalez" w:date="2015-05-18T23:14:00Z"/>
                <w:rFonts w:ascii="Times New Roman" w:hAnsi="Times New Roman" w:cs="Times New Roman"/>
                <w:color w:val="000000" w:themeColor="text1"/>
                <w:sz w:val="24"/>
                <w:szCs w:val="24"/>
              </w:rPr>
            </w:pPr>
          </w:p>
        </w:tc>
        <w:tc>
          <w:tcPr>
            <w:tcW w:w="1321" w:type="dxa"/>
            <w:tcPrChange w:id="721" w:author="Almondris Gonzalez" w:date="2015-05-18T23:16: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22" w:author="Almondris Gonzalez" w:date="2015-05-18T23:18:00Z"/>
              </w:rPr>
            </w:pPr>
            <w:ins w:id="723" w:author="Almondris Gonzalez" w:date="2015-05-18T23:18:00Z">
              <w:r w:rsidRPr="00BF299F">
                <w:t xml:space="preserve">Serio </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24" w:author="Almondris Gonzalez" w:date="2015-05-18T23:15:00Z"/>
                <w:rFonts w:ascii="Times New Roman" w:hAnsi="Times New Roman" w:cs="Times New Roman"/>
                <w:color w:val="000000" w:themeColor="text1"/>
                <w:sz w:val="24"/>
                <w:szCs w:val="24"/>
              </w:rPr>
            </w:pPr>
          </w:p>
        </w:tc>
      </w:tr>
      <w:tr w:rsidR="00587CD8" w:rsidRPr="00BF299F" w:rsidTr="00587CD8">
        <w:trPr>
          <w:ins w:id="725"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26" w:author="Almondris Gonzalez" w:date="2015-05-18T23:16:00Z">
              <w:tcPr>
                <w:tcW w:w="4414" w:type="dxa"/>
              </w:tcPr>
            </w:tcPrChange>
          </w:tcPr>
          <w:p w:rsidR="00587CD8" w:rsidRPr="00BF299F" w:rsidRDefault="00587CD8" w:rsidP="00587CD8">
            <w:pPr>
              <w:jc w:val="both"/>
              <w:rPr>
                <w:ins w:id="727" w:author="Almondris Gonzalez" w:date="2015-05-18T23:14:00Z"/>
                <w:rFonts w:ascii="Times New Roman" w:hAnsi="Times New Roman" w:cs="Times New Roman"/>
                <w:color w:val="000000"/>
                <w:sz w:val="24"/>
                <w:szCs w:val="24"/>
                <w:rPrChange w:id="728" w:author="Almondris Gonzalez" w:date="2015-05-18T23:54:00Z">
                  <w:rPr>
                    <w:ins w:id="729" w:author="Almondris Gonzalez" w:date="2015-05-18T23:14:00Z"/>
                    <w:rFonts w:cs="Arial"/>
                    <w:color w:val="000000" w:themeColor="text1"/>
                  </w:rPr>
                </w:rPrChange>
              </w:rPr>
            </w:pPr>
            <w:ins w:id="730" w:author="Almondris Gonzalez" w:date="2015-05-18T23:18:00Z">
              <w:r w:rsidRPr="00BF299F">
                <w:rPr>
                  <w:rFonts w:ascii="Times New Roman" w:hAnsi="Times New Roman" w:cs="Times New Roman"/>
                  <w:sz w:val="24"/>
                  <w:szCs w:val="24"/>
                  <w:rPrChange w:id="731" w:author="Almondris Gonzalez" w:date="2015-05-18T23:54:00Z">
                    <w:rPr>
                      <w:sz w:val="23"/>
                      <w:szCs w:val="23"/>
                    </w:rPr>
                  </w:rPrChange>
                </w:rPr>
                <w:t xml:space="preserve">El equipo de trabajo puede reportarse ausente por enfermedad y puede no estar en momentos importantes. </w:t>
              </w:r>
            </w:ins>
          </w:p>
        </w:tc>
        <w:tc>
          <w:tcPr>
            <w:tcW w:w="1700" w:type="dxa"/>
            <w:tcPrChange w:id="732" w:author="Almondris Gonzalez" w:date="2015-05-18T23:16:00Z">
              <w:tcPr>
                <w:tcW w:w="4414" w:type="dxa"/>
              </w:tcPr>
            </w:tcPrChange>
          </w:tcPr>
          <w:p w:rsidR="00587CD8" w:rsidRPr="00BF299F" w:rsidRDefault="00587CD8" w:rsidP="00587CD8">
            <w:pPr>
              <w:pStyle w:val="Default"/>
              <w:jc w:val="both"/>
              <w:cnfStyle w:val="000000000000" w:firstRow="0" w:lastRow="0" w:firstColumn="0" w:lastColumn="0" w:oddVBand="0" w:evenVBand="0" w:oddHBand="0" w:evenHBand="0" w:firstRowFirstColumn="0" w:firstRowLastColumn="0" w:lastRowFirstColumn="0" w:lastRowLastColumn="0"/>
              <w:rPr>
                <w:ins w:id="733" w:author="Almondris Gonzalez" w:date="2015-05-18T23:18:00Z"/>
              </w:rPr>
            </w:pPr>
            <w:ins w:id="734" w:author="Almondris Gonzalez" w:date="2015-05-18T23:18:00Z">
              <w:r w:rsidRPr="00BF299F">
                <w:t xml:space="preserve">Moderada </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35" w:author="Almondris Gonzalez" w:date="2015-05-18T23:14:00Z"/>
                <w:rFonts w:ascii="Times New Roman" w:hAnsi="Times New Roman" w:cs="Times New Roman"/>
                <w:color w:val="000000" w:themeColor="text1"/>
                <w:sz w:val="24"/>
                <w:szCs w:val="24"/>
              </w:rPr>
            </w:pPr>
          </w:p>
        </w:tc>
        <w:tc>
          <w:tcPr>
            <w:tcW w:w="1321" w:type="dxa"/>
            <w:tcPrChange w:id="736" w:author="Almondris Gonzalez" w:date="2015-05-18T23:16:00Z">
              <w:tcPr>
                <w:tcW w:w="4414" w:type="dxa"/>
              </w:tcPr>
            </w:tcPrChange>
          </w:tcPr>
          <w:p w:rsidR="00587CD8" w:rsidRPr="00BF299F" w:rsidRDefault="00587CD8" w:rsidP="00587CD8">
            <w:pPr>
              <w:pStyle w:val="Default"/>
              <w:jc w:val="both"/>
              <w:cnfStyle w:val="000000000000" w:firstRow="0" w:lastRow="0" w:firstColumn="0" w:lastColumn="0" w:oddVBand="0" w:evenVBand="0" w:oddHBand="0" w:evenHBand="0" w:firstRowFirstColumn="0" w:firstRowLastColumn="0" w:lastRowFirstColumn="0" w:lastRowLastColumn="0"/>
              <w:rPr>
                <w:ins w:id="737" w:author="Almondris Gonzalez" w:date="2015-05-18T23:18:00Z"/>
              </w:rPr>
            </w:pPr>
            <w:ins w:id="738" w:author="Almondris Gonzalez" w:date="2015-05-18T23:19:00Z">
              <w:r w:rsidRPr="00BF299F">
                <w:t>Serio</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39" w:author="Almondris Gonzalez" w:date="2015-05-18T23:15:00Z"/>
                <w:rFonts w:ascii="Times New Roman" w:hAnsi="Times New Roman" w:cs="Times New Roman"/>
                <w:color w:val="000000" w:themeColor="text1"/>
                <w:sz w:val="24"/>
                <w:szCs w:val="24"/>
              </w:rPr>
            </w:pPr>
          </w:p>
        </w:tc>
      </w:tr>
      <w:tr w:rsidR="00587CD8" w:rsidRPr="00BF299F" w:rsidTr="00587CD8">
        <w:trPr>
          <w:cnfStyle w:val="000000100000" w:firstRow="0" w:lastRow="0" w:firstColumn="0" w:lastColumn="0" w:oddVBand="0" w:evenVBand="0" w:oddHBand="1" w:evenHBand="0" w:firstRowFirstColumn="0" w:firstRowLastColumn="0" w:lastRowFirstColumn="0" w:lastRowLastColumn="0"/>
          <w:ins w:id="740"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41" w:author="Almondris Gonzalez" w:date="2015-05-18T23:16:00Z">
              <w:tcPr>
                <w:tcW w:w="4414" w:type="dxa"/>
              </w:tcPr>
            </w:tcPrChange>
          </w:tcPr>
          <w:p w:rsidR="00587CD8" w:rsidRPr="00BF299F" w:rsidRDefault="00587CD8" w:rsidP="00587CD8">
            <w:pPr>
              <w:jc w:val="both"/>
              <w:cnfStyle w:val="001000100000" w:firstRow="0" w:lastRow="0" w:firstColumn="1" w:lastColumn="0" w:oddVBand="0" w:evenVBand="0" w:oddHBand="1" w:evenHBand="0" w:firstRowFirstColumn="0" w:firstRowLastColumn="0" w:lastRowFirstColumn="0" w:lastRowLastColumn="0"/>
              <w:rPr>
                <w:ins w:id="742" w:author="Almondris Gonzalez" w:date="2015-05-18T23:14:00Z"/>
                <w:rFonts w:ascii="Times New Roman" w:hAnsi="Times New Roman" w:cs="Times New Roman"/>
                <w:color w:val="000000"/>
                <w:sz w:val="24"/>
                <w:szCs w:val="24"/>
                <w:rPrChange w:id="743" w:author="Almondris Gonzalez" w:date="2015-05-18T23:54:00Z">
                  <w:rPr>
                    <w:ins w:id="744" w:author="Almondris Gonzalez" w:date="2015-05-18T23:14:00Z"/>
                    <w:rFonts w:cs="Arial"/>
                    <w:color w:val="000000" w:themeColor="text1"/>
                  </w:rPr>
                </w:rPrChange>
              </w:rPr>
            </w:pPr>
            <w:ins w:id="745" w:author="Almondris Gonzalez" w:date="2015-05-18T23:19:00Z">
              <w:r w:rsidRPr="00BF299F">
                <w:rPr>
                  <w:rFonts w:ascii="Times New Roman" w:hAnsi="Times New Roman" w:cs="Times New Roman"/>
                  <w:sz w:val="24"/>
                  <w:szCs w:val="24"/>
                  <w:rPrChange w:id="746" w:author="Almondris Gonzalez" w:date="2015-05-18T23:54:00Z">
                    <w:rPr>
                      <w:sz w:val="23"/>
                      <w:szCs w:val="23"/>
                    </w:rPr>
                  </w:rPrChange>
                </w:rPr>
                <w:t xml:space="preserve">El lenguaje de programación seleccionado fue subestimado. </w:t>
              </w:r>
            </w:ins>
          </w:p>
        </w:tc>
        <w:tc>
          <w:tcPr>
            <w:tcW w:w="1700" w:type="dxa"/>
            <w:tcPrChange w:id="747" w:author="Almondris Gonzalez" w:date="2015-05-18T23:16: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48" w:author="Almondris Gonzalez" w:date="2015-05-18T23:19:00Z"/>
              </w:rPr>
            </w:pPr>
            <w:ins w:id="749" w:author="Almondris Gonzalez" w:date="2015-05-18T23:19:00Z">
              <w:r w:rsidRPr="00BF299F">
                <w:t xml:space="preserve">Moderada </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50" w:author="Almondris Gonzalez" w:date="2015-05-18T23:14:00Z"/>
                <w:rFonts w:ascii="Times New Roman" w:hAnsi="Times New Roman" w:cs="Times New Roman"/>
                <w:color w:val="000000" w:themeColor="text1"/>
                <w:sz w:val="24"/>
                <w:szCs w:val="24"/>
              </w:rPr>
            </w:pPr>
          </w:p>
        </w:tc>
        <w:tc>
          <w:tcPr>
            <w:tcW w:w="1321" w:type="dxa"/>
            <w:tcPrChange w:id="751" w:author="Almondris Gonzalez" w:date="2015-05-18T23:16: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52" w:author="Almondris Gonzalez" w:date="2015-05-18T23:19:00Z"/>
              </w:rPr>
            </w:pPr>
            <w:ins w:id="753" w:author="Almondris Gonzalez" w:date="2015-05-18T23:19:00Z">
              <w:r w:rsidRPr="00BF299F">
                <w:t>Serio</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54" w:author="Almondris Gonzalez" w:date="2015-05-18T23:15:00Z"/>
                <w:rFonts w:ascii="Times New Roman" w:hAnsi="Times New Roman" w:cs="Times New Roman"/>
                <w:color w:val="000000" w:themeColor="text1"/>
                <w:sz w:val="24"/>
                <w:szCs w:val="24"/>
              </w:rPr>
            </w:pPr>
          </w:p>
        </w:tc>
      </w:tr>
      <w:tr w:rsidR="00587CD8" w:rsidRPr="00BF299F" w:rsidTr="00587CD8">
        <w:trPr>
          <w:ins w:id="755"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56" w:author="Almondris Gonzalez" w:date="2015-05-18T23:16:00Z">
              <w:tcPr>
                <w:tcW w:w="4414" w:type="dxa"/>
              </w:tcPr>
            </w:tcPrChange>
          </w:tcPr>
          <w:p w:rsidR="00587CD8" w:rsidRPr="00BF299F" w:rsidRDefault="00587CD8" w:rsidP="00587CD8">
            <w:pPr>
              <w:jc w:val="both"/>
              <w:rPr>
                <w:ins w:id="757" w:author="Almondris Gonzalez" w:date="2015-05-18T23:14:00Z"/>
                <w:rFonts w:ascii="Times New Roman" w:hAnsi="Times New Roman" w:cs="Times New Roman"/>
                <w:color w:val="000000"/>
                <w:sz w:val="24"/>
                <w:szCs w:val="24"/>
                <w:rPrChange w:id="758" w:author="Almondris Gonzalez" w:date="2015-05-18T23:54:00Z">
                  <w:rPr>
                    <w:ins w:id="759" w:author="Almondris Gonzalez" w:date="2015-05-18T23:14:00Z"/>
                    <w:rFonts w:cs="Arial"/>
                    <w:color w:val="000000" w:themeColor="text1"/>
                  </w:rPr>
                </w:rPrChange>
              </w:rPr>
            </w:pPr>
            <w:ins w:id="760" w:author="Almondris Gonzalez" w:date="2015-05-18T23:19:00Z">
              <w:r w:rsidRPr="00BF299F">
                <w:rPr>
                  <w:rFonts w:ascii="Times New Roman" w:hAnsi="Times New Roman" w:cs="Times New Roman"/>
                  <w:sz w:val="24"/>
                  <w:szCs w:val="24"/>
                  <w:rPrChange w:id="761" w:author="Almondris Gonzalez" w:date="2015-05-18T23:54:00Z">
                    <w:rPr>
                      <w:sz w:val="23"/>
                      <w:szCs w:val="23"/>
                    </w:rPr>
                  </w:rPrChange>
                </w:rPr>
                <w:t xml:space="preserve">Los elementos seleccionados para comprender el ambiente controlado no son los adecuados. </w:t>
              </w:r>
            </w:ins>
          </w:p>
        </w:tc>
        <w:tc>
          <w:tcPr>
            <w:tcW w:w="1700" w:type="dxa"/>
            <w:tcPrChange w:id="762" w:author="Almondris Gonzalez" w:date="2015-05-18T23:16:00Z">
              <w:tcPr>
                <w:tcW w:w="4414" w:type="dxa"/>
              </w:tcPr>
            </w:tcPrChange>
          </w:tcPr>
          <w:p w:rsidR="00587CD8" w:rsidRPr="00BF299F" w:rsidRDefault="00587CD8" w:rsidP="00587CD8">
            <w:pPr>
              <w:pStyle w:val="Default"/>
              <w:jc w:val="both"/>
              <w:cnfStyle w:val="000000000000" w:firstRow="0" w:lastRow="0" w:firstColumn="0" w:lastColumn="0" w:oddVBand="0" w:evenVBand="0" w:oddHBand="0" w:evenHBand="0" w:firstRowFirstColumn="0" w:firstRowLastColumn="0" w:lastRowFirstColumn="0" w:lastRowLastColumn="0"/>
              <w:rPr>
                <w:ins w:id="763" w:author="Almondris Gonzalez" w:date="2015-05-18T23:19:00Z"/>
              </w:rPr>
            </w:pPr>
            <w:ins w:id="764" w:author="Almondris Gonzalez" w:date="2015-05-18T23:19:00Z">
              <w:r w:rsidRPr="00BF299F">
                <w:t xml:space="preserve">Moderada </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65" w:author="Almondris Gonzalez" w:date="2015-05-18T23:14:00Z"/>
                <w:rFonts w:ascii="Times New Roman" w:hAnsi="Times New Roman" w:cs="Times New Roman"/>
                <w:color w:val="000000" w:themeColor="text1"/>
                <w:sz w:val="24"/>
                <w:szCs w:val="24"/>
              </w:rPr>
            </w:pPr>
          </w:p>
        </w:tc>
        <w:tc>
          <w:tcPr>
            <w:tcW w:w="1321" w:type="dxa"/>
            <w:tcPrChange w:id="766" w:author="Almondris Gonzalez" w:date="2015-05-18T23:16:00Z">
              <w:tcPr>
                <w:tcW w:w="4414" w:type="dxa"/>
              </w:tcPr>
            </w:tcPrChange>
          </w:tcPr>
          <w:p w:rsidR="00587CD8" w:rsidRPr="00BF299F" w:rsidRDefault="00587CD8" w:rsidP="00587CD8">
            <w:pPr>
              <w:pStyle w:val="Default"/>
              <w:jc w:val="both"/>
              <w:cnfStyle w:val="000000000000" w:firstRow="0" w:lastRow="0" w:firstColumn="0" w:lastColumn="0" w:oddVBand="0" w:evenVBand="0" w:oddHBand="0" w:evenHBand="0" w:firstRowFirstColumn="0" w:firstRowLastColumn="0" w:lastRowFirstColumn="0" w:lastRowLastColumn="0"/>
              <w:rPr>
                <w:ins w:id="767" w:author="Almondris Gonzalez" w:date="2015-05-18T23:19:00Z"/>
              </w:rPr>
            </w:pPr>
            <w:ins w:id="768" w:author="Almondris Gonzalez" w:date="2015-05-18T23:19:00Z">
              <w:r w:rsidRPr="00BF299F">
                <w:t>Serio</w:t>
              </w:r>
            </w:ins>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ins w:id="769" w:author="Almondris Gonzalez" w:date="2015-05-18T23:15:00Z"/>
                <w:rFonts w:ascii="Times New Roman" w:hAnsi="Times New Roman" w:cs="Times New Roman"/>
                <w:color w:val="000000" w:themeColor="text1"/>
                <w:sz w:val="24"/>
                <w:szCs w:val="24"/>
              </w:rPr>
            </w:pPr>
          </w:p>
        </w:tc>
      </w:tr>
      <w:tr w:rsidR="00587CD8" w:rsidRPr="00BF299F" w:rsidTr="00587CD8">
        <w:trPr>
          <w:cnfStyle w:val="000000100000" w:firstRow="0" w:lastRow="0" w:firstColumn="0" w:lastColumn="0" w:oddVBand="0" w:evenVBand="0" w:oddHBand="1" w:evenHBand="0" w:firstRowFirstColumn="0" w:firstRowLastColumn="0" w:lastRowFirstColumn="0" w:lastRowLastColumn="0"/>
          <w:trHeight w:val="508"/>
          <w:ins w:id="770" w:author="Almondris Gonzalez" w:date="2015-05-18T23:14:00Z"/>
        </w:trPr>
        <w:tc>
          <w:tcPr>
            <w:cnfStyle w:val="001000000000" w:firstRow="0" w:lastRow="0" w:firstColumn="1" w:lastColumn="0" w:oddVBand="0" w:evenVBand="0" w:oddHBand="0" w:evenHBand="0" w:firstRowFirstColumn="0" w:firstRowLastColumn="0" w:lastRowFirstColumn="0" w:lastRowLastColumn="0"/>
            <w:tcW w:w="5807" w:type="dxa"/>
            <w:tcPrChange w:id="771" w:author="Almondris Gonzalez" w:date="2015-05-18T23:53:00Z">
              <w:tcPr>
                <w:tcW w:w="4414" w:type="dxa"/>
              </w:tcPr>
            </w:tcPrChange>
          </w:tcPr>
          <w:p w:rsidR="00587CD8" w:rsidRPr="00BF299F" w:rsidRDefault="00587CD8" w:rsidP="00587CD8">
            <w:pPr>
              <w:jc w:val="both"/>
              <w:cnfStyle w:val="001000100000" w:firstRow="0" w:lastRow="0" w:firstColumn="1" w:lastColumn="0" w:oddVBand="0" w:evenVBand="0" w:oddHBand="1" w:evenHBand="0" w:firstRowFirstColumn="0" w:firstRowLastColumn="0" w:lastRowFirstColumn="0" w:lastRowLastColumn="0"/>
              <w:rPr>
                <w:ins w:id="772" w:author="Almondris Gonzalez" w:date="2015-05-18T23:14:00Z"/>
                <w:rFonts w:ascii="Times New Roman" w:hAnsi="Times New Roman" w:cs="Times New Roman"/>
                <w:b w:val="0"/>
                <w:color w:val="000000" w:themeColor="text1"/>
                <w:sz w:val="24"/>
                <w:szCs w:val="24"/>
              </w:rPr>
            </w:pPr>
            <w:ins w:id="773" w:author="Almondris Gonzalez" w:date="2015-05-18T23:19:00Z">
              <w:r w:rsidRPr="00BF299F">
                <w:rPr>
                  <w:rFonts w:ascii="Times New Roman" w:hAnsi="Times New Roman" w:cs="Times New Roman"/>
                  <w:sz w:val="24"/>
                  <w:szCs w:val="24"/>
                  <w:rPrChange w:id="774" w:author="Almondris Gonzalez" w:date="2015-05-18T23:54:00Z">
                    <w:rPr>
                      <w:sz w:val="23"/>
                      <w:szCs w:val="23"/>
                    </w:rPr>
                  </w:rPrChange>
                </w:rPr>
                <w:t>El tiempo contemplado para el término del proyecto es incorrecto.</w:t>
              </w:r>
            </w:ins>
          </w:p>
        </w:tc>
        <w:tc>
          <w:tcPr>
            <w:tcW w:w="1700" w:type="dxa"/>
            <w:tcPrChange w:id="775" w:author="Almondris Gonzalez" w:date="2015-05-18T23:53: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76" w:author="Almondris Gonzalez" w:date="2015-05-18T23:19:00Z"/>
              </w:rPr>
            </w:pPr>
            <w:ins w:id="777" w:author="Almondris Gonzalez" w:date="2015-05-18T23:19:00Z">
              <w:r w:rsidRPr="00BF299F">
                <w:t xml:space="preserve">Moderada </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78" w:author="Almondris Gonzalez" w:date="2015-05-18T23:14:00Z"/>
                <w:rFonts w:ascii="Times New Roman" w:hAnsi="Times New Roman" w:cs="Times New Roman"/>
                <w:color w:val="000000" w:themeColor="text1"/>
                <w:sz w:val="24"/>
                <w:szCs w:val="24"/>
              </w:rPr>
            </w:pPr>
          </w:p>
        </w:tc>
        <w:tc>
          <w:tcPr>
            <w:tcW w:w="1321" w:type="dxa"/>
            <w:tcPrChange w:id="779" w:author="Almondris Gonzalez" w:date="2015-05-18T23:53:00Z">
              <w:tcPr>
                <w:tcW w:w="4414" w:type="dxa"/>
              </w:tcPr>
            </w:tcPrChange>
          </w:tcPr>
          <w:p w:rsidR="00587CD8" w:rsidRPr="00BF299F" w:rsidRDefault="00587CD8" w:rsidP="00587CD8">
            <w:pPr>
              <w:pStyle w:val="Default"/>
              <w:jc w:val="both"/>
              <w:cnfStyle w:val="000000100000" w:firstRow="0" w:lastRow="0" w:firstColumn="0" w:lastColumn="0" w:oddVBand="0" w:evenVBand="0" w:oddHBand="1" w:evenHBand="0" w:firstRowFirstColumn="0" w:firstRowLastColumn="0" w:lastRowFirstColumn="0" w:lastRowLastColumn="0"/>
              <w:rPr>
                <w:ins w:id="780" w:author="Almondris Gonzalez" w:date="2015-05-18T23:19:00Z"/>
              </w:rPr>
            </w:pPr>
            <w:ins w:id="781" w:author="Almondris Gonzalez" w:date="2015-05-18T23:19:00Z">
              <w:r w:rsidRPr="00BF299F">
                <w:t>Serio</w:t>
              </w:r>
            </w:ins>
          </w:p>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ins w:id="782" w:author="Almondris Gonzalez" w:date="2015-05-18T23:15:00Z"/>
                <w:rFonts w:ascii="Times New Roman" w:hAnsi="Times New Roman" w:cs="Times New Roman"/>
                <w:color w:val="000000" w:themeColor="text1"/>
                <w:sz w:val="24"/>
                <w:szCs w:val="24"/>
              </w:rPr>
            </w:pPr>
          </w:p>
        </w:tc>
      </w:tr>
    </w:tbl>
    <w:p w:rsidR="00EB2226" w:rsidRDefault="00EB2226" w:rsidP="00EB2226">
      <w:pPr>
        <w:pStyle w:val="Descripcin"/>
        <w:keepNext/>
        <w:jc w:val="center"/>
      </w:pPr>
      <w:bookmarkStart w:id="783" w:name="_Toc421062291"/>
      <w:r>
        <w:t xml:space="preserve">Tabla </w:t>
      </w:r>
      <w:fldSimple w:instr=" SEQ Tabla \* ARABIC ">
        <w:r w:rsidR="00DC1A26">
          <w:rPr>
            <w:noProof/>
          </w:rPr>
          <w:t>11</w:t>
        </w:r>
      </w:fldSimple>
      <w:r w:rsidRPr="003E7290">
        <w:t xml:space="preserve"> Análisis del riesgo del proyecto.</w:t>
      </w:r>
      <w:bookmarkEnd w:id="783"/>
    </w:p>
    <w:p w:rsidR="00C37C89" w:rsidRPr="00BF299F" w:rsidRDefault="00C37C89" w:rsidP="00C37C89">
      <w:pPr>
        <w:jc w:val="center"/>
        <w:rPr>
          <w:ins w:id="784" w:author="Almondris Gonzalez" w:date="2015-05-18T23:11:00Z"/>
          <w:rFonts w:ascii="Times New Roman" w:hAnsi="Times New Roman" w:cs="Times New Roman"/>
          <w:color w:val="000000" w:themeColor="text1"/>
          <w:sz w:val="24"/>
          <w:szCs w:val="24"/>
        </w:rPr>
      </w:pPr>
    </w:p>
    <w:p w:rsidR="00587CD8" w:rsidRPr="00BF299F" w:rsidRDefault="00587CD8" w:rsidP="00AE03DC">
      <w:pPr>
        <w:pStyle w:val="Ttulo3"/>
        <w:rPr>
          <w:ins w:id="785" w:author="Almondris Gonzalez" w:date="2015-05-18T23:11:00Z"/>
          <w:rFonts w:ascii="Times New Roman" w:hAnsi="Times New Roman" w:cs="Times New Roman"/>
        </w:rPr>
      </w:pPr>
      <w:bookmarkStart w:id="786" w:name="_Toc421088241"/>
      <w:r w:rsidRPr="00BF299F">
        <w:rPr>
          <w:rFonts w:ascii="Times New Roman" w:hAnsi="Times New Roman" w:cs="Times New Roman"/>
        </w:rPr>
        <w:t>3</w:t>
      </w:r>
      <w:ins w:id="787" w:author="Almondris Gonzalez" w:date="2015-05-18T23:11:00Z">
        <w:r w:rsidRPr="00BF299F">
          <w:rPr>
            <w:rFonts w:ascii="Times New Roman" w:hAnsi="Times New Roman" w:cs="Times New Roman"/>
          </w:rPr>
          <w:t>.</w:t>
        </w:r>
      </w:ins>
      <w:r w:rsidR="00AE03DC" w:rsidRPr="00BF299F">
        <w:rPr>
          <w:rFonts w:ascii="Times New Roman" w:hAnsi="Times New Roman" w:cs="Times New Roman"/>
        </w:rPr>
        <w:t>3</w:t>
      </w:r>
      <w:ins w:id="788" w:author="Almondris Gonzalez" w:date="2015-05-18T23:11:00Z">
        <w:r w:rsidRPr="00BF299F">
          <w:rPr>
            <w:rFonts w:ascii="Times New Roman" w:hAnsi="Times New Roman" w:cs="Times New Roman"/>
          </w:rPr>
          <w:t>.5 Conclusiones del estudio de factibilidad</w:t>
        </w:r>
        <w:bookmarkEnd w:id="786"/>
      </w:ins>
    </w:p>
    <w:p w:rsidR="00E34697" w:rsidRPr="00BF299F" w:rsidRDefault="00E34697" w:rsidP="00E31374">
      <w:pPr>
        <w:tabs>
          <w:tab w:val="left" w:pos="294"/>
        </w:tabs>
        <w:spacing w:line="240" w:lineRule="auto"/>
        <w:jc w:val="both"/>
        <w:rPr>
          <w:rFonts w:ascii="Times New Roman" w:eastAsia="Calibri" w:hAnsi="Times New Roman" w:cs="Times New Roman"/>
          <w:sz w:val="24"/>
          <w:szCs w:val="24"/>
        </w:rPr>
      </w:pPr>
      <w:r w:rsidRPr="00BF299F">
        <w:rPr>
          <w:rFonts w:ascii="Times New Roman" w:eastAsia="Calibri" w:hAnsi="Times New Roman" w:cs="Times New Roman"/>
          <w:sz w:val="24"/>
          <w:szCs w:val="24"/>
        </w:rPr>
        <w:t xml:space="preserve">Sera </w:t>
      </w:r>
      <w:r w:rsidRPr="00BF299F">
        <w:rPr>
          <w:rFonts w:ascii="Times New Roman" w:eastAsia="Calibri" w:hAnsi="Times New Roman" w:cs="Times New Roman"/>
          <w:sz w:val="24"/>
          <w:szCs w:val="24"/>
          <w:rPrChange w:id="789" w:author="MARQUINHO" w:date="2006-10-30T10:21:00Z">
            <w:rPr>
              <w:rFonts w:ascii="Arial" w:hAnsi="Arial" w:cs="Arial"/>
              <w:sz w:val="24"/>
              <w:szCs w:val="24"/>
            </w:rPr>
          </w:rPrChange>
        </w:rPr>
        <w:t xml:space="preserve">factible </w:t>
      </w:r>
      <w:r w:rsidRPr="00BF299F">
        <w:rPr>
          <w:rFonts w:ascii="Times New Roman" w:eastAsia="Calibri" w:hAnsi="Times New Roman" w:cs="Times New Roman"/>
          <w:sz w:val="24"/>
          <w:szCs w:val="24"/>
        </w:rPr>
        <w:t>implem</w:t>
      </w:r>
      <w:r w:rsidR="008B3D61">
        <w:rPr>
          <w:rFonts w:ascii="Times New Roman" w:eastAsia="Calibri" w:hAnsi="Times New Roman" w:cs="Times New Roman"/>
          <w:sz w:val="24"/>
          <w:szCs w:val="24"/>
        </w:rPr>
        <w:t xml:space="preserve">entarlo porque con herramientas </w:t>
      </w:r>
      <w:r w:rsidRPr="00BF299F">
        <w:rPr>
          <w:rFonts w:ascii="Times New Roman" w:eastAsia="Calibri" w:hAnsi="Times New Roman" w:cs="Times New Roman"/>
          <w:sz w:val="24"/>
          <w:szCs w:val="24"/>
        </w:rPr>
        <w:t>libres</w:t>
      </w:r>
      <w:r w:rsidRPr="00BF299F">
        <w:rPr>
          <w:rFonts w:ascii="Times New Roman" w:eastAsia="Calibri" w:hAnsi="Times New Roman" w:cs="Times New Roman"/>
          <w:sz w:val="24"/>
          <w:szCs w:val="24"/>
          <w:rPrChange w:id="790" w:author="MARQUINHO" w:date="2006-10-30T10:21:00Z">
            <w:rPr>
              <w:rFonts w:ascii="Arial" w:hAnsi="Arial" w:cs="Arial"/>
              <w:sz w:val="24"/>
              <w:szCs w:val="24"/>
            </w:rPr>
          </w:rPrChange>
        </w:rPr>
        <w:t xml:space="preserve"> </w:t>
      </w:r>
      <w:r w:rsidRPr="00BF299F">
        <w:rPr>
          <w:rFonts w:ascii="Times New Roman" w:eastAsia="Calibri" w:hAnsi="Times New Roman" w:cs="Times New Roman"/>
          <w:sz w:val="24"/>
          <w:szCs w:val="24"/>
        </w:rPr>
        <w:t>que se utilizaran</w:t>
      </w:r>
      <w:r w:rsidRPr="00BF299F">
        <w:rPr>
          <w:rFonts w:ascii="Times New Roman" w:eastAsia="Calibri" w:hAnsi="Times New Roman" w:cs="Times New Roman"/>
          <w:sz w:val="24"/>
          <w:szCs w:val="24"/>
          <w:rPrChange w:id="791" w:author="MARQUINHO" w:date="2006-10-30T10:21:00Z">
            <w:rPr>
              <w:rFonts w:ascii="Arial" w:hAnsi="Arial" w:cs="Arial"/>
              <w:sz w:val="24"/>
              <w:szCs w:val="24"/>
            </w:rPr>
          </w:rPrChange>
        </w:rPr>
        <w:t xml:space="preserve"> se pueden alcanzar los objetivos de manera eficiente además en cuanto a lo económico es un sistema </w:t>
      </w:r>
      <w:r w:rsidRPr="00BF299F">
        <w:rPr>
          <w:rFonts w:ascii="Times New Roman" w:eastAsia="Calibri" w:hAnsi="Times New Roman" w:cs="Times New Roman"/>
          <w:sz w:val="24"/>
          <w:szCs w:val="24"/>
        </w:rPr>
        <w:t>económico</w:t>
      </w:r>
      <w:r w:rsidRPr="00BF299F">
        <w:rPr>
          <w:rFonts w:ascii="Times New Roman" w:eastAsia="Calibri" w:hAnsi="Times New Roman" w:cs="Times New Roman"/>
          <w:sz w:val="24"/>
          <w:szCs w:val="24"/>
          <w:rPrChange w:id="792" w:author="MARQUINHO" w:date="2006-10-30T10:21:00Z">
            <w:rPr>
              <w:rFonts w:ascii="Arial" w:hAnsi="Arial" w:cs="Arial"/>
              <w:sz w:val="24"/>
              <w:szCs w:val="24"/>
            </w:rPr>
          </w:rPrChange>
        </w:rPr>
        <w:t xml:space="preserve"> de implementar.</w:t>
      </w:r>
    </w:p>
    <w:p w:rsidR="00E34697" w:rsidRPr="00BF299F" w:rsidRDefault="00E34697" w:rsidP="00E31374">
      <w:pPr>
        <w:tabs>
          <w:tab w:val="left" w:pos="294"/>
        </w:tabs>
        <w:spacing w:line="240" w:lineRule="auto"/>
        <w:jc w:val="both"/>
        <w:rPr>
          <w:rFonts w:ascii="Times New Roman" w:eastAsia="Calibri" w:hAnsi="Times New Roman" w:cs="Times New Roman"/>
          <w:sz w:val="24"/>
          <w:szCs w:val="24"/>
          <w:rPrChange w:id="793" w:author="MARQUINHO" w:date="2006-10-30T10:21:00Z">
            <w:rPr>
              <w:rFonts w:ascii="Arial" w:hAnsi="Arial" w:cs="Arial"/>
              <w:sz w:val="24"/>
              <w:szCs w:val="24"/>
            </w:rPr>
          </w:rPrChange>
        </w:rPr>
      </w:pPr>
      <w:r w:rsidRPr="00BF299F">
        <w:rPr>
          <w:rFonts w:ascii="Times New Roman" w:eastAsia="Calibri" w:hAnsi="Times New Roman" w:cs="Times New Roman"/>
          <w:sz w:val="24"/>
          <w:szCs w:val="24"/>
          <w:rPrChange w:id="794" w:author="MARQUINHO" w:date="2006-10-30T10:21:00Z">
            <w:rPr>
              <w:rFonts w:ascii="Arial" w:hAnsi="Arial" w:cs="Arial"/>
              <w:sz w:val="24"/>
              <w:szCs w:val="24"/>
            </w:rPr>
          </w:rPrChange>
        </w:rPr>
        <w:t xml:space="preserve">Para la </w:t>
      </w:r>
      <w:ins w:id="795" w:author="MARQUINHO" w:date="2006-10-29T11:03:00Z">
        <w:r w:rsidRPr="00BF299F">
          <w:rPr>
            <w:rFonts w:ascii="Times New Roman" w:eastAsia="Calibri" w:hAnsi="Times New Roman" w:cs="Times New Roman"/>
            <w:sz w:val="24"/>
            <w:szCs w:val="24"/>
            <w:rPrChange w:id="796" w:author="MARQUINHO" w:date="2006-10-30T10:21:00Z">
              <w:rPr>
                <w:rFonts w:ascii="Arial" w:hAnsi="Arial" w:cs="Arial"/>
                <w:sz w:val="24"/>
                <w:szCs w:val="24"/>
              </w:rPr>
            </w:rPrChange>
          </w:rPr>
          <w:t>utilización</w:t>
        </w:r>
      </w:ins>
      <w:del w:id="797" w:author="MARQUINHO" w:date="2006-10-29T11:03:00Z">
        <w:r w:rsidRPr="00BF299F" w:rsidDel="00595541">
          <w:rPr>
            <w:rFonts w:ascii="Times New Roman" w:eastAsia="Calibri" w:hAnsi="Times New Roman" w:cs="Times New Roman"/>
            <w:sz w:val="24"/>
            <w:szCs w:val="24"/>
            <w:rPrChange w:id="798" w:author="MARQUINHO" w:date="2006-10-30T10:21:00Z">
              <w:rPr>
                <w:rFonts w:ascii="Arial" w:hAnsi="Arial" w:cs="Arial"/>
                <w:sz w:val="24"/>
                <w:szCs w:val="24"/>
              </w:rPr>
            </w:rPrChange>
          </w:rPr>
          <w:delText>realiz</w:delText>
        </w:r>
      </w:del>
      <w:del w:id="799" w:author="MARQUINHO" w:date="2006-10-29T11:04:00Z">
        <w:r w:rsidRPr="00BF299F" w:rsidDel="00595541">
          <w:rPr>
            <w:rFonts w:ascii="Times New Roman" w:eastAsia="Calibri" w:hAnsi="Times New Roman" w:cs="Times New Roman"/>
            <w:sz w:val="24"/>
            <w:szCs w:val="24"/>
            <w:rPrChange w:id="800" w:author="MARQUINHO" w:date="2006-10-30T10:21:00Z">
              <w:rPr>
                <w:rFonts w:ascii="Arial" w:hAnsi="Arial" w:cs="Arial"/>
                <w:sz w:val="24"/>
                <w:szCs w:val="24"/>
              </w:rPr>
            </w:rPrChange>
          </w:rPr>
          <w:delText>ación</w:delText>
        </w:r>
      </w:del>
      <w:r w:rsidRPr="00BF299F">
        <w:rPr>
          <w:rFonts w:ascii="Times New Roman" w:eastAsia="Calibri" w:hAnsi="Times New Roman" w:cs="Times New Roman"/>
          <w:sz w:val="24"/>
          <w:szCs w:val="24"/>
          <w:rPrChange w:id="801" w:author="MARQUINHO" w:date="2006-10-30T10:21:00Z">
            <w:rPr>
              <w:rFonts w:ascii="Arial" w:hAnsi="Arial" w:cs="Arial"/>
              <w:sz w:val="24"/>
              <w:szCs w:val="24"/>
            </w:rPr>
          </w:rPrChange>
        </w:rPr>
        <w:t xml:space="preserve"> de este </w:t>
      </w:r>
      <w:ins w:id="802" w:author="MARQUINHO" w:date="2006-10-29T11:02:00Z">
        <w:r w:rsidRPr="00BF299F">
          <w:rPr>
            <w:rFonts w:ascii="Times New Roman" w:eastAsia="Calibri" w:hAnsi="Times New Roman" w:cs="Times New Roman"/>
            <w:sz w:val="24"/>
            <w:szCs w:val="24"/>
            <w:rPrChange w:id="803" w:author="MARQUINHO" w:date="2006-10-30T10:21:00Z">
              <w:rPr>
                <w:rFonts w:ascii="Arial" w:hAnsi="Arial" w:cs="Arial"/>
                <w:sz w:val="24"/>
                <w:szCs w:val="24"/>
              </w:rPr>
            </w:rPrChange>
          </w:rPr>
          <w:t>Sistema</w:t>
        </w:r>
      </w:ins>
      <w:del w:id="804" w:author="MARQUINHO" w:date="2006-10-29T11:02:00Z">
        <w:r w:rsidRPr="00BF299F" w:rsidDel="00595541">
          <w:rPr>
            <w:rFonts w:ascii="Times New Roman" w:eastAsia="Calibri" w:hAnsi="Times New Roman" w:cs="Times New Roman"/>
            <w:sz w:val="24"/>
            <w:szCs w:val="24"/>
            <w:rPrChange w:id="805" w:author="MARQUINHO" w:date="2006-10-30T10:21:00Z">
              <w:rPr>
                <w:rFonts w:ascii="Arial" w:hAnsi="Arial" w:cs="Arial"/>
                <w:sz w:val="24"/>
                <w:szCs w:val="24"/>
              </w:rPr>
            </w:rPrChange>
          </w:rPr>
          <w:delText>tipo de software</w:delText>
        </w:r>
      </w:del>
      <w:r w:rsidRPr="00BF299F">
        <w:rPr>
          <w:rFonts w:ascii="Times New Roman" w:eastAsia="Calibri" w:hAnsi="Times New Roman" w:cs="Times New Roman"/>
          <w:sz w:val="24"/>
          <w:szCs w:val="24"/>
          <w:rPrChange w:id="806" w:author="MARQUINHO" w:date="2006-10-30T10:21:00Z">
            <w:rPr>
              <w:rFonts w:ascii="Arial" w:hAnsi="Arial" w:cs="Arial"/>
              <w:sz w:val="24"/>
              <w:szCs w:val="24"/>
            </w:rPr>
          </w:rPrChange>
        </w:rPr>
        <w:t xml:space="preserve"> no </w:t>
      </w:r>
      <w:ins w:id="807" w:author="MARQUINHO" w:date="2006-10-29T11:04:00Z">
        <w:r w:rsidRPr="00BF299F">
          <w:rPr>
            <w:rFonts w:ascii="Times New Roman" w:eastAsia="Calibri" w:hAnsi="Times New Roman" w:cs="Times New Roman"/>
            <w:sz w:val="24"/>
            <w:szCs w:val="24"/>
            <w:rPrChange w:id="808" w:author="MARQUINHO" w:date="2006-10-30T10:21:00Z">
              <w:rPr>
                <w:rFonts w:ascii="Arial" w:hAnsi="Arial" w:cs="Arial"/>
                <w:sz w:val="24"/>
                <w:szCs w:val="24"/>
              </w:rPr>
            </w:rPrChange>
          </w:rPr>
          <w:t xml:space="preserve">se </w:t>
        </w:r>
      </w:ins>
      <w:r w:rsidRPr="00BF299F">
        <w:rPr>
          <w:rFonts w:ascii="Times New Roman" w:eastAsia="Calibri" w:hAnsi="Times New Roman" w:cs="Times New Roman"/>
          <w:sz w:val="24"/>
          <w:szCs w:val="24"/>
          <w:rPrChange w:id="809" w:author="MARQUINHO" w:date="2006-10-30T10:21:00Z">
            <w:rPr>
              <w:rFonts w:ascii="Arial" w:hAnsi="Arial" w:cs="Arial"/>
              <w:sz w:val="24"/>
              <w:szCs w:val="24"/>
            </w:rPr>
          </w:rPrChange>
        </w:rPr>
        <w:t>necesit</w:t>
      </w:r>
      <w:r w:rsidRPr="00BF299F">
        <w:rPr>
          <w:rFonts w:ascii="Times New Roman" w:eastAsia="Calibri" w:hAnsi="Times New Roman" w:cs="Times New Roman"/>
          <w:sz w:val="24"/>
          <w:szCs w:val="24"/>
        </w:rPr>
        <w:t>ó</w:t>
      </w:r>
      <w:r w:rsidRPr="00BF299F">
        <w:rPr>
          <w:rFonts w:ascii="Times New Roman" w:eastAsia="Calibri" w:hAnsi="Times New Roman" w:cs="Times New Roman"/>
          <w:sz w:val="24"/>
          <w:szCs w:val="24"/>
          <w:rPrChange w:id="810" w:author="MARQUINHO" w:date="2006-10-30T10:21:00Z">
            <w:rPr>
              <w:rFonts w:ascii="Arial" w:hAnsi="Arial" w:cs="Arial"/>
              <w:sz w:val="24"/>
              <w:szCs w:val="24"/>
            </w:rPr>
          </w:rPrChange>
        </w:rPr>
        <w:t xml:space="preserve"> más que una computadora, es decir, una maquina capaz de efectuar una secuencia de operaciones mediante un programa, de tal manera, que se realice un procesamiento sobre un conjunto de datos y que dicha computadora tenga la capacidad de soportar software como </w:t>
      </w:r>
      <w:del w:id="811" w:author="MARQUINHO" w:date="2006-10-29T11:02:00Z">
        <w:r w:rsidRPr="00BF299F" w:rsidDel="00595541">
          <w:rPr>
            <w:rFonts w:ascii="Times New Roman" w:eastAsia="Calibri" w:hAnsi="Times New Roman" w:cs="Times New Roman"/>
            <w:sz w:val="24"/>
            <w:szCs w:val="24"/>
            <w:rPrChange w:id="812" w:author="MARQUINHO" w:date="2006-10-30T10:21:00Z">
              <w:rPr>
                <w:rFonts w:ascii="Arial" w:hAnsi="Arial" w:cs="Arial"/>
                <w:sz w:val="24"/>
                <w:szCs w:val="24"/>
              </w:rPr>
            </w:rPrChange>
          </w:rPr>
          <w:delText>Access,</w:delText>
        </w:r>
      </w:del>
      <w:r w:rsidRPr="00BF299F">
        <w:rPr>
          <w:rFonts w:ascii="Times New Roman" w:eastAsia="Calibri" w:hAnsi="Times New Roman" w:cs="Times New Roman"/>
          <w:sz w:val="24"/>
          <w:szCs w:val="24"/>
          <w:rPrChange w:id="813" w:author="MARQUINHO" w:date="2006-10-30T10:21:00Z">
            <w:rPr>
              <w:rFonts w:ascii="Arial" w:hAnsi="Arial" w:cs="Arial"/>
              <w:sz w:val="24"/>
              <w:szCs w:val="24"/>
            </w:rPr>
          </w:rPrChange>
        </w:rPr>
        <w:t xml:space="preserve"> </w:t>
      </w:r>
      <w:proofErr w:type="spellStart"/>
      <w:r w:rsidRPr="008B3D61">
        <w:rPr>
          <w:rFonts w:ascii="Times New Roman" w:eastAsia="Calibri" w:hAnsi="Times New Roman" w:cs="Times New Roman"/>
          <w:i/>
          <w:sz w:val="24"/>
          <w:szCs w:val="24"/>
        </w:rPr>
        <w:t>My</w:t>
      </w:r>
      <w:r w:rsidRPr="008B3D61">
        <w:rPr>
          <w:rFonts w:ascii="Times New Roman" w:eastAsia="Calibri" w:hAnsi="Times New Roman" w:cs="Times New Roman"/>
          <w:i/>
          <w:sz w:val="24"/>
          <w:szCs w:val="24"/>
          <w:rPrChange w:id="814" w:author="MARQUINHO" w:date="2006-10-30T10:21:00Z">
            <w:rPr>
              <w:rFonts w:ascii="Arial" w:hAnsi="Arial" w:cs="Arial"/>
              <w:sz w:val="24"/>
              <w:szCs w:val="24"/>
            </w:rPr>
          </w:rPrChange>
        </w:rPr>
        <w:t>SQL</w:t>
      </w:r>
      <w:proofErr w:type="spellEnd"/>
      <w:r w:rsidRPr="00BF299F">
        <w:rPr>
          <w:rFonts w:ascii="Times New Roman" w:eastAsia="Calibri" w:hAnsi="Times New Roman" w:cs="Times New Roman"/>
          <w:sz w:val="24"/>
          <w:szCs w:val="24"/>
          <w:rPrChange w:id="815" w:author="MARQUINHO" w:date="2006-10-30T10:21:00Z">
            <w:rPr>
              <w:rFonts w:ascii="Arial" w:hAnsi="Arial" w:cs="Arial"/>
              <w:sz w:val="24"/>
              <w:szCs w:val="24"/>
            </w:rPr>
          </w:rPrChange>
        </w:rPr>
        <w:t xml:space="preserve"> y </w:t>
      </w:r>
      <w:del w:id="816" w:author="MARQUINHO" w:date="2006-10-29T11:02:00Z">
        <w:r w:rsidRPr="00BF299F" w:rsidDel="00595541">
          <w:rPr>
            <w:rFonts w:ascii="Times New Roman" w:eastAsia="Calibri" w:hAnsi="Times New Roman" w:cs="Times New Roman"/>
            <w:sz w:val="24"/>
            <w:szCs w:val="24"/>
            <w:rPrChange w:id="817" w:author="MARQUINHO" w:date="2006-10-30T10:21:00Z">
              <w:rPr>
                <w:rFonts w:ascii="Arial" w:hAnsi="Arial" w:cs="Arial"/>
                <w:sz w:val="24"/>
                <w:szCs w:val="24"/>
              </w:rPr>
            </w:rPrChange>
          </w:rPr>
          <w:delText xml:space="preserve">Borland C o Visual Basic, </w:delText>
        </w:r>
      </w:del>
      <w:r w:rsidRPr="00BF299F">
        <w:rPr>
          <w:rFonts w:ascii="Times New Roman" w:eastAsia="Calibri" w:hAnsi="Times New Roman" w:cs="Times New Roman"/>
          <w:sz w:val="24"/>
          <w:szCs w:val="24"/>
          <w:rPrChange w:id="818" w:author="MARQUINHO" w:date="2006-10-30T10:21:00Z">
            <w:rPr>
              <w:rFonts w:ascii="Arial" w:hAnsi="Arial" w:cs="Arial"/>
              <w:sz w:val="24"/>
              <w:szCs w:val="24"/>
            </w:rPr>
          </w:rPrChange>
        </w:rPr>
        <w:t xml:space="preserve">Java. Por tal motivo este sistema </w:t>
      </w:r>
      <w:r w:rsidRPr="00BF299F">
        <w:rPr>
          <w:rFonts w:ascii="Times New Roman" w:eastAsia="Calibri" w:hAnsi="Times New Roman" w:cs="Times New Roman"/>
          <w:sz w:val="24"/>
          <w:szCs w:val="24"/>
        </w:rPr>
        <w:t>está</w:t>
      </w:r>
      <w:r w:rsidRPr="00BF299F">
        <w:rPr>
          <w:rFonts w:ascii="Times New Roman" w:eastAsia="Calibri" w:hAnsi="Times New Roman" w:cs="Times New Roman"/>
          <w:sz w:val="24"/>
          <w:szCs w:val="24"/>
          <w:rPrChange w:id="819" w:author="MARQUINHO" w:date="2006-10-30T10:21:00Z">
            <w:rPr>
              <w:rFonts w:ascii="Arial" w:hAnsi="Arial" w:cs="Arial"/>
              <w:sz w:val="24"/>
              <w:szCs w:val="24"/>
            </w:rPr>
          </w:rPrChange>
        </w:rPr>
        <w:t xml:space="preserve"> delimitado para aquell</w:t>
      </w:r>
      <w:ins w:id="820" w:author="MARQUINHO" w:date="2006-10-29T11:03:00Z">
        <w:r w:rsidRPr="00BF299F">
          <w:rPr>
            <w:rFonts w:ascii="Times New Roman" w:eastAsia="Calibri" w:hAnsi="Times New Roman" w:cs="Times New Roman"/>
            <w:sz w:val="24"/>
            <w:szCs w:val="24"/>
            <w:rPrChange w:id="821" w:author="MARQUINHO" w:date="2006-10-30T10:21:00Z">
              <w:rPr>
                <w:rFonts w:ascii="Arial" w:hAnsi="Arial" w:cs="Arial"/>
                <w:sz w:val="24"/>
                <w:szCs w:val="24"/>
              </w:rPr>
            </w:rPrChange>
          </w:rPr>
          <w:t>o</w:t>
        </w:r>
      </w:ins>
      <w:del w:id="822" w:author="MARQUINHO" w:date="2006-10-29T11:03:00Z">
        <w:r w:rsidRPr="00BF299F" w:rsidDel="00595541">
          <w:rPr>
            <w:rFonts w:ascii="Times New Roman" w:eastAsia="Calibri" w:hAnsi="Times New Roman" w:cs="Times New Roman"/>
            <w:sz w:val="24"/>
            <w:szCs w:val="24"/>
            <w:rPrChange w:id="823" w:author="MARQUINHO" w:date="2006-10-30T10:21:00Z">
              <w:rPr>
                <w:rFonts w:ascii="Arial" w:hAnsi="Arial" w:cs="Arial"/>
                <w:sz w:val="24"/>
                <w:szCs w:val="24"/>
              </w:rPr>
            </w:rPrChange>
          </w:rPr>
          <w:delText>a</w:delText>
        </w:r>
      </w:del>
      <w:r w:rsidRPr="00BF299F">
        <w:rPr>
          <w:rFonts w:ascii="Times New Roman" w:eastAsia="Calibri" w:hAnsi="Times New Roman" w:cs="Times New Roman"/>
          <w:sz w:val="24"/>
          <w:szCs w:val="24"/>
          <w:rPrChange w:id="824" w:author="MARQUINHO" w:date="2006-10-30T10:21:00Z">
            <w:rPr>
              <w:rFonts w:ascii="Arial" w:hAnsi="Arial" w:cs="Arial"/>
              <w:sz w:val="24"/>
              <w:szCs w:val="24"/>
            </w:rPr>
          </w:rPrChange>
        </w:rPr>
        <w:t xml:space="preserve">s </w:t>
      </w:r>
      <w:r w:rsidRPr="00BF299F">
        <w:rPr>
          <w:rFonts w:ascii="Times New Roman" w:eastAsia="Calibri" w:hAnsi="Times New Roman" w:cs="Times New Roman"/>
          <w:sz w:val="24"/>
          <w:szCs w:val="24"/>
        </w:rPr>
        <w:t>nutriólogos</w:t>
      </w:r>
      <w:del w:id="825" w:author="MARQUINHO" w:date="2006-10-29T11:03:00Z">
        <w:r w:rsidRPr="00BF299F" w:rsidDel="00595541">
          <w:rPr>
            <w:rFonts w:ascii="Times New Roman" w:eastAsia="Calibri" w:hAnsi="Times New Roman" w:cs="Times New Roman"/>
            <w:sz w:val="24"/>
            <w:szCs w:val="24"/>
            <w:rPrChange w:id="826" w:author="MARQUINHO" w:date="2006-10-30T10:21:00Z">
              <w:rPr>
                <w:rFonts w:ascii="Arial" w:hAnsi="Arial" w:cs="Arial"/>
                <w:sz w:val="24"/>
                <w:szCs w:val="24"/>
              </w:rPr>
            </w:rPrChange>
          </w:rPr>
          <w:delText>personas</w:delText>
        </w:r>
      </w:del>
      <w:r w:rsidRPr="00BF299F">
        <w:rPr>
          <w:rFonts w:ascii="Times New Roman" w:eastAsia="Calibri" w:hAnsi="Times New Roman" w:cs="Times New Roman"/>
          <w:sz w:val="24"/>
          <w:szCs w:val="24"/>
          <w:rPrChange w:id="827" w:author="MARQUINHO" w:date="2006-10-30T10:21:00Z">
            <w:rPr>
              <w:rFonts w:ascii="Arial" w:hAnsi="Arial" w:cs="Arial"/>
              <w:sz w:val="24"/>
              <w:szCs w:val="24"/>
            </w:rPr>
          </w:rPrChange>
        </w:rPr>
        <w:t xml:space="preserve"> que cuenten con una computadora.</w:t>
      </w:r>
      <w:r w:rsidRPr="00BF299F">
        <w:rPr>
          <w:rFonts w:ascii="Times New Roman" w:eastAsia="Calibri" w:hAnsi="Times New Roman" w:cs="Times New Roman"/>
          <w:sz w:val="24"/>
          <w:szCs w:val="24"/>
        </w:rPr>
        <w:t xml:space="preserve"> Y tanto para los usuarios que ya cuenten con un Smartphone y tenga sistema Android.</w:t>
      </w:r>
    </w:p>
    <w:p w:rsidR="00587CD8" w:rsidRPr="00BF299F" w:rsidRDefault="00E31374" w:rsidP="00AE03DC">
      <w:pPr>
        <w:pStyle w:val="Ttulo2"/>
        <w:rPr>
          <w:rFonts w:ascii="Times New Roman" w:hAnsi="Times New Roman" w:cs="Times New Roman"/>
          <w:sz w:val="24"/>
          <w:szCs w:val="24"/>
        </w:rPr>
      </w:pPr>
      <w:bookmarkStart w:id="828" w:name="_Toc421088242"/>
      <w:r w:rsidRPr="00BF299F">
        <w:rPr>
          <w:rFonts w:ascii="Times New Roman" w:eastAsiaTheme="minorEastAsia" w:hAnsi="Times New Roman" w:cs="Times New Roman"/>
          <w:sz w:val="24"/>
          <w:szCs w:val="24"/>
        </w:rPr>
        <w:t>3.4</w:t>
      </w:r>
      <w:r w:rsidR="00587CD8" w:rsidRPr="00BF299F">
        <w:rPr>
          <w:rFonts w:ascii="Times New Roman" w:eastAsiaTheme="minorEastAsia" w:hAnsi="Times New Roman" w:cs="Times New Roman"/>
          <w:sz w:val="24"/>
          <w:szCs w:val="24"/>
        </w:rPr>
        <w:t xml:space="preserve"> Análisis del Sistema</w:t>
      </w:r>
      <w:bookmarkEnd w:id="828"/>
    </w:p>
    <w:p w:rsidR="00587CD8" w:rsidRPr="00BF299F" w:rsidRDefault="00587CD8" w:rsidP="00587CD8">
      <w:pPr>
        <w:jc w:val="both"/>
        <w:rPr>
          <w:rFonts w:ascii="Times New Roman" w:hAnsi="Times New Roman" w:cs="Times New Roman"/>
          <w:sz w:val="24"/>
          <w:szCs w:val="24"/>
        </w:rPr>
      </w:pPr>
      <w:r w:rsidRPr="00BF299F">
        <w:rPr>
          <w:rFonts w:ascii="Times New Roman" w:eastAsia="Calibri" w:hAnsi="Times New Roman" w:cs="Times New Roman"/>
          <w:sz w:val="24"/>
          <w:szCs w:val="24"/>
        </w:rPr>
        <w:t>Este sistema está considerado principalmente para que pueda ser utilizado por los especialistas en nutrición que cuente con una computadora ya sea personal o compartida ya que cada nutriólogo tendrá su propio perfil. Así mismo para sus pacientes que cuente con un Smartphone con acceso a internet.</w:t>
      </w:r>
    </w:p>
    <w:p w:rsidR="00587CD8" w:rsidRPr="00BF299F" w:rsidRDefault="00587CD8" w:rsidP="00587CD8">
      <w:pPr>
        <w:jc w:val="both"/>
        <w:rPr>
          <w:rFonts w:ascii="Times New Roman" w:hAnsi="Times New Roman" w:cs="Times New Roman"/>
          <w:sz w:val="24"/>
          <w:szCs w:val="24"/>
        </w:rPr>
      </w:pPr>
      <w:r w:rsidRPr="00BF299F">
        <w:rPr>
          <w:rFonts w:ascii="Times New Roman" w:eastAsia="Calibri" w:hAnsi="Times New Roman" w:cs="Times New Roman"/>
          <w:sz w:val="24"/>
          <w:szCs w:val="24"/>
        </w:rPr>
        <w:t xml:space="preserve">Es un sistema web eficiente que es fácilmente manejable por cualquier persona con conocimientos de nutrición y valores nutrimentales  ya que las herramientas con que este  </w:t>
      </w:r>
      <w:r w:rsidRPr="00BF299F">
        <w:rPr>
          <w:rFonts w:ascii="Times New Roman" w:eastAsia="Calibri" w:hAnsi="Times New Roman" w:cs="Times New Roman"/>
          <w:sz w:val="24"/>
          <w:szCs w:val="24"/>
        </w:rPr>
        <w:lastRenderedPageBreak/>
        <w:t>está estructurado son claras y entendibles, buscando que sea utilizado en centros especializados en nutrición, y como se mencionó la aplicación móvil puede ser utilizado por las personas que cuenten con un Smartphone, simplemente con haber tenido una consulta con un nutriólogo que le proporcione una cuenta de usuario y contraseña, esto para saber su estado de salud, las cantidades nutrimentales que necesita y llevar su seguimiento personalizado.</w:t>
      </w:r>
    </w:p>
    <w:p w:rsidR="00587CD8" w:rsidRPr="00BF299F" w:rsidRDefault="00587CD8" w:rsidP="00587CD8">
      <w:pPr>
        <w:jc w:val="both"/>
        <w:rPr>
          <w:rFonts w:ascii="Times New Roman" w:hAnsi="Times New Roman" w:cs="Times New Roman"/>
          <w:sz w:val="24"/>
          <w:szCs w:val="24"/>
        </w:rPr>
      </w:pPr>
      <w:r w:rsidRPr="00BF299F">
        <w:rPr>
          <w:rFonts w:ascii="Times New Roman" w:eastAsia="Calibri" w:hAnsi="Times New Roman" w:cs="Times New Roman"/>
          <w:sz w:val="24"/>
          <w:szCs w:val="24"/>
        </w:rPr>
        <w:t>Es una aplicación web muy útil para el apoyo profesional de nutriólogo para gestionar sus expedientes, agilizar sus cálculos, controlar sus citas y hacer más eficientes sus consultas. Mientras la apli</w:t>
      </w:r>
      <w:r w:rsidR="008B3D61">
        <w:rPr>
          <w:rFonts w:ascii="Times New Roman" w:eastAsia="Calibri" w:hAnsi="Times New Roman" w:cs="Times New Roman"/>
          <w:sz w:val="24"/>
          <w:szCs w:val="24"/>
        </w:rPr>
        <w:t xml:space="preserve">cación móvil permite el manejo </w:t>
      </w:r>
      <w:r w:rsidRPr="00BF299F">
        <w:rPr>
          <w:rFonts w:ascii="Times New Roman" w:eastAsia="Calibri" w:hAnsi="Times New Roman" w:cs="Times New Roman"/>
          <w:sz w:val="24"/>
          <w:szCs w:val="24"/>
        </w:rPr>
        <w:t>y control de los valores nutrimentales que necesita específicamente por día, ya sea para controlar el sobrepeso, la desnutrición, la diabetes o simplemente para mantener una estética en el cuerpo.</w:t>
      </w:r>
    </w:p>
    <w:p w:rsidR="00587CD8" w:rsidRPr="00BF299F" w:rsidRDefault="00587CD8" w:rsidP="007E50FF">
      <w:pPr>
        <w:pStyle w:val="Ttulo2"/>
        <w:rPr>
          <w:ins w:id="829" w:author="Almondris Gonzalez" w:date="2015-05-18T23:56:00Z"/>
          <w:rFonts w:ascii="Times New Roman" w:hAnsi="Times New Roman" w:cs="Times New Roman"/>
          <w:sz w:val="24"/>
          <w:szCs w:val="24"/>
        </w:rPr>
      </w:pPr>
      <w:bookmarkStart w:id="830" w:name="_Toc421088243"/>
      <w:r w:rsidRPr="00BF299F">
        <w:rPr>
          <w:rFonts w:ascii="Times New Roman" w:eastAsiaTheme="minorEastAsia" w:hAnsi="Times New Roman" w:cs="Times New Roman"/>
          <w:sz w:val="24"/>
          <w:szCs w:val="24"/>
        </w:rPr>
        <w:t>3</w:t>
      </w:r>
      <w:ins w:id="831" w:author="Almondris Gonzalez" w:date="2015-05-18T23:22:00Z">
        <w:r w:rsidRPr="00BF299F">
          <w:rPr>
            <w:rFonts w:ascii="Times New Roman" w:eastAsiaTheme="minorEastAsia" w:hAnsi="Times New Roman" w:cs="Times New Roman"/>
            <w:sz w:val="24"/>
            <w:szCs w:val="24"/>
          </w:rPr>
          <w:t>.</w:t>
        </w:r>
      </w:ins>
      <w:r w:rsidR="00E31374" w:rsidRPr="00BF299F">
        <w:rPr>
          <w:rFonts w:ascii="Times New Roman" w:eastAsiaTheme="minorEastAsia" w:hAnsi="Times New Roman" w:cs="Times New Roman"/>
          <w:sz w:val="24"/>
          <w:szCs w:val="24"/>
        </w:rPr>
        <w:t>5</w:t>
      </w:r>
      <w:ins w:id="832" w:author="Almondris Gonzalez" w:date="2015-05-18T23:57:00Z">
        <w:r w:rsidRPr="00BF299F">
          <w:rPr>
            <w:rFonts w:ascii="Times New Roman" w:eastAsiaTheme="minorEastAsia" w:hAnsi="Times New Roman" w:cs="Times New Roman"/>
            <w:sz w:val="24"/>
            <w:szCs w:val="24"/>
          </w:rPr>
          <w:t xml:space="preserve"> </w:t>
        </w:r>
      </w:ins>
      <w:r w:rsidRPr="00BF299F">
        <w:rPr>
          <w:rFonts w:ascii="Times New Roman" w:eastAsiaTheme="minorEastAsia" w:hAnsi="Times New Roman" w:cs="Times New Roman"/>
          <w:sz w:val="24"/>
          <w:szCs w:val="24"/>
          <w:rPrChange w:id="833" w:author="Almondris Gonzalez" w:date="2015-05-18T23:57:00Z">
            <w:rPr>
              <w:rFonts w:asciiTheme="minorHAnsi" w:hAnsiTheme="minorHAnsi"/>
              <w:sz w:val="22"/>
              <w:szCs w:val="22"/>
            </w:rPr>
          </w:rPrChange>
        </w:rPr>
        <w:t>R</w:t>
      </w:r>
      <w:r w:rsidRPr="00BF299F">
        <w:rPr>
          <w:rFonts w:ascii="Times New Roman" w:eastAsiaTheme="minorEastAsia" w:hAnsi="Times New Roman" w:cs="Times New Roman"/>
          <w:sz w:val="24"/>
          <w:szCs w:val="24"/>
        </w:rPr>
        <w:t>equerimientos</w:t>
      </w:r>
      <w:r w:rsidRPr="00BF299F">
        <w:rPr>
          <w:rFonts w:ascii="Times New Roman" w:eastAsiaTheme="minorEastAsia" w:hAnsi="Times New Roman" w:cs="Times New Roman"/>
          <w:sz w:val="24"/>
          <w:szCs w:val="24"/>
          <w:rPrChange w:id="834" w:author="Almondris Gonzalez" w:date="2015-05-18T22:05:00Z">
            <w:rPr>
              <w:rFonts w:asciiTheme="minorHAnsi" w:hAnsiTheme="minorHAnsi"/>
              <w:sz w:val="22"/>
              <w:szCs w:val="22"/>
            </w:rPr>
          </w:rPrChange>
        </w:rPr>
        <w:t>.</w:t>
      </w:r>
      <w:bookmarkEnd w:id="830"/>
    </w:p>
    <w:p w:rsidR="00587CD8" w:rsidRPr="00BF299F" w:rsidRDefault="00587CD8">
      <w:pPr>
        <w:rPr>
          <w:ins w:id="835" w:author="Almondris Gonzalez" w:date="2015-05-13T14:19:00Z"/>
          <w:rFonts w:ascii="Times New Roman" w:hAnsi="Times New Roman" w:cs="Times New Roman"/>
          <w:sz w:val="24"/>
          <w:szCs w:val="24"/>
        </w:rPr>
        <w:pPrChange w:id="836" w:author="Almondris Gonzalez" w:date="2015-05-18T23:56:00Z">
          <w:pPr>
            <w:pStyle w:val="Ttulo1"/>
          </w:pPr>
        </w:pPrChange>
      </w:pPr>
      <w:ins w:id="837" w:author="Almondris Gonzalez" w:date="2015-05-18T23:56:00Z">
        <w:r w:rsidRPr="00BF299F">
          <w:rPr>
            <w:rFonts w:ascii="Times New Roman" w:hAnsi="Times New Roman" w:cs="Times New Roman"/>
            <w:sz w:val="24"/>
            <w:szCs w:val="24"/>
          </w:rPr>
          <w:t>Los requerimientos son declaraciones que identifican atributos, características, capacidades, cualidade</w:t>
        </w:r>
      </w:ins>
      <w:r w:rsidR="008B3D61">
        <w:rPr>
          <w:rFonts w:ascii="Times New Roman" w:hAnsi="Times New Roman" w:cs="Times New Roman"/>
          <w:sz w:val="24"/>
          <w:szCs w:val="24"/>
        </w:rPr>
        <w:t>s</w:t>
      </w:r>
      <w:ins w:id="838" w:author="Almondris Gonzalez" w:date="2015-05-18T23:56:00Z">
        <w:r w:rsidRPr="00BF299F">
          <w:rPr>
            <w:rFonts w:ascii="Times New Roman" w:hAnsi="Times New Roman" w:cs="Times New Roman"/>
            <w:sz w:val="24"/>
            <w:szCs w:val="24"/>
          </w:rPr>
          <w:t xml:space="preserve"> que necesita cumplir un sistema de información (o un </w:t>
        </w:r>
        <w:r w:rsidRPr="00BF299F">
          <w:rPr>
            <w:rFonts w:ascii="Times New Roman" w:hAnsi="Times New Roman" w:cs="Times New Roman"/>
            <w:i/>
            <w:sz w:val="24"/>
            <w:szCs w:val="24"/>
            <w:rPrChange w:id="839" w:author="Almondris Gonzalez" w:date="2015-05-18T23:56:00Z">
              <w:rPr>
                <w:b/>
                <w:bCs/>
                <w:sz w:val="28"/>
                <w:szCs w:val="28"/>
              </w:rPr>
            </w:rPrChange>
          </w:rPr>
          <w:t>software</w:t>
        </w:r>
        <w:r w:rsidRPr="00BF299F">
          <w:rPr>
            <w:rFonts w:ascii="Times New Roman" w:hAnsi="Times New Roman" w:cs="Times New Roman"/>
            <w:sz w:val="24"/>
            <w:szCs w:val="24"/>
          </w:rPr>
          <w:t xml:space="preserve">) para que tenga valor y utilidad para el usuario. En otras palabras, los requerimientos muestran qué elementos y funciones son necesarias para el desarrollo de un proyecto []. Los cuales se detallan en este </w:t>
        </w:r>
      </w:ins>
      <w:r w:rsidRPr="00BF299F">
        <w:rPr>
          <w:rFonts w:ascii="Times New Roman" w:hAnsi="Times New Roman" w:cs="Times New Roman"/>
          <w:sz w:val="24"/>
          <w:szCs w:val="24"/>
        </w:rPr>
        <w:t>Capítulo</w:t>
      </w:r>
      <w:ins w:id="840" w:author="Almondris Gonzalez" w:date="2015-05-18T23:56:00Z">
        <w:r w:rsidRPr="00BF299F">
          <w:rPr>
            <w:rFonts w:ascii="Times New Roman" w:hAnsi="Times New Roman" w:cs="Times New Roman"/>
            <w:sz w:val="24"/>
            <w:szCs w:val="24"/>
          </w:rPr>
          <w:t>.</w:t>
        </w:r>
      </w:ins>
    </w:p>
    <w:p w:rsidR="00587CD8" w:rsidRPr="00BF299F" w:rsidDel="00864EB8" w:rsidRDefault="00587CD8" w:rsidP="00587CD8">
      <w:pPr>
        <w:pStyle w:val="Ttulo1"/>
        <w:rPr>
          <w:del w:id="841" w:author="Almondris Gonzalez" w:date="2015-05-18T23:56:00Z"/>
          <w:rFonts w:ascii="Times New Roman" w:hAnsi="Times New Roman" w:cs="Times New Roman"/>
          <w:sz w:val="24"/>
          <w:szCs w:val="24"/>
        </w:rPr>
      </w:pPr>
    </w:p>
    <w:p w:rsidR="00587CD8" w:rsidRPr="00BF299F" w:rsidRDefault="00587CD8" w:rsidP="007E50FF">
      <w:pPr>
        <w:pStyle w:val="Ttulo3"/>
        <w:rPr>
          <w:rFonts w:ascii="Times New Roman" w:hAnsi="Times New Roman" w:cs="Times New Roman"/>
          <w:rPrChange w:id="842" w:author="Almondris Gonzalez" w:date="2015-05-18T22:05:00Z">
            <w:rPr/>
          </w:rPrChange>
        </w:rPr>
      </w:pPr>
      <w:bookmarkStart w:id="843" w:name="_Toc421088244"/>
      <w:r w:rsidRPr="00BF299F">
        <w:rPr>
          <w:rFonts w:ascii="Times New Roman" w:eastAsiaTheme="minorEastAsia" w:hAnsi="Times New Roman" w:cs="Times New Roman"/>
        </w:rPr>
        <w:t>3</w:t>
      </w:r>
      <w:ins w:id="844" w:author="Almondris Gonzalez" w:date="2015-05-18T23:22:00Z">
        <w:r w:rsidRPr="00BF299F">
          <w:rPr>
            <w:rFonts w:ascii="Times New Roman" w:eastAsiaTheme="minorEastAsia" w:hAnsi="Times New Roman" w:cs="Times New Roman"/>
          </w:rPr>
          <w:t>.</w:t>
        </w:r>
      </w:ins>
      <w:r w:rsidR="00E31374" w:rsidRPr="00BF299F">
        <w:rPr>
          <w:rFonts w:ascii="Times New Roman" w:eastAsiaTheme="minorEastAsia" w:hAnsi="Times New Roman" w:cs="Times New Roman"/>
        </w:rPr>
        <w:t>5</w:t>
      </w:r>
      <w:ins w:id="845" w:author="Almondris Gonzalez" w:date="2015-05-18T23:22:00Z">
        <w:r w:rsidRPr="00BF299F">
          <w:rPr>
            <w:rFonts w:ascii="Times New Roman" w:eastAsiaTheme="minorEastAsia" w:hAnsi="Times New Roman" w:cs="Times New Roman"/>
          </w:rPr>
          <w:t xml:space="preserve">.1 </w:t>
        </w:r>
      </w:ins>
      <w:r w:rsidRPr="00BF299F">
        <w:rPr>
          <w:rFonts w:ascii="Times New Roman" w:eastAsiaTheme="minorEastAsia" w:hAnsi="Times New Roman" w:cs="Times New Roman"/>
          <w:rPrChange w:id="846" w:author="Almondris Gonzalez" w:date="2015-05-18T23:57:00Z">
            <w:rPr/>
          </w:rPrChange>
        </w:rPr>
        <w:t>Requerimientos</w:t>
      </w:r>
      <w:r w:rsidRPr="00BF299F">
        <w:rPr>
          <w:rFonts w:ascii="Times New Roman" w:eastAsiaTheme="minorEastAsia" w:hAnsi="Times New Roman" w:cs="Times New Roman"/>
        </w:rPr>
        <w:t xml:space="preserve"> de la aplicación</w:t>
      </w:r>
      <w:r w:rsidRPr="00BF299F">
        <w:rPr>
          <w:rFonts w:ascii="Times New Roman" w:eastAsiaTheme="minorEastAsia" w:hAnsi="Times New Roman" w:cs="Times New Roman"/>
          <w:rPrChange w:id="847" w:author="Almondris Gonzalez" w:date="2015-05-18T23:57:00Z">
            <w:rPr/>
          </w:rPrChange>
        </w:rPr>
        <w:t xml:space="preserve"> Web</w:t>
      </w:r>
      <w:r w:rsidRPr="00BF299F">
        <w:rPr>
          <w:rFonts w:ascii="Times New Roman" w:eastAsiaTheme="minorEastAsia" w:hAnsi="Times New Roman" w:cs="Times New Roman"/>
          <w:rPrChange w:id="848" w:author="Almondris Gonzalez" w:date="2015-05-18T22:05:00Z">
            <w:rPr/>
          </w:rPrChange>
        </w:rPr>
        <w:t>.</w:t>
      </w:r>
      <w:bookmarkEnd w:id="843"/>
      <w:ins w:id="849" w:author="Almondris Gonzalez" w:date="2015-05-18T23:55:00Z">
        <w:r w:rsidRPr="00BF299F">
          <w:rPr>
            <w:rFonts w:ascii="Times New Roman" w:hAnsi="Times New Roman" w:cs="Times New Roman"/>
          </w:rPr>
          <w:tab/>
        </w:r>
      </w:ins>
    </w:p>
    <w:p w:rsidR="00587CD8" w:rsidRPr="00BF299F" w:rsidRDefault="008B3D61" w:rsidP="00587CD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continuación se </w:t>
      </w:r>
      <w:r w:rsidR="00587CD8" w:rsidRPr="00BF299F">
        <w:rPr>
          <w:rFonts w:ascii="Times New Roman" w:hAnsi="Times New Roman" w:cs="Times New Roman"/>
          <w:color w:val="000000" w:themeColor="text1"/>
          <w:sz w:val="24"/>
          <w:szCs w:val="24"/>
        </w:rPr>
        <w:t>mostrar</w:t>
      </w:r>
      <w:ins w:id="850" w:author="Almondris Gonzalez" w:date="2015-05-13T14:19:00Z">
        <w:r w:rsidR="00587CD8" w:rsidRPr="00BF299F">
          <w:rPr>
            <w:rFonts w:ascii="Times New Roman" w:hAnsi="Times New Roman" w:cs="Times New Roman"/>
            <w:color w:val="000000" w:themeColor="text1"/>
            <w:sz w:val="24"/>
            <w:szCs w:val="24"/>
          </w:rPr>
          <w:t>á</w:t>
        </w:r>
      </w:ins>
      <w:del w:id="851" w:author="Almondris Gonzalez" w:date="2015-05-13T14:19:00Z">
        <w:r w:rsidR="00587CD8" w:rsidRPr="00BF299F" w:rsidDel="006172C0">
          <w:rPr>
            <w:rFonts w:ascii="Times New Roman" w:hAnsi="Times New Roman" w:cs="Times New Roman"/>
            <w:color w:val="000000" w:themeColor="text1"/>
            <w:sz w:val="24"/>
            <w:szCs w:val="24"/>
          </w:rPr>
          <w:delText>a</w:delText>
        </w:r>
      </w:del>
      <w:r w:rsidR="00587CD8" w:rsidRPr="00BF299F">
        <w:rPr>
          <w:rFonts w:ascii="Times New Roman" w:hAnsi="Times New Roman" w:cs="Times New Roman"/>
          <w:color w:val="000000" w:themeColor="text1"/>
          <w:sz w:val="24"/>
          <w:szCs w:val="24"/>
        </w:rPr>
        <w:t>n los requerimient</w:t>
      </w:r>
      <w:r w:rsidR="00612A56">
        <w:rPr>
          <w:rFonts w:ascii="Times New Roman" w:hAnsi="Times New Roman" w:cs="Times New Roman"/>
          <w:color w:val="000000" w:themeColor="text1"/>
          <w:sz w:val="24"/>
          <w:szCs w:val="24"/>
        </w:rPr>
        <w:t>os Funcionales y No Funcionales</w:t>
      </w:r>
      <w:r w:rsidR="00587CD8" w:rsidRPr="00BF299F">
        <w:rPr>
          <w:rFonts w:ascii="Times New Roman" w:hAnsi="Times New Roman" w:cs="Times New Roman"/>
          <w:color w:val="000000" w:themeColor="text1"/>
          <w:sz w:val="24"/>
          <w:szCs w:val="24"/>
        </w:rPr>
        <w:t xml:space="preserve"> para la aplicación</w:t>
      </w:r>
      <w:del w:id="852" w:author="Almondris Gonzalez" w:date="2015-05-18T23:33:00Z">
        <w:r w:rsidR="00587CD8" w:rsidRPr="00BF299F" w:rsidDel="006872FA">
          <w:rPr>
            <w:rFonts w:ascii="Times New Roman" w:hAnsi="Times New Roman" w:cs="Times New Roman"/>
            <w:color w:val="000000" w:themeColor="text1"/>
            <w:sz w:val="24"/>
            <w:szCs w:val="24"/>
          </w:rPr>
          <w:delText>aplicació</w:delText>
        </w:r>
      </w:del>
      <w:del w:id="853" w:author="Almondris Gonzalez" w:date="2015-05-18T23:32:00Z">
        <w:r w:rsidR="00587CD8" w:rsidRPr="00BF299F" w:rsidDel="006872FA">
          <w:rPr>
            <w:rFonts w:ascii="Times New Roman" w:hAnsi="Times New Roman" w:cs="Times New Roman"/>
            <w:color w:val="000000" w:themeColor="text1"/>
            <w:sz w:val="24"/>
            <w:szCs w:val="24"/>
          </w:rPr>
          <w:delText>n</w:delText>
        </w:r>
      </w:del>
      <w:r w:rsidR="00587CD8" w:rsidRPr="00BF299F">
        <w:rPr>
          <w:rFonts w:ascii="Times New Roman" w:hAnsi="Times New Roman" w:cs="Times New Roman"/>
          <w:color w:val="000000" w:themeColor="text1"/>
          <w:sz w:val="24"/>
          <w:szCs w:val="24"/>
        </w:rPr>
        <w:t xml:space="preserve"> Web</w:t>
      </w:r>
      <w:ins w:id="854" w:author="Almondris Gonzalez" w:date="2015-05-18T23:57:00Z">
        <w:r w:rsidR="00587CD8" w:rsidRPr="00BF299F">
          <w:rPr>
            <w:rFonts w:ascii="Times New Roman" w:hAnsi="Times New Roman" w:cs="Times New Roman"/>
            <w:color w:val="000000" w:themeColor="text1"/>
            <w:sz w:val="24"/>
            <w:szCs w:val="24"/>
          </w:rPr>
          <w:t xml:space="preserve"> que serán realizados por el </w:t>
        </w:r>
      </w:ins>
      <w:ins w:id="855" w:author="Almondris Gonzalez" w:date="2015-05-19T00:02:00Z">
        <w:r w:rsidR="00587CD8" w:rsidRPr="00BF299F">
          <w:rPr>
            <w:rFonts w:ascii="Times New Roman" w:hAnsi="Times New Roman" w:cs="Times New Roman"/>
            <w:color w:val="000000" w:themeColor="text1"/>
            <w:sz w:val="24"/>
            <w:szCs w:val="24"/>
          </w:rPr>
          <w:t xml:space="preserve">Nutriólogo y del </w:t>
        </w:r>
      </w:ins>
      <w:r w:rsidR="00587CD8" w:rsidRPr="00BF299F">
        <w:rPr>
          <w:rFonts w:ascii="Times New Roman" w:hAnsi="Times New Roman" w:cs="Times New Roman"/>
          <w:color w:val="000000" w:themeColor="text1"/>
          <w:sz w:val="24"/>
          <w:szCs w:val="24"/>
        </w:rPr>
        <w:t>Administrador.</w:t>
      </w:r>
    </w:p>
    <w:p w:rsidR="00587CD8" w:rsidRPr="00BF299F" w:rsidRDefault="00587CD8" w:rsidP="009C7528">
      <w:pPr>
        <w:pStyle w:val="Ttulo3"/>
        <w:rPr>
          <w:rFonts w:eastAsia="Arial"/>
        </w:rPr>
      </w:pPr>
      <w:r w:rsidRPr="00BF299F">
        <w:rPr>
          <w:rFonts w:eastAsia="Arial"/>
        </w:rPr>
        <w:t xml:space="preserve"> </w:t>
      </w:r>
      <w:bookmarkStart w:id="856" w:name="_Toc421088245"/>
      <w:r w:rsidR="00E31374" w:rsidRPr="00BF299F">
        <w:t>3.5</w:t>
      </w:r>
      <w:r w:rsidR="007E50FF" w:rsidRPr="00BF299F">
        <w:t>.1.1</w:t>
      </w:r>
      <w:r w:rsidRPr="00BF299F">
        <w:t xml:space="preserve"> </w:t>
      </w:r>
      <w:r w:rsidRPr="00BF299F">
        <w:rPr>
          <w:rFonts w:eastAsia="Arial"/>
        </w:rPr>
        <w:t>Requerimientos Funcionales</w:t>
      </w:r>
      <w:bookmarkEnd w:id="856"/>
      <w:r w:rsidRPr="00BF299F">
        <w:rPr>
          <w:rFonts w:eastAsia="Arial"/>
        </w:rPr>
        <w:t xml:space="preserve"> </w:t>
      </w:r>
    </w:p>
    <w:p w:rsidR="00587CD8" w:rsidRPr="00BF299F" w:rsidRDefault="00587CD8" w:rsidP="00587CD8">
      <w:pPr>
        <w:jc w:val="both"/>
        <w:rPr>
          <w:rFonts w:ascii="Times New Roman" w:hAnsi="Times New Roman" w:cs="Times New Roman"/>
          <w:color w:val="000000" w:themeColor="text1"/>
          <w:sz w:val="24"/>
          <w:szCs w:val="24"/>
        </w:rPr>
      </w:pPr>
      <w:ins w:id="857" w:author="Almondris Gonzalez" w:date="2015-05-13T14:20:00Z">
        <w:r w:rsidRPr="00BF299F">
          <w:rPr>
            <w:rFonts w:ascii="Times New Roman" w:hAnsi="Times New Roman" w:cs="Times New Roman"/>
            <w:color w:val="000000" w:themeColor="text1"/>
            <w:sz w:val="24"/>
            <w:szCs w:val="24"/>
            <w:rPrChange w:id="858" w:author="Almondris Gonzalez" w:date="2015-05-19T00:03:00Z">
              <w:rPr>
                <w:rFonts w:cs="Arial"/>
                <w:b/>
                <w:color w:val="000000" w:themeColor="text1"/>
                <w:highlight w:val="yellow"/>
              </w:rPr>
            </w:rPrChange>
          </w:rPr>
          <w:t>En la Tabla</w:t>
        </w:r>
      </w:ins>
      <w:ins w:id="859" w:author="Almondris Gonzalez" w:date="2015-05-18T23:58:00Z">
        <w:r w:rsidRPr="00BF299F">
          <w:rPr>
            <w:rFonts w:ascii="Times New Roman" w:hAnsi="Times New Roman" w:cs="Times New Roman"/>
            <w:color w:val="000000" w:themeColor="text1"/>
            <w:sz w:val="24"/>
            <w:szCs w:val="24"/>
            <w:rPrChange w:id="860" w:author="Almondris Gonzalez" w:date="2015-05-19T00:03:00Z">
              <w:rPr>
                <w:rFonts w:cs="Arial"/>
                <w:b/>
                <w:color w:val="000000" w:themeColor="text1"/>
                <w:highlight w:val="yellow"/>
              </w:rPr>
            </w:rPrChange>
          </w:rPr>
          <w:t xml:space="preserve"> </w:t>
        </w:r>
      </w:ins>
      <w:r w:rsidR="009C7528">
        <w:rPr>
          <w:rFonts w:ascii="Times New Roman" w:hAnsi="Times New Roman" w:cs="Times New Roman"/>
          <w:color w:val="000000" w:themeColor="text1"/>
          <w:sz w:val="24"/>
          <w:szCs w:val="24"/>
        </w:rPr>
        <w:t>1</w:t>
      </w:r>
      <w:ins w:id="861" w:author="Almondris Gonzalez" w:date="2015-05-18T23:58:00Z">
        <w:r w:rsidRPr="00BF299F">
          <w:rPr>
            <w:rFonts w:ascii="Times New Roman" w:hAnsi="Times New Roman" w:cs="Times New Roman"/>
            <w:color w:val="000000" w:themeColor="text1"/>
            <w:sz w:val="24"/>
            <w:szCs w:val="24"/>
            <w:rPrChange w:id="862" w:author="Almondris Gonzalez" w:date="2015-05-19T00:03:00Z">
              <w:rPr>
                <w:rFonts w:cs="Arial"/>
                <w:b/>
                <w:color w:val="000000" w:themeColor="text1"/>
                <w:highlight w:val="yellow"/>
              </w:rPr>
            </w:rPrChange>
          </w:rPr>
          <w:t>2 Mostramos los requerimientos Funcionales.</w:t>
        </w:r>
      </w:ins>
      <w:ins w:id="863" w:author="Almondris Gonzalez" w:date="2015-05-13T14:20:00Z">
        <w:r w:rsidRPr="00BF299F">
          <w:rPr>
            <w:rFonts w:ascii="Times New Roman" w:hAnsi="Times New Roman" w:cs="Times New Roman"/>
            <w:color w:val="000000" w:themeColor="text1"/>
            <w:sz w:val="24"/>
            <w:szCs w:val="24"/>
            <w:rPrChange w:id="864" w:author="Almondris Gonzalez" w:date="2015-05-19T00:03:00Z">
              <w:rPr>
                <w:rFonts w:cs="Arial"/>
                <w:b/>
                <w:color w:val="000000" w:themeColor="text1"/>
                <w:highlight w:val="yellow"/>
              </w:rPr>
            </w:rPrChange>
          </w:rPr>
          <w:t xml:space="preserve"> </w:t>
        </w:r>
      </w:ins>
      <w:ins w:id="865" w:author="Almondris Gonzalez" w:date="2015-05-18T23:58:00Z">
        <w:r w:rsidRPr="00BF299F">
          <w:rPr>
            <w:rFonts w:ascii="Times New Roman" w:hAnsi="Times New Roman" w:cs="Times New Roman"/>
            <w:color w:val="000000" w:themeColor="text1"/>
            <w:sz w:val="24"/>
            <w:szCs w:val="24"/>
          </w:rPr>
          <w:t xml:space="preserve"> </w:t>
        </w:r>
      </w:ins>
    </w:p>
    <w:p w:rsidR="00A922DF" w:rsidRPr="00BF299F" w:rsidRDefault="00A922DF" w:rsidP="00587CD8">
      <w:pPr>
        <w:jc w:val="both"/>
        <w:rPr>
          <w:rFonts w:ascii="Times New Roman" w:hAnsi="Times New Roman" w:cs="Times New Roman"/>
          <w:color w:val="000000" w:themeColor="text1"/>
          <w:sz w:val="24"/>
          <w:szCs w:val="24"/>
        </w:rPr>
      </w:pPr>
    </w:p>
    <w:tbl>
      <w:tblPr>
        <w:tblStyle w:val="Tabladecuadrcula4-nfasis11"/>
        <w:tblW w:w="0" w:type="auto"/>
        <w:tblLook w:val="04A0" w:firstRow="1" w:lastRow="0" w:firstColumn="1" w:lastColumn="0" w:noHBand="0" w:noVBand="1"/>
      </w:tblPr>
      <w:tblGrid>
        <w:gridCol w:w="846"/>
        <w:gridCol w:w="7982"/>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ID</w:t>
            </w:r>
          </w:p>
        </w:tc>
        <w:tc>
          <w:tcPr>
            <w:tcW w:w="7982" w:type="dxa"/>
          </w:tcPr>
          <w:p w:rsidR="00587CD8" w:rsidRPr="00BF299F" w:rsidRDefault="00587CD8" w:rsidP="00587C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Descripción</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color w:val="000000" w:themeColor="text1"/>
                <w:sz w:val="24"/>
                <w:szCs w:val="24"/>
              </w:rPr>
            </w:pPr>
            <w:ins w:id="866" w:author="Almondris Gonzalez" w:date="2015-05-19T00:02:00Z">
              <w:r w:rsidRPr="00BF299F">
                <w:rPr>
                  <w:rFonts w:ascii="Times New Roman" w:hAnsi="Times New Roman" w:cs="Times New Roman"/>
                  <w:color w:val="000000" w:themeColor="text1"/>
                  <w:sz w:val="24"/>
                  <w:szCs w:val="24"/>
                </w:rPr>
                <w:t>RF</w:t>
              </w:r>
            </w:ins>
          </w:p>
        </w:tc>
        <w:tc>
          <w:tcPr>
            <w:tcW w:w="7982" w:type="dxa"/>
          </w:tcPr>
          <w:p w:rsidR="00587CD8" w:rsidRPr="00BF299F" w:rsidRDefault="00587CD8" w:rsidP="00587C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w:t>
            </w:r>
            <w:ins w:id="867" w:author="Almondris Gonzalez" w:date="2015-05-19T00:02:00Z">
              <w:r w:rsidRPr="00BF299F">
                <w:rPr>
                  <w:rFonts w:ascii="Times New Roman" w:hAnsi="Times New Roman" w:cs="Times New Roman"/>
                  <w:color w:val="000000" w:themeColor="text1"/>
                  <w:sz w:val="24"/>
                  <w:szCs w:val="24"/>
                </w:rPr>
                <w:t xml:space="preserve">l Administrador </w:t>
              </w:r>
            </w:ins>
            <w:ins w:id="868" w:author="Almondris Gonzalez" w:date="2015-05-19T00:03:00Z">
              <w:r w:rsidRPr="00BF299F">
                <w:rPr>
                  <w:rFonts w:ascii="Times New Roman" w:hAnsi="Times New Roman" w:cs="Times New Roman"/>
                  <w:color w:val="000000" w:themeColor="text1"/>
                  <w:sz w:val="24"/>
                  <w:szCs w:val="24"/>
                </w:rPr>
                <w:t xml:space="preserve"> dar</w:t>
              </w:r>
            </w:ins>
            <w:r w:rsidRPr="00BF299F">
              <w:rPr>
                <w:rFonts w:ascii="Times New Roman" w:hAnsi="Times New Roman" w:cs="Times New Roman"/>
                <w:color w:val="000000" w:themeColor="text1"/>
                <w:sz w:val="24"/>
                <w:szCs w:val="24"/>
              </w:rPr>
              <w:t>á</w:t>
            </w:r>
            <w:ins w:id="869" w:author="Almondris Gonzalez" w:date="2015-05-19T00:03:00Z">
              <w:r w:rsidRPr="00BF299F">
                <w:rPr>
                  <w:rFonts w:ascii="Times New Roman" w:hAnsi="Times New Roman" w:cs="Times New Roman"/>
                  <w:color w:val="000000" w:themeColor="text1"/>
                  <w:sz w:val="24"/>
                  <w:szCs w:val="24"/>
                </w:rPr>
                <w:t xml:space="preserve"> de Alta a un </w:t>
              </w:r>
            </w:ins>
            <w:r w:rsidRPr="00BF299F">
              <w:rPr>
                <w:rFonts w:ascii="Times New Roman" w:hAnsi="Times New Roman" w:cs="Times New Roman"/>
                <w:color w:val="000000" w:themeColor="text1"/>
                <w:sz w:val="24"/>
                <w:szCs w:val="24"/>
              </w:rPr>
              <w:t>nutriólogo</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RF1</w:t>
            </w:r>
          </w:p>
        </w:tc>
        <w:tc>
          <w:tcPr>
            <w:tcW w:w="7982" w:type="dxa"/>
          </w:tcPr>
          <w:p w:rsidR="00587CD8" w:rsidRPr="00BF299F" w:rsidRDefault="00587CD8" w:rsidP="00587C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del w:id="870" w:author="Almondris Gonzalez" w:date="2015-05-18T23:58:00Z">
              <w:r w:rsidRPr="00BF299F" w:rsidDel="00864EB8">
                <w:rPr>
                  <w:rFonts w:ascii="Times New Roman" w:hAnsi="Times New Roman" w:cs="Times New Roman"/>
                  <w:color w:val="141823"/>
                  <w:sz w:val="24"/>
                  <w:szCs w:val="24"/>
                  <w:highlight w:val="yellow"/>
                  <w:shd w:val="clear" w:color="auto" w:fill="FFFFFF"/>
                  <w:rPrChange w:id="871" w:author="Almondris Gonzalez" w:date="2015-05-18T22:05:00Z">
                    <w:rPr>
                      <w:rFonts w:ascii="Helvetica" w:hAnsi="Helvetica" w:cs="Helvetica"/>
                      <w:color w:val="141823"/>
                      <w:sz w:val="21"/>
                      <w:szCs w:val="21"/>
                      <w:shd w:val="clear" w:color="auto" w:fill="FFFFFF"/>
                    </w:rPr>
                  </w:rPrChange>
                </w:rPr>
                <w:delText>El nutriólogo</w:delText>
              </w:r>
              <w:r w:rsidRPr="00BF299F" w:rsidDel="00864EB8">
                <w:rPr>
                  <w:rFonts w:ascii="Times New Roman" w:hAnsi="Times New Roman" w:cs="Times New Roman"/>
                  <w:color w:val="141823"/>
                  <w:sz w:val="24"/>
                  <w:szCs w:val="24"/>
                  <w:shd w:val="clear" w:color="auto" w:fill="FFFFFF"/>
                  <w:rPrChange w:id="872" w:author="Almondris Gonzalez" w:date="2015-05-18T22:05:00Z">
                    <w:rPr>
                      <w:rFonts w:ascii="Helvetica" w:hAnsi="Helvetica" w:cs="Helvetica"/>
                      <w:color w:val="141823"/>
                      <w:sz w:val="21"/>
                      <w:szCs w:val="21"/>
                      <w:shd w:val="clear" w:color="auto" w:fill="FFFFFF"/>
                    </w:rPr>
                  </w:rPrChange>
                </w:rPr>
                <w:delText xml:space="preserve"> </w:delText>
              </w:r>
              <w:r w:rsidRPr="00BF299F" w:rsidDel="00864EB8">
                <w:rPr>
                  <w:rFonts w:ascii="Times New Roman" w:hAnsi="Times New Roman" w:cs="Times New Roman"/>
                  <w:color w:val="141823"/>
                  <w:sz w:val="24"/>
                  <w:szCs w:val="24"/>
                  <w:highlight w:val="yellow"/>
                  <w:shd w:val="clear" w:color="auto" w:fill="FFFFFF"/>
                  <w:rPrChange w:id="873" w:author="Almondris Gonzalez" w:date="2015-05-18T22:05:00Z">
                    <w:rPr>
                      <w:rFonts w:ascii="Helvetica" w:hAnsi="Helvetica" w:cs="Helvetica"/>
                      <w:color w:val="141823"/>
                      <w:sz w:val="21"/>
                      <w:szCs w:val="21"/>
                      <w:shd w:val="clear" w:color="auto" w:fill="FFFFFF"/>
                    </w:rPr>
                  </w:rPrChange>
                </w:rPr>
                <w:delText>podrá</w:delText>
              </w:r>
              <w:r w:rsidRPr="00BF299F" w:rsidDel="00864EB8">
                <w:rPr>
                  <w:rFonts w:ascii="Times New Roman" w:hAnsi="Times New Roman" w:cs="Times New Roman"/>
                  <w:color w:val="141823"/>
                  <w:sz w:val="24"/>
                  <w:szCs w:val="24"/>
                  <w:shd w:val="clear" w:color="auto" w:fill="FFFFFF"/>
                  <w:rPrChange w:id="874" w:author="Almondris Gonzalez" w:date="2015-05-18T22:05:00Z">
                    <w:rPr>
                      <w:rFonts w:ascii="Helvetica" w:hAnsi="Helvetica" w:cs="Helvetica"/>
                      <w:color w:val="141823"/>
                      <w:sz w:val="21"/>
                      <w:szCs w:val="21"/>
                      <w:shd w:val="clear" w:color="auto" w:fill="FFFFFF"/>
                    </w:rPr>
                  </w:rPrChange>
                </w:rPr>
                <w:delText xml:space="preserve"> </w:delText>
              </w:r>
            </w:del>
            <w:r w:rsidRPr="00BF299F">
              <w:rPr>
                <w:rFonts w:ascii="Times New Roman" w:hAnsi="Times New Roman" w:cs="Times New Roman"/>
                <w:color w:val="141823"/>
                <w:sz w:val="24"/>
                <w:szCs w:val="24"/>
                <w:shd w:val="clear" w:color="auto" w:fill="FFFFFF"/>
              </w:rPr>
              <w:t>Accederá</w:t>
            </w:r>
            <w:r w:rsidRPr="00BF299F">
              <w:rPr>
                <w:rFonts w:ascii="Times New Roman" w:hAnsi="Times New Roman" w:cs="Times New Roman"/>
                <w:color w:val="141823"/>
                <w:sz w:val="24"/>
                <w:szCs w:val="24"/>
                <w:shd w:val="clear" w:color="auto" w:fill="FFFFFF"/>
                <w:rPrChange w:id="875" w:author="Almondris Gonzalez" w:date="2015-05-18T22:05:00Z">
                  <w:rPr>
                    <w:rFonts w:ascii="Helvetica" w:hAnsi="Helvetica" w:cs="Helvetica"/>
                    <w:color w:val="141823"/>
                    <w:sz w:val="21"/>
                    <w:szCs w:val="21"/>
                    <w:shd w:val="clear" w:color="auto" w:fill="FFFFFF"/>
                  </w:rPr>
                </w:rPrChange>
              </w:rPr>
              <w:t xml:space="preserve"> al sistema con un usuario y contraseña</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RF2</w:t>
            </w:r>
          </w:p>
        </w:tc>
        <w:tc>
          <w:tcPr>
            <w:tcW w:w="7982" w:type="dxa"/>
          </w:tcPr>
          <w:p w:rsidR="00587CD8" w:rsidRPr="00BF299F" w:rsidRDefault="00587CD8" w:rsidP="00587CD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del w:id="876" w:author="Almondris Gonzalez" w:date="2015-05-18T23:59:00Z">
              <w:r w:rsidRPr="00BF299F" w:rsidDel="00864EB8">
                <w:rPr>
                  <w:rFonts w:ascii="Times New Roman" w:hAnsi="Times New Roman" w:cs="Times New Roman"/>
                  <w:color w:val="141823"/>
                  <w:sz w:val="24"/>
                  <w:szCs w:val="24"/>
                  <w:shd w:val="clear" w:color="auto" w:fill="FFFFFF"/>
                  <w:rPrChange w:id="877" w:author="Almondris Gonzalez" w:date="2015-05-18T22:05:00Z">
                    <w:rPr>
                      <w:rFonts w:ascii="Helvetica" w:hAnsi="Helvetica" w:cs="Helvetica"/>
                      <w:color w:val="141823"/>
                      <w:sz w:val="21"/>
                      <w:szCs w:val="21"/>
                      <w:shd w:val="clear" w:color="auto" w:fill="FFFFFF"/>
                    </w:rPr>
                  </w:rPrChange>
                </w:rPr>
                <w:delText xml:space="preserve">El nutriólogo podrá registrar </w:delText>
              </w:r>
            </w:del>
            <w:ins w:id="878" w:author="Almondris Gonzalez" w:date="2015-05-18T23:59:00Z">
              <w:r w:rsidRPr="00BF299F">
                <w:rPr>
                  <w:rFonts w:ascii="Times New Roman" w:hAnsi="Times New Roman" w:cs="Times New Roman"/>
                  <w:color w:val="141823"/>
                  <w:sz w:val="24"/>
                  <w:szCs w:val="24"/>
                  <w:shd w:val="clear" w:color="auto" w:fill="FFFFFF"/>
                </w:rPr>
                <w:t xml:space="preserve">Registrará </w:t>
              </w:r>
            </w:ins>
            <w:r w:rsidRPr="00BF299F">
              <w:rPr>
                <w:rFonts w:ascii="Times New Roman" w:hAnsi="Times New Roman" w:cs="Times New Roman"/>
                <w:color w:val="141823"/>
                <w:sz w:val="24"/>
                <w:szCs w:val="24"/>
                <w:shd w:val="clear" w:color="auto" w:fill="FFFFFF"/>
                <w:rPrChange w:id="879" w:author="Almondris Gonzalez" w:date="2015-05-18T22:05:00Z">
                  <w:rPr>
                    <w:rFonts w:ascii="Helvetica" w:hAnsi="Helvetica" w:cs="Helvetica"/>
                    <w:color w:val="141823"/>
                    <w:sz w:val="21"/>
                    <w:szCs w:val="21"/>
                    <w:shd w:val="clear" w:color="auto" w:fill="FFFFFF"/>
                  </w:rPr>
                </w:rPrChange>
              </w:rPr>
              <w:t>pacientes al sistema</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RF3</w:t>
            </w:r>
          </w:p>
        </w:tc>
        <w:tc>
          <w:tcPr>
            <w:tcW w:w="7982" w:type="dxa"/>
          </w:tcPr>
          <w:p w:rsidR="00587CD8" w:rsidRPr="00BF299F" w:rsidRDefault="0091768D" w:rsidP="009176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r w:rsidRPr="00BF299F">
              <w:rPr>
                <w:rStyle w:val="textexposedshow"/>
                <w:rFonts w:ascii="Times New Roman" w:hAnsi="Times New Roman" w:cs="Times New Roman"/>
                <w:color w:val="141823"/>
                <w:sz w:val="24"/>
                <w:szCs w:val="24"/>
                <w:shd w:val="clear" w:color="auto" w:fill="FFFFFF"/>
              </w:rPr>
              <w:t>Modificará</w:t>
            </w:r>
            <w:r w:rsidRPr="00BF299F">
              <w:rPr>
                <w:rStyle w:val="textexposedshow"/>
                <w:rFonts w:ascii="Times New Roman" w:hAnsi="Times New Roman" w:cs="Times New Roman"/>
                <w:color w:val="141823"/>
                <w:sz w:val="24"/>
                <w:szCs w:val="24"/>
                <w:shd w:val="clear" w:color="auto" w:fill="FFFFFF"/>
                <w:rPrChange w:id="880" w:author="Almondris Gonzalez" w:date="2015-05-18T22:05:00Z">
                  <w:rPr>
                    <w:rStyle w:val="textexposedshow"/>
                    <w:rFonts w:ascii="Helvetica" w:hAnsi="Helvetica" w:cs="Helvetica"/>
                    <w:color w:val="141823"/>
                    <w:sz w:val="21"/>
                    <w:szCs w:val="21"/>
                    <w:shd w:val="clear" w:color="auto" w:fill="FFFFFF"/>
                  </w:rPr>
                </w:rPrChange>
              </w:rPr>
              <w:t xml:space="preserve"> la información de cada paciente</w:t>
            </w:r>
            <w:ins w:id="881" w:author="Almondris Gonzalez" w:date="2015-05-13T14:21:00Z">
              <w:r w:rsidRPr="00BF299F">
                <w:rPr>
                  <w:rStyle w:val="textexposedshow"/>
                  <w:rFonts w:ascii="Times New Roman" w:hAnsi="Times New Roman" w:cs="Times New Roman"/>
                  <w:color w:val="141823"/>
                  <w:sz w:val="24"/>
                  <w:szCs w:val="24"/>
                  <w:shd w:val="clear" w:color="auto" w:fill="FFFFFF"/>
                  <w:rPrChange w:id="882" w:author="Almondris Gonzalez" w:date="2015-05-18T22:05:00Z">
                    <w:rPr>
                      <w:rStyle w:val="textexposedshow"/>
                      <w:rFonts w:ascii="Helvetica" w:hAnsi="Helvetica" w:cs="Helvetica"/>
                      <w:color w:val="141823"/>
                      <w:sz w:val="21"/>
                      <w:szCs w:val="21"/>
                      <w:shd w:val="clear" w:color="auto" w:fill="FFFFFF"/>
                    </w:rPr>
                  </w:rPrChange>
                </w:rPr>
                <w:t>.</w:t>
              </w:r>
            </w:ins>
            <w:del w:id="883" w:author="Almondris Gonzalez" w:date="2015-05-19T00:00:00Z">
              <w:r w:rsidR="00587CD8" w:rsidRPr="00BF299F" w:rsidDel="00864EB8">
                <w:rPr>
                  <w:rFonts w:ascii="Times New Roman" w:hAnsi="Times New Roman" w:cs="Times New Roman"/>
                  <w:color w:val="141823"/>
                  <w:sz w:val="24"/>
                  <w:szCs w:val="24"/>
                  <w:shd w:val="clear" w:color="auto" w:fill="FFFFFF"/>
                  <w:rPrChange w:id="884" w:author="Almondris Gonzalez" w:date="2015-05-18T22:05:00Z">
                    <w:rPr>
                      <w:rFonts w:ascii="Helvetica" w:hAnsi="Helvetica" w:cs="Helvetica"/>
                      <w:color w:val="141823"/>
                      <w:sz w:val="21"/>
                      <w:szCs w:val="21"/>
                      <w:shd w:val="clear" w:color="auto" w:fill="FFFFFF"/>
                    </w:rPr>
                  </w:rPrChange>
                </w:rPr>
                <w:delText xml:space="preserve">El nutriólogo podrá modificar </w:delText>
              </w:r>
            </w:del>
            <w:ins w:id="885" w:author="Almondris Gonzalez" w:date="2015-05-19T00:00:00Z">
              <w:r w:rsidR="00587CD8" w:rsidRPr="00BF299F">
                <w:rPr>
                  <w:rFonts w:ascii="Times New Roman" w:hAnsi="Times New Roman" w:cs="Times New Roman"/>
                  <w:color w:val="141823"/>
                  <w:sz w:val="24"/>
                  <w:szCs w:val="24"/>
                  <w:shd w:val="clear" w:color="auto" w:fill="FFFFFF"/>
                </w:rPr>
                <w:t xml:space="preserve"> </w:t>
              </w:r>
            </w:ins>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RF4</w:t>
            </w:r>
          </w:p>
        </w:tc>
        <w:tc>
          <w:tcPr>
            <w:tcW w:w="7982" w:type="dxa"/>
          </w:tcPr>
          <w:p w:rsidR="00587CD8" w:rsidRPr="00BF299F" w:rsidRDefault="00587CD8" w:rsidP="009176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del w:id="886" w:author="Almondris Gonzalez" w:date="2015-05-19T00:00:00Z">
              <w:r w:rsidRPr="00BF299F" w:rsidDel="00864EB8">
                <w:rPr>
                  <w:rStyle w:val="textexposedshow"/>
                  <w:rFonts w:ascii="Times New Roman" w:hAnsi="Times New Roman" w:cs="Times New Roman"/>
                  <w:color w:val="141823"/>
                  <w:sz w:val="24"/>
                  <w:szCs w:val="24"/>
                  <w:shd w:val="clear" w:color="auto" w:fill="FFFFFF"/>
                  <w:rPrChange w:id="887" w:author="Almondris Gonzalez" w:date="2015-05-18T22:05:00Z">
                    <w:rPr>
                      <w:rStyle w:val="textexposedshow"/>
                      <w:rFonts w:ascii="Helvetica" w:hAnsi="Helvetica" w:cs="Helvetica"/>
                      <w:color w:val="141823"/>
                      <w:sz w:val="21"/>
                      <w:szCs w:val="21"/>
                      <w:shd w:val="clear" w:color="auto" w:fill="FFFFFF"/>
                    </w:rPr>
                  </w:rPrChange>
                </w:rPr>
                <w:delText>El nutriólogo podrá v</w:delText>
              </w:r>
            </w:del>
            <w:r w:rsidR="0091768D" w:rsidRPr="00BF299F">
              <w:rPr>
                <w:rStyle w:val="textexposedshow"/>
                <w:rFonts w:ascii="Times New Roman" w:hAnsi="Times New Roman" w:cs="Times New Roman"/>
                <w:color w:val="141823"/>
                <w:sz w:val="24"/>
                <w:szCs w:val="24"/>
                <w:shd w:val="clear" w:color="auto" w:fill="FFFFFF"/>
              </w:rPr>
              <w:t>Consultara su agenda de citas</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RF5</w:t>
            </w:r>
          </w:p>
        </w:tc>
        <w:tc>
          <w:tcPr>
            <w:tcW w:w="7982" w:type="dxa"/>
          </w:tcPr>
          <w:p w:rsidR="00587CD8" w:rsidRPr="00BF299F" w:rsidRDefault="00587CD8" w:rsidP="00587C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sz w:val="24"/>
                <w:szCs w:val="24"/>
              </w:rPr>
            </w:pPr>
            <w:del w:id="888" w:author="Almondris Gonzalez" w:date="2015-05-19T00:00:00Z">
              <w:r w:rsidRPr="00BF299F" w:rsidDel="00864EB8">
                <w:rPr>
                  <w:rStyle w:val="textexposedshow"/>
                  <w:rFonts w:ascii="Times New Roman" w:hAnsi="Times New Roman" w:cs="Times New Roman"/>
                  <w:color w:val="141823"/>
                  <w:sz w:val="24"/>
                  <w:szCs w:val="24"/>
                  <w:shd w:val="clear" w:color="auto" w:fill="FFFFFF"/>
                  <w:rPrChange w:id="889" w:author="Almondris Gonzalez" w:date="2015-05-18T22:05:00Z">
                    <w:rPr>
                      <w:rStyle w:val="textexposedshow"/>
                      <w:rFonts w:ascii="Helvetica" w:hAnsi="Helvetica" w:cs="Helvetica"/>
                      <w:color w:val="141823"/>
                      <w:sz w:val="21"/>
                      <w:szCs w:val="21"/>
                      <w:shd w:val="clear" w:color="auto" w:fill="FFFFFF"/>
                    </w:rPr>
                  </w:rPrChange>
                </w:rPr>
                <w:delText>El nutriólogo podrá hacer</w:delText>
              </w:r>
            </w:del>
            <w:r w:rsidR="00083C51" w:rsidRPr="00BF299F">
              <w:rPr>
                <w:rStyle w:val="textexposedshow"/>
                <w:rFonts w:ascii="Times New Roman" w:hAnsi="Times New Roman" w:cs="Times New Roman"/>
                <w:color w:val="141823"/>
                <w:sz w:val="24"/>
                <w:szCs w:val="24"/>
                <w:shd w:val="clear" w:color="auto" w:fill="FFFFFF"/>
              </w:rPr>
              <w:t xml:space="preserve"> Visualizar información calórica de pacientes</w:t>
            </w:r>
            <w:ins w:id="890" w:author="Almondris Gonzalez" w:date="2015-05-13T14:21:00Z">
              <w:r w:rsidRPr="00BF299F">
                <w:rPr>
                  <w:rStyle w:val="textexposedshow"/>
                  <w:rFonts w:ascii="Times New Roman" w:hAnsi="Times New Roman" w:cs="Times New Roman"/>
                  <w:color w:val="141823"/>
                  <w:sz w:val="24"/>
                  <w:szCs w:val="24"/>
                  <w:shd w:val="clear" w:color="auto" w:fill="FFFFFF"/>
                  <w:rPrChange w:id="891" w:author="Almondris Gonzalez" w:date="2015-05-18T22:05:00Z">
                    <w:rPr>
                      <w:rStyle w:val="textexposedshow"/>
                      <w:rFonts w:ascii="Helvetica" w:hAnsi="Helvetica" w:cs="Helvetica"/>
                      <w:color w:val="141823"/>
                      <w:sz w:val="21"/>
                      <w:szCs w:val="21"/>
                      <w:shd w:val="clear" w:color="auto" w:fill="FFFFFF"/>
                    </w:rPr>
                  </w:rPrChange>
                </w:rPr>
                <w:t>.</w:t>
              </w:r>
            </w:ins>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RF6</w:t>
            </w:r>
          </w:p>
        </w:tc>
        <w:tc>
          <w:tcPr>
            <w:tcW w:w="7982" w:type="dxa"/>
          </w:tcPr>
          <w:p w:rsidR="00587CD8" w:rsidRPr="00BF299F" w:rsidRDefault="00587CD8" w:rsidP="002C21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del w:id="892" w:author="Almondris Gonzalez" w:date="2015-05-19T00:01:00Z">
              <w:r w:rsidRPr="00BF299F" w:rsidDel="00864EB8">
                <w:rPr>
                  <w:rStyle w:val="textexposedshow"/>
                  <w:rFonts w:ascii="Times New Roman" w:hAnsi="Times New Roman" w:cs="Times New Roman"/>
                  <w:color w:val="141823"/>
                  <w:sz w:val="24"/>
                  <w:szCs w:val="24"/>
                  <w:shd w:val="clear" w:color="auto" w:fill="FFFFFF"/>
                  <w:rPrChange w:id="893" w:author="Almondris Gonzalez" w:date="2015-05-18T22:05:00Z">
                    <w:rPr>
                      <w:rStyle w:val="textexposedshow"/>
                      <w:rFonts w:ascii="Helvetica" w:hAnsi="Helvetica" w:cs="Helvetica"/>
                      <w:color w:val="141823"/>
                      <w:sz w:val="21"/>
                      <w:szCs w:val="21"/>
                      <w:shd w:val="clear" w:color="auto" w:fill="FFFFFF"/>
                    </w:rPr>
                  </w:rPrChange>
                </w:rPr>
                <w:delText>El nutriólogo podrá a</w:delText>
              </w:r>
            </w:del>
            <w:r w:rsidR="002C2152" w:rsidRPr="00BF299F">
              <w:rPr>
                <w:rStyle w:val="textexposedshow"/>
                <w:rFonts w:ascii="Times New Roman" w:hAnsi="Times New Roman" w:cs="Times New Roman"/>
                <w:color w:val="141823"/>
                <w:sz w:val="24"/>
                <w:szCs w:val="24"/>
                <w:shd w:val="clear" w:color="auto" w:fill="FFFFFF"/>
              </w:rPr>
              <w:t>Realizara c</w:t>
            </w:r>
            <w:r w:rsidR="002C2152" w:rsidRPr="00BF299F">
              <w:rPr>
                <w:rStyle w:val="textexposedshow"/>
                <w:rFonts w:ascii="Times New Roman" w:hAnsi="Times New Roman" w:cs="Times New Roman"/>
                <w:color w:val="141823"/>
                <w:sz w:val="24"/>
                <w:szCs w:val="24"/>
                <w:shd w:val="clear" w:color="auto" w:fill="FFFFFF"/>
                <w:rPrChange w:id="894" w:author="Almondris Gonzalez" w:date="2015-05-18T22:05:00Z">
                  <w:rPr>
                    <w:rStyle w:val="textexposedshow"/>
                    <w:rFonts w:ascii="Helvetica" w:hAnsi="Helvetica" w:cs="Helvetica"/>
                    <w:color w:val="141823"/>
                    <w:sz w:val="21"/>
                    <w:szCs w:val="21"/>
                    <w:shd w:val="clear" w:color="auto" w:fill="FFFFFF"/>
                  </w:rPr>
                </w:rPrChange>
              </w:rPr>
              <w:t>álculos para el expediente de cada paciente</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RF7</w:t>
            </w:r>
          </w:p>
        </w:tc>
        <w:tc>
          <w:tcPr>
            <w:tcW w:w="7982" w:type="dxa"/>
          </w:tcPr>
          <w:p w:rsidR="00587CD8" w:rsidRPr="00BF299F" w:rsidRDefault="00587CD8" w:rsidP="00587CD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del w:id="895" w:author="Almondris Gonzalez" w:date="2015-05-19T00:01:00Z">
              <w:r w:rsidRPr="00BF299F" w:rsidDel="003A134F">
                <w:rPr>
                  <w:rFonts w:ascii="Times New Roman" w:hAnsi="Times New Roman" w:cs="Times New Roman"/>
                  <w:color w:val="000000" w:themeColor="text1"/>
                  <w:sz w:val="24"/>
                  <w:szCs w:val="24"/>
                </w:rPr>
                <w:delText xml:space="preserve">El nutriólogo podrá </w:delText>
              </w:r>
            </w:del>
            <w:r w:rsidR="002C2152" w:rsidRPr="00BF299F">
              <w:rPr>
                <w:rStyle w:val="textexposedshow"/>
                <w:rFonts w:ascii="Times New Roman" w:hAnsi="Times New Roman" w:cs="Times New Roman"/>
                <w:color w:val="141823"/>
                <w:sz w:val="24"/>
                <w:szCs w:val="24"/>
                <w:shd w:val="clear" w:color="auto" w:fill="FFFFFF"/>
                <w:rPrChange w:id="896" w:author="Almondris Gonzalez" w:date="2015-05-18T22:05:00Z">
                  <w:rPr>
                    <w:rStyle w:val="textexposedshow"/>
                    <w:rFonts w:ascii="Helvetica" w:hAnsi="Helvetica" w:cs="Helvetica"/>
                    <w:color w:val="141823"/>
                    <w:sz w:val="21"/>
                    <w:szCs w:val="21"/>
                    <w:shd w:val="clear" w:color="auto" w:fill="FFFFFF"/>
                  </w:rPr>
                </w:rPrChange>
              </w:rPr>
              <w:t>Agendar citas de cada uno de sus pacientes</w:t>
            </w:r>
            <w:r w:rsidR="002C2152" w:rsidRPr="00BF299F">
              <w:rPr>
                <w:rStyle w:val="apple-converted-space"/>
                <w:rFonts w:ascii="Times New Roman" w:hAnsi="Times New Roman" w:cs="Times New Roman"/>
                <w:color w:val="141823"/>
                <w:sz w:val="24"/>
                <w:szCs w:val="24"/>
                <w:shd w:val="clear" w:color="auto" w:fill="FFFFFF"/>
                <w:rPrChange w:id="897" w:author="Almondris Gonzalez" w:date="2015-05-18T22:05:00Z">
                  <w:rPr>
                    <w:rStyle w:val="apple-converted-space"/>
                    <w:rFonts w:ascii="Helvetica" w:hAnsi="Helvetica" w:cs="Helvetica"/>
                    <w:color w:val="141823"/>
                    <w:sz w:val="21"/>
                    <w:szCs w:val="21"/>
                    <w:shd w:val="clear" w:color="auto" w:fill="FFFFFF"/>
                  </w:rPr>
                </w:rPrChange>
              </w:rPr>
              <w:t> </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ins w:id="898" w:author="Almondris Gonzalez" w:date="2015-05-19T00:02:00Z"/>
        </w:trPr>
        <w:tc>
          <w:tcPr>
            <w:cnfStyle w:val="001000000000" w:firstRow="0" w:lastRow="0" w:firstColumn="1" w:lastColumn="0" w:oddVBand="0" w:evenVBand="0" w:oddHBand="0" w:evenHBand="0" w:firstRowFirstColumn="0" w:firstRowLastColumn="0" w:lastRowFirstColumn="0" w:lastRowLastColumn="0"/>
            <w:tcW w:w="846" w:type="dxa"/>
          </w:tcPr>
          <w:p w:rsidR="00587CD8" w:rsidRPr="00BF299F" w:rsidRDefault="00587CD8" w:rsidP="00587CD8">
            <w:pPr>
              <w:jc w:val="center"/>
              <w:rPr>
                <w:ins w:id="899" w:author="Almondris Gonzalez" w:date="2015-05-19T00:02:00Z"/>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RF8</w:t>
            </w:r>
          </w:p>
        </w:tc>
        <w:tc>
          <w:tcPr>
            <w:tcW w:w="7982" w:type="dxa"/>
          </w:tcPr>
          <w:p w:rsidR="00587CD8" w:rsidRPr="00BF299F" w:rsidDel="003A134F" w:rsidRDefault="00587CD8" w:rsidP="00587CD8">
            <w:pPr>
              <w:jc w:val="center"/>
              <w:cnfStyle w:val="000000100000" w:firstRow="0" w:lastRow="0" w:firstColumn="0" w:lastColumn="0" w:oddVBand="0" w:evenVBand="0" w:oddHBand="1" w:evenHBand="0" w:firstRowFirstColumn="0" w:firstRowLastColumn="0" w:lastRowFirstColumn="0" w:lastRowLastColumn="0"/>
              <w:rPr>
                <w:ins w:id="900" w:author="Almondris Gonzalez" w:date="2015-05-19T00:02:00Z"/>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Buscar Paciente</w:t>
            </w:r>
          </w:p>
        </w:tc>
      </w:tr>
    </w:tbl>
    <w:p w:rsidR="00EB2226" w:rsidRDefault="00EB2226" w:rsidP="00EB2226">
      <w:pPr>
        <w:pStyle w:val="Descripcin"/>
        <w:keepNext/>
        <w:jc w:val="center"/>
      </w:pPr>
      <w:bookmarkStart w:id="901" w:name="_Toc421062292"/>
      <w:r>
        <w:t xml:space="preserve">Tabla </w:t>
      </w:r>
      <w:fldSimple w:instr=" SEQ Tabla \* ARABIC ">
        <w:r w:rsidR="00DC1A26">
          <w:rPr>
            <w:noProof/>
          </w:rPr>
          <w:t>12</w:t>
        </w:r>
      </w:fldSimple>
      <w:r>
        <w:t>:</w:t>
      </w:r>
      <w:r w:rsidRPr="005D7627">
        <w:t xml:space="preserve"> Requerimientos Funcionales “Aplicación Web.</w:t>
      </w:r>
      <w:bookmarkEnd w:id="901"/>
    </w:p>
    <w:p w:rsidR="009C7528" w:rsidRDefault="009C7528">
      <w:pPr>
        <w:rPr>
          <w:rFonts w:ascii="Times New Roman" w:eastAsiaTheme="majorEastAsia" w:hAnsi="Times New Roman" w:cs="Times New Roman"/>
          <w:color w:val="1F4D78" w:themeColor="accent1" w:themeShade="7F"/>
          <w:sz w:val="24"/>
          <w:szCs w:val="24"/>
        </w:rPr>
      </w:pPr>
      <w:r>
        <w:rPr>
          <w:rFonts w:ascii="Times New Roman" w:hAnsi="Times New Roman" w:cs="Times New Roman"/>
        </w:rPr>
        <w:br w:type="page"/>
      </w:r>
    </w:p>
    <w:p w:rsidR="002018D4" w:rsidRPr="00BF299F" w:rsidRDefault="00E31374" w:rsidP="002018D4">
      <w:pPr>
        <w:pStyle w:val="Ttulo3"/>
        <w:rPr>
          <w:rFonts w:ascii="Times New Roman" w:hAnsi="Times New Roman" w:cs="Times New Roman"/>
        </w:rPr>
      </w:pPr>
      <w:bookmarkStart w:id="902" w:name="_Toc421088246"/>
      <w:r w:rsidRPr="00BF299F">
        <w:rPr>
          <w:rFonts w:ascii="Times New Roman" w:hAnsi="Times New Roman" w:cs="Times New Roman"/>
        </w:rPr>
        <w:lastRenderedPageBreak/>
        <w:t>3.5</w:t>
      </w:r>
      <w:r w:rsidR="007E50FF" w:rsidRPr="00BF299F">
        <w:rPr>
          <w:rFonts w:ascii="Times New Roman" w:hAnsi="Times New Roman" w:cs="Times New Roman"/>
        </w:rPr>
        <w:t xml:space="preserve">.1.2 </w:t>
      </w:r>
      <w:r w:rsidR="00587CD8" w:rsidRPr="00BF299F">
        <w:rPr>
          <w:rFonts w:ascii="Times New Roman" w:hAnsi="Times New Roman" w:cs="Times New Roman"/>
        </w:rPr>
        <w:t>No Funcionales</w:t>
      </w:r>
      <w:bookmarkEnd w:id="902"/>
      <w:r w:rsidR="00587CD8" w:rsidRPr="00BF299F">
        <w:rPr>
          <w:rFonts w:ascii="Times New Roman" w:hAnsi="Times New Roman" w:cs="Times New Roman"/>
        </w:rPr>
        <w:t xml:space="preserve"> </w:t>
      </w:r>
    </w:p>
    <w:p w:rsidR="002018D4" w:rsidRPr="00BF299F" w:rsidDel="003A134F" w:rsidRDefault="002018D4" w:rsidP="002018D4">
      <w:pPr>
        <w:rPr>
          <w:del w:id="903" w:author="Almondris Gonzalez" w:date="2015-05-19T00:03:00Z"/>
          <w:rFonts w:ascii="Times New Roman" w:hAnsi="Times New Roman" w:cs="Times New Roman"/>
          <w:sz w:val="24"/>
          <w:szCs w:val="24"/>
        </w:rPr>
      </w:pPr>
    </w:p>
    <w:p w:rsidR="00587CD8" w:rsidRPr="001C1879" w:rsidRDefault="00587CD8" w:rsidP="00587CD8">
      <w:pPr>
        <w:jc w:val="both"/>
        <w:rPr>
          <w:ins w:id="904" w:author="Almondris Gonzalez" w:date="2015-05-19T00:03:00Z"/>
          <w:rFonts w:ascii="Times New Roman" w:hAnsi="Times New Roman" w:cs="Times New Roman"/>
          <w:color w:val="000000" w:themeColor="text1"/>
          <w:sz w:val="24"/>
          <w:szCs w:val="24"/>
        </w:rPr>
      </w:pPr>
      <w:ins w:id="905" w:author="Almondris Gonzalez" w:date="2015-05-19T00:03:00Z">
        <w:r w:rsidRPr="001C1879">
          <w:rPr>
            <w:rFonts w:ascii="Times New Roman" w:hAnsi="Times New Roman" w:cs="Times New Roman"/>
            <w:color w:val="000000" w:themeColor="text1"/>
            <w:sz w:val="24"/>
            <w:szCs w:val="24"/>
          </w:rPr>
          <w:t xml:space="preserve">En la Tabla </w:t>
        </w:r>
      </w:ins>
      <w:r w:rsidR="009C7528">
        <w:rPr>
          <w:rFonts w:ascii="Times New Roman" w:hAnsi="Times New Roman" w:cs="Times New Roman"/>
          <w:color w:val="000000" w:themeColor="text1"/>
          <w:sz w:val="24"/>
          <w:szCs w:val="24"/>
        </w:rPr>
        <w:t>1</w:t>
      </w:r>
      <w:ins w:id="906" w:author="Almondris Gonzalez" w:date="2015-05-19T00:03:00Z">
        <w:r w:rsidRPr="001C1879">
          <w:rPr>
            <w:rFonts w:ascii="Times New Roman" w:hAnsi="Times New Roman" w:cs="Times New Roman"/>
            <w:color w:val="000000" w:themeColor="text1"/>
            <w:sz w:val="24"/>
            <w:szCs w:val="24"/>
          </w:rPr>
          <w:t xml:space="preserve">3 Mostramos los requerimientos Funcionales.  </w:t>
        </w:r>
      </w:ins>
    </w:p>
    <w:tbl>
      <w:tblPr>
        <w:tblStyle w:val="Tabladecuadrcula4-nfasis11"/>
        <w:tblW w:w="0" w:type="auto"/>
        <w:tblLook w:val="04A0" w:firstRow="1" w:lastRow="0" w:firstColumn="1" w:lastColumn="0" w:noHBand="0" w:noVBand="1"/>
      </w:tblPr>
      <w:tblGrid>
        <w:gridCol w:w="830"/>
        <w:gridCol w:w="8049"/>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rsidR="00587CD8" w:rsidRPr="00BF299F" w:rsidRDefault="00587CD8" w:rsidP="00587CD8">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ID</w:t>
            </w:r>
          </w:p>
        </w:tc>
        <w:tc>
          <w:tcPr>
            <w:tcW w:w="8049" w:type="dxa"/>
          </w:tcPr>
          <w:p w:rsidR="00587CD8" w:rsidRPr="00BF299F" w:rsidRDefault="00587CD8" w:rsidP="00587C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Descripción</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07"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08" w:author="Almondris Gonzalez" w:date="2015-05-18T22:05:00Z">
                  <w:rPr>
                    <w:rFonts w:ascii="Times New Roman" w:hAnsi="Times New Roman" w:cs="Times New Roman"/>
                    <w:color w:val="000000"/>
                    <w:sz w:val="23"/>
                    <w:szCs w:val="23"/>
                  </w:rPr>
                </w:rPrChange>
              </w:rPr>
              <w:t xml:space="preserve">RNF1 </w:t>
            </w:r>
          </w:p>
        </w:tc>
        <w:tc>
          <w:tcPr>
            <w:tcW w:w="8049" w:type="dxa"/>
          </w:tcPr>
          <w:p w:rsidR="00587CD8" w:rsidRPr="00BF299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Change w:id="909"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10" w:author="Almondris Gonzalez" w:date="2015-05-18T22:05:00Z">
                  <w:rPr>
                    <w:rFonts w:ascii="Times New Roman" w:hAnsi="Times New Roman" w:cs="Times New Roman"/>
                    <w:color w:val="000000"/>
                    <w:sz w:val="23"/>
                    <w:szCs w:val="23"/>
                  </w:rPr>
                </w:rPrChange>
              </w:rPr>
              <w:t xml:space="preserve">El desarrollo de la aplicación Web se llevará a cabo usando la herramienta de desarrollo </w:t>
            </w:r>
            <w:proofErr w:type="spellStart"/>
            <w:r w:rsidRPr="00BF299F">
              <w:rPr>
                <w:rFonts w:ascii="Times New Roman" w:hAnsi="Times New Roman" w:cs="Times New Roman"/>
                <w:color w:val="000000"/>
                <w:sz w:val="24"/>
                <w:szCs w:val="24"/>
                <w:rPrChange w:id="911" w:author="Almondris Gonzalez" w:date="2015-05-18T22:05:00Z">
                  <w:rPr>
                    <w:rFonts w:ascii="Times New Roman" w:hAnsi="Times New Roman" w:cs="Times New Roman"/>
                    <w:color w:val="000000"/>
                    <w:sz w:val="23"/>
                    <w:szCs w:val="23"/>
                  </w:rPr>
                </w:rPrChange>
              </w:rPr>
              <w:t>Netbeans</w:t>
            </w:r>
            <w:proofErr w:type="spellEnd"/>
            <w:r w:rsidRPr="00BF299F">
              <w:rPr>
                <w:rFonts w:ascii="Times New Roman" w:hAnsi="Times New Roman" w:cs="Times New Roman"/>
                <w:color w:val="000000"/>
                <w:sz w:val="24"/>
                <w:szCs w:val="24"/>
                <w:rPrChange w:id="912" w:author="Almondris Gonzalez" w:date="2015-05-18T22:05:00Z">
                  <w:rPr>
                    <w:rFonts w:ascii="Times New Roman" w:hAnsi="Times New Roman" w:cs="Times New Roman"/>
                    <w:color w:val="000000"/>
                    <w:sz w:val="23"/>
                    <w:szCs w:val="23"/>
                  </w:rPr>
                </w:rPrChange>
              </w:rPr>
              <w:t xml:space="preserve">.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779"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13"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14" w:author="Almondris Gonzalez" w:date="2015-05-18T22:05:00Z">
                  <w:rPr>
                    <w:rFonts w:ascii="Times New Roman" w:hAnsi="Times New Roman" w:cs="Times New Roman"/>
                    <w:color w:val="000000"/>
                    <w:sz w:val="23"/>
                    <w:szCs w:val="23"/>
                  </w:rPr>
                </w:rPrChange>
              </w:rPr>
              <w:t xml:space="preserve">RNF2 </w:t>
            </w:r>
          </w:p>
        </w:tc>
        <w:tc>
          <w:tcPr>
            <w:tcW w:w="8049" w:type="dxa"/>
          </w:tcPr>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15"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16" w:author="Almondris Gonzalez" w:date="2015-05-18T22:05:00Z">
                  <w:rPr>
                    <w:rFonts w:ascii="Times New Roman" w:hAnsi="Times New Roman" w:cs="Times New Roman"/>
                    <w:color w:val="000000"/>
                    <w:sz w:val="23"/>
                    <w:szCs w:val="23"/>
                  </w:rPr>
                </w:rPrChange>
              </w:rPr>
              <w:t>La plataforma en que se desarrollar</w:t>
            </w:r>
            <w:ins w:id="917" w:author="Almondris Gonzalez" w:date="2015-05-13T14:22:00Z">
              <w:r w:rsidRPr="00BF299F">
                <w:rPr>
                  <w:rFonts w:ascii="Times New Roman" w:hAnsi="Times New Roman" w:cs="Times New Roman"/>
                  <w:color w:val="000000"/>
                  <w:sz w:val="24"/>
                  <w:szCs w:val="24"/>
                  <w:rPrChange w:id="918" w:author="Almondris Gonzalez" w:date="2015-05-18T22:05:00Z">
                    <w:rPr>
                      <w:rFonts w:ascii="Times New Roman" w:hAnsi="Times New Roman" w:cs="Times New Roman"/>
                      <w:color w:val="000000"/>
                      <w:sz w:val="23"/>
                      <w:szCs w:val="23"/>
                    </w:rPr>
                  </w:rPrChange>
                </w:rPr>
                <w:t>á</w:t>
              </w:r>
            </w:ins>
            <w:del w:id="919" w:author="Almondris Gonzalez" w:date="2015-05-13T14:22:00Z">
              <w:r w:rsidRPr="00BF299F" w:rsidDel="006172C0">
                <w:rPr>
                  <w:rFonts w:ascii="Times New Roman" w:hAnsi="Times New Roman" w:cs="Times New Roman"/>
                  <w:color w:val="000000"/>
                  <w:sz w:val="24"/>
                  <w:szCs w:val="24"/>
                  <w:rPrChange w:id="920" w:author="Almondris Gonzalez" w:date="2015-05-18T22:05:00Z">
                    <w:rPr>
                      <w:rFonts w:ascii="Times New Roman" w:hAnsi="Times New Roman" w:cs="Times New Roman"/>
                      <w:color w:val="000000"/>
                      <w:sz w:val="23"/>
                      <w:szCs w:val="23"/>
                    </w:rPr>
                  </w:rPrChange>
                </w:rPr>
                <w:delText>a</w:delText>
              </w:r>
            </w:del>
            <w:r w:rsidRPr="00BF299F">
              <w:rPr>
                <w:rFonts w:ascii="Times New Roman" w:hAnsi="Times New Roman" w:cs="Times New Roman"/>
                <w:color w:val="000000"/>
                <w:sz w:val="24"/>
                <w:szCs w:val="24"/>
                <w:rPrChange w:id="921" w:author="Almondris Gonzalez" w:date="2015-05-18T22:05:00Z">
                  <w:rPr>
                    <w:rFonts w:ascii="Times New Roman" w:hAnsi="Times New Roman" w:cs="Times New Roman"/>
                    <w:color w:val="000000"/>
                    <w:sz w:val="23"/>
                    <w:szCs w:val="23"/>
                  </w:rPr>
                </w:rPrChange>
              </w:rPr>
              <w:t xml:space="preserve"> es Java EE. </w:t>
            </w:r>
          </w:p>
        </w:tc>
      </w:tr>
      <w:tr w:rsidR="00587CD8" w:rsidRPr="00BF299F" w:rsidDel="003A134F" w:rsidTr="00587CD8">
        <w:trPr>
          <w:cnfStyle w:val="000000100000" w:firstRow="0" w:lastRow="0" w:firstColumn="0" w:lastColumn="0" w:oddVBand="0" w:evenVBand="0" w:oddHBand="1" w:evenHBand="0" w:firstRowFirstColumn="0" w:firstRowLastColumn="0" w:lastRowFirstColumn="0" w:lastRowLastColumn="0"/>
          <w:del w:id="922" w:author="Almondris Gonzalez" w:date="2015-05-19T00:04:00Z"/>
        </w:trPr>
        <w:tc>
          <w:tcPr>
            <w:cnfStyle w:val="001000000000" w:firstRow="0" w:lastRow="0" w:firstColumn="1" w:lastColumn="0" w:oddVBand="0" w:evenVBand="0" w:oddHBand="0" w:evenHBand="0" w:firstRowFirstColumn="0" w:firstRowLastColumn="0" w:lastRowFirstColumn="0" w:lastRowLastColumn="0"/>
            <w:tcW w:w="779" w:type="dxa"/>
          </w:tcPr>
          <w:p w:rsidR="00587CD8" w:rsidRPr="00BF299F" w:rsidDel="003A134F" w:rsidRDefault="00587CD8" w:rsidP="00587CD8">
            <w:pPr>
              <w:autoSpaceDE w:val="0"/>
              <w:autoSpaceDN w:val="0"/>
              <w:adjustRightInd w:val="0"/>
              <w:rPr>
                <w:del w:id="923" w:author="Almondris Gonzalez" w:date="2015-05-19T00:04:00Z"/>
                <w:rFonts w:ascii="Times New Roman" w:hAnsi="Times New Roman" w:cs="Times New Roman"/>
                <w:color w:val="000000"/>
                <w:sz w:val="24"/>
                <w:szCs w:val="24"/>
                <w:rPrChange w:id="924" w:author="Almondris Gonzalez" w:date="2015-05-18T22:05:00Z">
                  <w:rPr>
                    <w:del w:id="925" w:author="Almondris Gonzalez" w:date="2015-05-19T00:04:00Z"/>
                    <w:rFonts w:ascii="Times New Roman" w:hAnsi="Times New Roman" w:cs="Times New Roman"/>
                    <w:color w:val="000000"/>
                    <w:sz w:val="23"/>
                    <w:szCs w:val="23"/>
                  </w:rPr>
                </w:rPrChange>
              </w:rPr>
            </w:pPr>
            <w:del w:id="926" w:author="Almondris Gonzalez" w:date="2015-05-19T00:04:00Z">
              <w:r w:rsidRPr="00BF299F" w:rsidDel="003A134F">
                <w:rPr>
                  <w:rFonts w:ascii="Times New Roman" w:hAnsi="Times New Roman" w:cs="Times New Roman"/>
                  <w:color w:val="000000"/>
                  <w:sz w:val="24"/>
                  <w:szCs w:val="24"/>
                  <w:rPrChange w:id="927" w:author="Almondris Gonzalez" w:date="2015-05-18T22:05:00Z">
                    <w:rPr>
                      <w:rFonts w:ascii="Times New Roman" w:hAnsi="Times New Roman" w:cs="Times New Roman"/>
                      <w:color w:val="000000"/>
                      <w:sz w:val="23"/>
                      <w:szCs w:val="23"/>
                    </w:rPr>
                  </w:rPrChange>
                </w:rPr>
                <w:delText xml:space="preserve">RNF5 </w:delText>
              </w:r>
            </w:del>
          </w:p>
        </w:tc>
        <w:tc>
          <w:tcPr>
            <w:tcW w:w="8049" w:type="dxa"/>
          </w:tcPr>
          <w:p w:rsidR="00587CD8" w:rsidRPr="00BF299F" w:rsidDel="003A134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del w:id="928" w:author="Almondris Gonzalez" w:date="2015-05-19T00:04:00Z"/>
                <w:rFonts w:ascii="Times New Roman" w:hAnsi="Times New Roman" w:cs="Times New Roman"/>
                <w:color w:val="000000"/>
                <w:sz w:val="24"/>
                <w:szCs w:val="24"/>
                <w:rPrChange w:id="929" w:author="Almondris Gonzalez" w:date="2015-05-18T22:05:00Z">
                  <w:rPr>
                    <w:del w:id="930" w:author="Almondris Gonzalez" w:date="2015-05-19T00:04:00Z"/>
                    <w:rFonts w:ascii="Times New Roman" w:hAnsi="Times New Roman" w:cs="Times New Roman"/>
                    <w:color w:val="000000"/>
                    <w:sz w:val="23"/>
                    <w:szCs w:val="23"/>
                  </w:rPr>
                </w:rPrChange>
              </w:rPr>
            </w:pPr>
            <w:del w:id="931" w:author="Almondris Gonzalez" w:date="2015-05-19T00:04:00Z">
              <w:r w:rsidRPr="00BF299F" w:rsidDel="003A134F">
                <w:rPr>
                  <w:rFonts w:ascii="Times New Roman" w:hAnsi="Times New Roman" w:cs="Times New Roman"/>
                  <w:color w:val="000000"/>
                  <w:sz w:val="24"/>
                  <w:szCs w:val="24"/>
                  <w:rPrChange w:id="932" w:author="Almondris Gonzalez" w:date="2015-05-18T22:05:00Z">
                    <w:rPr>
                      <w:rFonts w:ascii="Times New Roman" w:hAnsi="Times New Roman" w:cs="Times New Roman"/>
                      <w:color w:val="000000"/>
                      <w:sz w:val="23"/>
                      <w:szCs w:val="23"/>
                    </w:rPr>
                  </w:rPrChange>
                </w:rPr>
                <w:delText xml:space="preserve">Se realizarán pruebas </w:delText>
              </w:r>
            </w:del>
            <w:del w:id="933" w:author="Almondris Gonzalez" w:date="2015-05-18T23:30:00Z">
              <w:r w:rsidRPr="00BF299F" w:rsidDel="006872FA">
                <w:rPr>
                  <w:rFonts w:ascii="Times New Roman" w:hAnsi="Times New Roman" w:cs="Times New Roman"/>
                  <w:color w:val="000000"/>
                  <w:sz w:val="24"/>
                  <w:szCs w:val="24"/>
                  <w:rPrChange w:id="934" w:author="Almondris Gonzalez" w:date="2015-05-18T22:05:00Z">
                    <w:rPr>
                      <w:rFonts w:ascii="Times New Roman" w:hAnsi="Times New Roman" w:cs="Times New Roman"/>
                      <w:color w:val="000000"/>
                      <w:sz w:val="23"/>
                      <w:szCs w:val="23"/>
                    </w:rPr>
                  </w:rPrChange>
                </w:rPr>
                <w:delText xml:space="preserve">y </w:delText>
              </w:r>
              <w:r w:rsidRPr="00BF299F" w:rsidDel="006872FA">
                <w:rPr>
                  <w:rFonts w:ascii="Times New Roman" w:hAnsi="Times New Roman" w:cs="Times New Roman"/>
                  <w:color w:val="000000"/>
                  <w:sz w:val="24"/>
                  <w:szCs w:val="24"/>
                  <w:highlight w:val="yellow"/>
                  <w:rPrChange w:id="935" w:author="Almondris Gonzalez" w:date="2015-05-18T22:05:00Z">
                    <w:rPr>
                      <w:rFonts w:ascii="Times New Roman" w:hAnsi="Times New Roman" w:cs="Times New Roman"/>
                      <w:color w:val="000000"/>
                      <w:sz w:val="23"/>
                      <w:szCs w:val="23"/>
                    </w:rPr>
                  </w:rPrChange>
                </w:rPr>
                <w:delText>test</w:delText>
              </w:r>
            </w:del>
            <w:del w:id="936" w:author="Almondris Gonzalez" w:date="2015-05-19T00:04:00Z">
              <w:r w:rsidRPr="00BF299F" w:rsidDel="003A134F">
                <w:rPr>
                  <w:rFonts w:ascii="Times New Roman" w:hAnsi="Times New Roman" w:cs="Times New Roman"/>
                  <w:color w:val="000000"/>
                  <w:sz w:val="24"/>
                  <w:szCs w:val="24"/>
                  <w:rPrChange w:id="937" w:author="Almondris Gonzalez" w:date="2015-05-18T22:05:00Z">
                    <w:rPr>
                      <w:rFonts w:ascii="Times New Roman" w:hAnsi="Times New Roman" w:cs="Times New Roman"/>
                      <w:color w:val="000000"/>
                      <w:sz w:val="23"/>
                      <w:szCs w:val="23"/>
                    </w:rPr>
                  </w:rPrChange>
                </w:rPr>
                <w:delText xml:space="preserve"> que resulten necesarios. </w:delText>
              </w:r>
            </w:del>
          </w:p>
        </w:tc>
      </w:tr>
      <w:tr w:rsidR="00587CD8" w:rsidRPr="00BF299F" w:rsidDel="003A134F" w:rsidTr="00587CD8">
        <w:trPr>
          <w:del w:id="938" w:author="Almondris Gonzalez" w:date="2015-05-19T00:04:00Z"/>
        </w:trPr>
        <w:tc>
          <w:tcPr>
            <w:cnfStyle w:val="001000000000" w:firstRow="0" w:lastRow="0" w:firstColumn="1" w:lastColumn="0" w:oddVBand="0" w:evenVBand="0" w:oddHBand="0" w:evenHBand="0" w:firstRowFirstColumn="0" w:firstRowLastColumn="0" w:lastRowFirstColumn="0" w:lastRowLastColumn="0"/>
            <w:tcW w:w="779" w:type="dxa"/>
          </w:tcPr>
          <w:p w:rsidR="00587CD8" w:rsidRPr="00BF299F" w:rsidDel="003A134F" w:rsidRDefault="00587CD8" w:rsidP="00587CD8">
            <w:pPr>
              <w:autoSpaceDE w:val="0"/>
              <w:autoSpaceDN w:val="0"/>
              <w:adjustRightInd w:val="0"/>
              <w:rPr>
                <w:del w:id="939" w:author="Almondris Gonzalez" w:date="2015-05-19T00:04:00Z"/>
                <w:rFonts w:ascii="Times New Roman" w:hAnsi="Times New Roman" w:cs="Times New Roman"/>
                <w:color w:val="000000"/>
                <w:sz w:val="24"/>
                <w:szCs w:val="24"/>
                <w:rPrChange w:id="940" w:author="Almondris Gonzalez" w:date="2015-05-18T22:05:00Z">
                  <w:rPr>
                    <w:del w:id="941" w:author="Almondris Gonzalez" w:date="2015-05-19T00:04:00Z"/>
                    <w:rFonts w:ascii="Times New Roman" w:hAnsi="Times New Roman" w:cs="Times New Roman"/>
                    <w:color w:val="000000"/>
                    <w:sz w:val="23"/>
                    <w:szCs w:val="23"/>
                  </w:rPr>
                </w:rPrChange>
              </w:rPr>
            </w:pPr>
            <w:del w:id="942" w:author="Almondris Gonzalez" w:date="2015-05-19T00:04:00Z">
              <w:r w:rsidRPr="00BF299F" w:rsidDel="003A134F">
                <w:rPr>
                  <w:rFonts w:ascii="Times New Roman" w:hAnsi="Times New Roman" w:cs="Times New Roman"/>
                  <w:color w:val="000000"/>
                  <w:sz w:val="24"/>
                  <w:szCs w:val="24"/>
                  <w:rPrChange w:id="943" w:author="Almondris Gonzalez" w:date="2015-05-18T22:05:00Z">
                    <w:rPr>
                      <w:rFonts w:ascii="Times New Roman" w:hAnsi="Times New Roman" w:cs="Times New Roman"/>
                      <w:color w:val="000000"/>
                      <w:sz w:val="23"/>
                      <w:szCs w:val="23"/>
                    </w:rPr>
                  </w:rPrChange>
                </w:rPr>
                <w:delText xml:space="preserve">RNF6 </w:delText>
              </w:r>
            </w:del>
          </w:p>
        </w:tc>
        <w:tc>
          <w:tcPr>
            <w:tcW w:w="8049" w:type="dxa"/>
          </w:tcPr>
          <w:p w:rsidR="00587CD8" w:rsidRPr="00BF299F" w:rsidDel="003A134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del w:id="944" w:author="Almondris Gonzalez" w:date="2015-05-19T00:04:00Z"/>
                <w:rFonts w:ascii="Times New Roman" w:hAnsi="Times New Roman" w:cs="Times New Roman"/>
                <w:color w:val="000000"/>
                <w:sz w:val="24"/>
                <w:szCs w:val="24"/>
                <w:rPrChange w:id="945" w:author="Almondris Gonzalez" w:date="2015-05-18T22:05:00Z">
                  <w:rPr>
                    <w:del w:id="946" w:author="Almondris Gonzalez" w:date="2015-05-19T00:04:00Z"/>
                    <w:rFonts w:ascii="Times New Roman" w:hAnsi="Times New Roman" w:cs="Times New Roman"/>
                    <w:color w:val="000000"/>
                    <w:sz w:val="23"/>
                    <w:szCs w:val="23"/>
                  </w:rPr>
                </w:rPrChange>
              </w:rPr>
            </w:pPr>
            <w:del w:id="947" w:author="Almondris Gonzalez" w:date="2015-05-19T00:04:00Z">
              <w:r w:rsidRPr="00BF299F" w:rsidDel="003A134F">
                <w:rPr>
                  <w:rFonts w:ascii="Times New Roman" w:hAnsi="Times New Roman" w:cs="Times New Roman"/>
                  <w:color w:val="000000"/>
                  <w:sz w:val="24"/>
                  <w:szCs w:val="24"/>
                  <w:rPrChange w:id="948" w:author="Almondris Gonzalez" w:date="2015-05-18T22:05:00Z">
                    <w:rPr>
                      <w:rFonts w:ascii="Times New Roman" w:hAnsi="Times New Roman" w:cs="Times New Roman"/>
                      <w:color w:val="000000"/>
                      <w:sz w:val="23"/>
                      <w:szCs w:val="23"/>
                    </w:rPr>
                  </w:rPrChange>
                </w:rPr>
                <w:delText>Se proporcionará un manual  técnico y de usuario</w:delText>
              </w:r>
            </w:del>
          </w:p>
        </w:tc>
      </w:tr>
    </w:tbl>
    <w:p w:rsidR="00EB2226" w:rsidRDefault="00EB2226" w:rsidP="00EB2226">
      <w:pPr>
        <w:pStyle w:val="Descripcin"/>
        <w:keepNext/>
        <w:jc w:val="center"/>
      </w:pPr>
      <w:bookmarkStart w:id="949" w:name="_Toc421062293"/>
      <w:r>
        <w:t xml:space="preserve">Tabla </w:t>
      </w:r>
      <w:fldSimple w:instr=" SEQ Tabla \* ARABIC ">
        <w:r w:rsidR="00DC1A26">
          <w:rPr>
            <w:noProof/>
          </w:rPr>
          <w:t>13</w:t>
        </w:r>
      </w:fldSimple>
      <w:r w:rsidRPr="00DB79C5">
        <w:t>- Requerimientos No Funcionales “Aplicación Web”.</w:t>
      </w:r>
      <w:bookmarkEnd w:id="949"/>
    </w:p>
    <w:p w:rsidR="00587CD8" w:rsidRPr="00BF299F" w:rsidRDefault="00E31374" w:rsidP="002018D4">
      <w:pPr>
        <w:pStyle w:val="Ttulo3"/>
        <w:rPr>
          <w:rFonts w:ascii="Times New Roman" w:eastAsia="Arial" w:hAnsi="Times New Roman" w:cs="Times New Roman"/>
        </w:rPr>
      </w:pPr>
      <w:bookmarkStart w:id="950" w:name="_Toc421088247"/>
      <w:r w:rsidRPr="00BF299F">
        <w:rPr>
          <w:rFonts w:ascii="Times New Roman" w:hAnsi="Times New Roman" w:cs="Times New Roman"/>
        </w:rPr>
        <w:t>3.5</w:t>
      </w:r>
      <w:r w:rsidR="007E50FF" w:rsidRPr="00BF299F">
        <w:rPr>
          <w:rFonts w:ascii="Times New Roman" w:hAnsi="Times New Roman" w:cs="Times New Roman"/>
        </w:rPr>
        <w:t xml:space="preserve">.1.3. </w:t>
      </w:r>
      <w:r w:rsidR="00587CD8" w:rsidRPr="00BF299F">
        <w:rPr>
          <w:rFonts w:ascii="Times New Roman" w:eastAsia="Arial" w:hAnsi="Times New Roman" w:cs="Times New Roman"/>
        </w:rPr>
        <w:t>Reglas del negocio</w:t>
      </w:r>
      <w:bookmarkEnd w:id="950"/>
    </w:p>
    <w:p w:rsidR="00587CD8" w:rsidRPr="00BF299F" w:rsidRDefault="00587CD8" w:rsidP="00587CD8">
      <w:pPr>
        <w:jc w:val="both"/>
        <w:rPr>
          <w:ins w:id="951" w:author="Almondris Gonzalez" w:date="2015-05-19T00:05:00Z"/>
          <w:rFonts w:ascii="Times New Roman" w:hAnsi="Times New Roman" w:cs="Times New Roman"/>
          <w:color w:val="000000" w:themeColor="text1"/>
          <w:sz w:val="24"/>
          <w:szCs w:val="24"/>
        </w:rPr>
      </w:pPr>
      <w:ins w:id="952" w:author="Almondris Gonzalez" w:date="2015-05-19T00:05:00Z">
        <w:r w:rsidRPr="00BF299F">
          <w:rPr>
            <w:rFonts w:ascii="Times New Roman" w:hAnsi="Times New Roman" w:cs="Times New Roman"/>
            <w:color w:val="000000" w:themeColor="text1"/>
            <w:sz w:val="24"/>
            <w:szCs w:val="24"/>
          </w:rPr>
          <w:t xml:space="preserve">En la Tabla </w:t>
        </w:r>
      </w:ins>
      <w:r w:rsidR="009C7528">
        <w:rPr>
          <w:rFonts w:ascii="Times New Roman" w:hAnsi="Times New Roman" w:cs="Times New Roman"/>
          <w:color w:val="000000" w:themeColor="text1"/>
          <w:sz w:val="24"/>
          <w:szCs w:val="24"/>
        </w:rPr>
        <w:t>1</w:t>
      </w:r>
      <w:ins w:id="953" w:author="Almondris Gonzalez" w:date="2015-05-19T00:05:00Z">
        <w:r w:rsidRPr="00BF299F">
          <w:rPr>
            <w:rFonts w:ascii="Times New Roman" w:hAnsi="Times New Roman" w:cs="Times New Roman"/>
            <w:color w:val="000000" w:themeColor="text1"/>
            <w:sz w:val="24"/>
            <w:szCs w:val="24"/>
          </w:rPr>
          <w:t>4 Mostramos las reglas del negocio que se tomaron en</w:t>
        </w:r>
      </w:ins>
      <w:ins w:id="954" w:author="Almondris Gonzalez" w:date="2015-05-19T00:14:00Z">
        <w:r w:rsidRPr="00BF299F">
          <w:rPr>
            <w:rFonts w:ascii="Times New Roman" w:hAnsi="Times New Roman" w:cs="Times New Roman"/>
            <w:color w:val="000000" w:themeColor="text1"/>
            <w:sz w:val="24"/>
            <w:szCs w:val="24"/>
          </w:rPr>
          <w:t xml:space="preserve"> </w:t>
        </w:r>
      </w:ins>
      <w:ins w:id="955" w:author="Almondris Gonzalez" w:date="2015-05-19T00:05:00Z">
        <w:r w:rsidRPr="00BF299F">
          <w:rPr>
            <w:rFonts w:ascii="Times New Roman" w:hAnsi="Times New Roman" w:cs="Times New Roman"/>
            <w:color w:val="000000" w:themeColor="text1"/>
            <w:sz w:val="24"/>
            <w:szCs w:val="24"/>
          </w:rPr>
          <w:t xml:space="preserve">cuenta para este proyecto.  </w:t>
        </w:r>
      </w:ins>
    </w:p>
    <w:tbl>
      <w:tblPr>
        <w:tblStyle w:val="Tabladecuadrcula4-nfasis11"/>
        <w:tblW w:w="0" w:type="auto"/>
        <w:tblLayout w:type="fixed"/>
        <w:tblLook w:val="0000" w:firstRow="0" w:lastRow="0" w:firstColumn="0" w:lastColumn="0" w:noHBand="0" w:noVBand="0"/>
      </w:tblPr>
      <w:tblGrid>
        <w:gridCol w:w="988"/>
        <w:gridCol w:w="2268"/>
        <w:gridCol w:w="1275"/>
        <w:gridCol w:w="3885"/>
      </w:tblGrid>
      <w:tr w:rsidR="00587CD8" w:rsidRPr="00BF299F" w:rsidTr="00587CD8">
        <w:trPr>
          <w:cnfStyle w:val="000000100000" w:firstRow="0" w:lastRow="0" w:firstColumn="0" w:lastColumn="0" w:oddVBand="0" w:evenVBand="0" w:oddHBand="1" w:evenHBand="0" w:firstRowFirstColumn="0" w:firstRowLastColumn="0" w:lastRowFirstColumn="0" w:lastRowLastColumn="0"/>
          <w:trHeight w:val="107"/>
        </w:trPr>
        <w:tc>
          <w:tcPr>
            <w:cnfStyle w:val="000010000000" w:firstRow="0" w:lastRow="0" w:firstColumn="0" w:lastColumn="0" w:oddVBand="1" w:evenVBand="0" w:oddHBand="0" w:evenHBand="0" w:firstRowFirstColumn="0" w:firstRowLastColumn="0" w:lastRowFirstColumn="0" w:lastRowLastColumn="0"/>
            <w:tcW w:w="988" w:type="dxa"/>
            <w:shd w:val="clear" w:color="auto" w:fill="5B9BD5" w:themeFill="accent1"/>
          </w:tcPr>
          <w:p w:rsidR="00587CD8" w:rsidRPr="00BF299F" w:rsidRDefault="00587CD8" w:rsidP="00587CD8">
            <w:pPr>
              <w:autoSpaceDE w:val="0"/>
              <w:autoSpaceDN w:val="0"/>
              <w:adjustRightInd w:val="0"/>
              <w:rPr>
                <w:rFonts w:ascii="Times New Roman" w:hAnsi="Times New Roman" w:cs="Times New Roman"/>
                <w:color w:val="000000"/>
                <w:sz w:val="24"/>
                <w:szCs w:val="24"/>
                <w:rPrChange w:id="956"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b/>
                <w:bCs/>
                <w:color w:val="000000"/>
                <w:sz w:val="24"/>
                <w:szCs w:val="24"/>
                <w:rPrChange w:id="957" w:author="Almondris Gonzalez" w:date="2015-05-18T22:05:00Z">
                  <w:rPr>
                    <w:rFonts w:ascii="Times New Roman" w:hAnsi="Times New Roman" w:cs="Times New Roman"/>
                    <w:b/>
                    <w:bCs/>
                    <w:color w:val="000000"/>
                    <w:sz w:val="23"/>
                    <w:szCs w:val="23"/>
                  </w:rPr>
                </w:rPrChange>
              </w:rPr>
              <w:t xml:space="preserve">Regla </w:t>
            </w:r>
          </w:p>
        </w:tc>
        <w:tc>
          <w:tcPr>
            <w:tcW w:w="2268" w:type="dxa"/>
            <w:shd w:val="clear" w:color="auto" w:fill="5B9BD5" w:themeFill="accent1"/>
          </w:tcPr>
          <w:p w:rsidR="00587CD8" w:rsidRPr="00BF299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Change w:id="958"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b/>
                <w:bCs/>
                <w:color w:val="000000"/>
                <w:sz w:val="24"/>
                <w:szCs w:val="24"/>
                <w:rPrChange w:id="959" w:author="Almondris Gonzalez" w:date="2015-05-18T22:05:00Z">
                  <w:rPr>
                    <w:rFonts w:ascii="Times New Roman" w:hAnsi="Times New Roman" w:cs="Times New Roman"/>
                    <w:b/>
                    <w:bCs/>
                    <w:color w:val="000000"/>
                    <w:sz w:val="23"/>
                    <w:szCs w:val="23"/>
                  </w:rPr>
                </w:rPrChange>
              </w:rPr>
              <w:t xml:space="preserve">Título </w:t>
            </w:r>
          </w:p>
        </w:tc>
        <w:tc>
          <w:tcPr>
            <w:cnfStyle w:val="000010000000" w:firstRow="0" w:lastRow="0" w:firstColumn="0" w:lastColumn="0" w:oddVBand="1" w:evenVBand="0" w:oddHBand="0" w:evenHBand="0" w:firstRowFirstColumn="0" w:firstRowLastColumn="0" w:lastRowFirstColumn="0" w:lastRowLastColumn="0"/>
            <w:tcW w:w="1275" w:type="dxa"/>
            <w:shd w:val="clear" w:color="auto" w:fill="5B9BD5" w:themeFill="accent1"/>
          </w:tcPr>
          <w:p w:rsidR="00587CD8" w:rsidRPr="00BF299F" w:rsidRDefault="00587CD8" w:rsidP="00587CD8">
            <w:pPr>
              <w:autoSpaceDE w:val="0"/>
              <w:autoSpaceDN w:val="0"/>
              <w:adjustRightInd w:val="0"/>
              <w:rPr>
                <w:rFonts w:ascii="Times New Roman" w:hAnsi="Times New Roman" w:cs="Times New Roman"/>
                <w:color w:val="000000"/>
                <w:sz w:val="24"/>
                <w:szCs w:val="24"/>
                <w:rPrChange w:id="960"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b/>
                <w:bCs/>
                <w:color w:val="000000"/>
                <w:sz w:val="24"/>
                <w:szCs w:val="24"/>
                <w:rPrChange w:id="961" w:author="Almondris Gonzalez" w:date="2015-05-18T22:05:00Z">
                  <w:rPr>
                    <w:rFonts w:ascii="Times New Roman" w:hAnsi="Times New Roman" w:cs="Times New Roman"/>
                    <w:b/>
                    <w:bCs/>
                    <w:color w:val="000000"/>
                    <w:sz w:val="23"/>
                    <w:szCs w:val="23"/>
                  </w:rPr>
                </w:rPrChange>
              </w:rPr>
              <w:t xml:space="preserve">Tipo </w:t>
            </w:r>
          </w:p>
        </w:tc>
        <w:tc>
          <w:tcPr>
            <w:tcW w:w="3885" w:type="dxa"/>
            <w:shd w:val="clear" w:color="auto" w:fill="5B9BD5" w:themeFill="accent1"/>
          </w:tcPr>
          <w:p w:rsidR="00587CD8" w:rsidRPr="00BF299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Change w:id="962"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b/>
                <w:bCs/>
                <w:color w:val="000000"/>
                <w:sz w:val="24"/>
                <w:szCs w:val="24"/>
                <w:rPrChange w:id="963" w:author="Almondris Gonzalez" w:date="2015-05-18T22:05:00Z">
                  <w:rPr>
                    <w:rFonts w:ascii="Times New Roman" w:hAnsi="Times New Roman" w:cs="Times New Roman"/>
                    <w:b/>
                    <w:bCs/>
                    <w:color w:val="000000"/>
                    <w:sz w:val="23"/>
                    <w:szCs w:val="23"/>
                  </w:rPr>
                </w:rPrChange>
              </w:rPr>
              <w:t xml:space="preserve">Descripción </w:t>
            </w:r>
          </w:p>
        </w:tc>
      </w:tr>
      <w:tr w:rsidR="00587CD8" w:rsidRPr="00BF299F" w:rsidTr="00587CD8">
        <w:trPr>
          <w:trHeight w:val="391"/>
        </w:trPr>
        <w:tc>
          <w:tcPr>
            <w:cnfStyle w:val="000010000000" w:firstRow="0" w:lastRow="0" w:firstColumn="0" w:lastColumn="0" w:oddVBand="1" w:evenVBand="0" w:oddHBand="0" w:evenHBand="0" w:firstRowFirstColumn="0" w:firstRowLastColumn="0" w:lastRowFirstColumn="0" w:lastRowLastColumn="0"/>
            <w:tcW w:w="988"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64"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65" w:author="Almondris Gonzalez" w:date="2015-05-18T22:05:00Z">
                  <w:rPr>
                    <w:rFonts w:ascii="Times New Roman" w:hAnsi="Times New Roman" w:cs="Times New Roman"/>
                    <w:color w:val="000000"/>
                    <w:sz w:val="23"/>
                    <w:szCs w:val="23"/>
                  </w:rPr>
                </w:rPrChange>
              </w:rPr>
              <w:t xml:space="preserve">RN1 </w:t>
            </w:r>
          </w:p>
        </w:tc>
        <w:tc>
          <w:tcPr>
            <w:tcW w:w="2268" w:type="dxa"/>
          </w:tcPr>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66"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67" w:author="Almondris Gonzalez" w:date="2015-05-18T22:05:00Z">
                  <w:rPr>
                    <w:rFonts w:ascii="Times New Roman" w:hAnsi="Times New Roman" w:cs="Times New Roman"/>
                    <w:color w:val="000000"/>
                    <w:sz w:val="23"/>
                    <w:szCs w:val="23"/>
                  </w:rPr>
                </w:rPrChange>
              </w:rPr>
              <w:t>Registro  de pacientes</w:t>
            </w:r>
          </w:p>
        </w:tc>
        <w:tc>
          <w:tcPr>
            <w:cnfStyle w:val="000010000000" w:firstRow="0" w:lastRow="0" w:firstColumn="0" w:lastColumn="0" w:oddVBand="1" w:evenVBand="0" w:oddHBand="0" w:evenHBand="0" w:firstRowFirstColumn="0" w:firstRowLastColumn="0" w:lastRowFirstColumn="0" w:lastRowLastColumn="0"/>
            <w:tcW w:w="1275"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68"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69" w:author="Almondris Gonzalez" w:date="2015-05-18T22:05:00Z">
                  <w:rPr>
                    <w:rFonts w:ascii="Times New Roman" w:hAnsi="Times New Roman" w:cs="Times New Roman"/>
                    <w:color w:val="000000"/>
                    <w:sz w:val="23"/>
                    <w:szCs w:val="23"/>
                  </w:rPr>
                </w:rPrChange>
              </w:rPr>
              <w:t xml:space="preserve">Restricción </w:t>
            </w:r>
          </w:p>
        </w:tc>
        <w:tc>
          <w:tcPr>
            <w:tcW w:w="3885" w:type="dxa"/>
          </w:tcPr>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70"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71" w:author="Almondris Gonzalez" w:date="2015-05-18T22:05:00Z">
                  <w:rPr>
                    <w:rFonts w:ascii="Times New Roman" w:hAnsi="Times New Roman" w:cs="Times New Roman"/>
                    <w:color w:val="000000"/>
                    <w:sz w:val="23"/>
                    <w:szCs w:val="23"/>
                  </w:rPr>
                </w:rPrChange>
              </w:rPr>
              <w:t xml:space="preserve">Solamente el nutriólogo podrá hacer el registro de pacientes. </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Height w:val="596"/>
        </w:trPr>
        <w:tc>
          <w:tcPr>
            <w:cnfStyle w:val="000010000000" w:firstRow="0" w:lastRow="0" w:firstColumn="0" w:lastColumn="0" w:oddVBand="1" w:evenVBand="0" w:oddHBand="0" w:evenHBand="0" w:firstRowFirstColumn="0" w:firstRowLastColumn="0" w:lastRowFirstColumn="0" w:lastRowLastColumn="0"/>
            <w:tcW w:w="988"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72"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73" w:author="Almondris Gonzalez" w:date="2015-05-18T22:05:00Z">
                  <w:rPr>
                    <w:rFonts w:ascii="Times New Roman" w:hAnsi="Times New Roman" w:cs="Times New Roman"/>
                    <w:color w:val="000000"/>
                    <w:sz w:val="23"/>
                    <w:szCs w:val="23"/>
                  </w:rPr>
                </w:rPrChange>
              </w:rPr>
              <w:t xml:space="preserve">RN2 </w:t>
            </w:r>
          </w:p>
        </w:tc>
        <w:tc>
          <w:tcPr>
            <w:tcW w:w="2268" w:type="dxa"/>
          </w:tcPr>
          <w:p w:rsidR="00587CD8" w:rsidRPr="00BF299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Change w:id="974"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75" w:author="Almondris Gonzalez" w:date="2015-05-18T22:05:00Z">
                  <w:rPr>
                    <w:rFonts w:ascii="Times New Roman" w:hAnsi="Times New Roman" w:cs="Times New Roman"/>
                    <w:color w:val="000000"/>
                    <w:sz w:val="23"/>
                    <w:szCs w:val="23"/>
                  </w:rPr>
                </w:rPrChange>
              </w:rPr>
              <w:t xml:space="preserve">Datos registro </w:t>
            </w:r>
          </w:p>
        </w:tc>
        <w:tc>
          <w:tcPr>
            <w:cnfStyle w:val="000010000000" w:firstRow="0" w:lastRow="0" w:firstColumn="0" w:lastColumn="0" w:oddVBand="1" w:evenVBand="0" w:oddHBand="0" w:evenHBand="0" w:firstRowFirstColumn="0" w:firstRowLastColumn="0" w:lastRowFirstColumn="0" w:lastRowLastColumn="0"/>
            <w:tcW w:w="1275"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76"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77" w:author="Almondris Gonzalez" w:date="2015-05-18T22:05:00Z">
                  <w:rPr>
                    <w:rFonts w:ascii="Times New Roman" w:hAnsi="Times New Roman" w:cs="Times New Roman"/>
                    <w:color w:val="000000"/>
                    <w:sz w:val="23"/>
                    <w:szCs w:val="23"/>
                  </w:rPr>
                </w:rPrChange>
              </w:rPr>
              <w:t xml:space="preserve">Restricción </w:t>
            </w:r>
          </w:p>
        </w:tc>
        <w:tc>
          <w:tcPr>
            <w:tcW w:w="3885" w:type="dxa"/>
          </w:tcPr>
          <w:p w:rsidR="00587CD8" w:rsidRPr="00BF299F" w:rsidRDefault="00587CD8" w:rsidP="00587CD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Change w:id="978" w:author="Almondris Gonzalez" w:date="2015-05-18T22:05:00Z">
                  <w:rPr>
                    <w:rFonts w:ascii="Wingdings" w:hAnsi="Wingdings" w:cs="Wingdings"/>
                    <w:color w:val="000000"/>
                    <w:sz w:val="23"/>
                    <w:szCs w:val="23"/>
                  </w:rPr>
                </w:rPrChange>
              </w:rPr>
            </w:pPr>
            <w:r w:rsidRPr="00BF299F">
              <w:rPr>
                <w:rFonts w:ascii="Times New Roman" w:hAnsi="Times New Roman" w:cs="Times New Roman"/>
                <w:color w:val="000000"/>
                <w:sz w:val="24"/>
                <w:szCs w:val="24"/>
                <w:rPrChange w:id="979" w:author="Almondris Gonzalez" w:date="2015-05-18T22:05:00Z">
                  <w:rPr>
                    <w:rFonts w:ascii="Times New Roman" w:hAnsi="Times New Roman" w:cs="Times New Roman"/>
                    <w:color w:val="000000"/>
                    <w:sz w:val="23"/>
                    <w:szCs w:val="23"/>
                  </w:rPr>
                </w:rPrChange>
              </w:rPr>
              <w:t>El nutriólogo registrara los datos importantes del paciente.</w:t>
            </w:r>
          </w:p>
        </w:tc>
      </w:tr>
      <w:tr w:rsidR="00587CD8" w:rsidRPr="00BF299F" w:rsidTr="00587CD8">
        <w:trPr>
          <w:trHeight w:val="391"/>
        </w:trPr>
        <w:tc>
          <w:tcPr>
            <w:cnfStyle w:val="000010000000" w:firstRow="0" w:lastRow="0" w:firstColumn="0" w:lastColumn="0" w:oddVBand="1" w:evenVBand="0" w:oddHBand="0" w:evenHBand="0" w:firstRowFirstColumn="0" w:firstRowLastColumn="0" w:lastRowFirstColumn="0" w:lastRowLastColumn="0"/>
            <w:tcW w:w="988"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80"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81" w:author="Almondris Gonzalez" w:date="2015-05-18T22:05:00Z">
                  <w:rPr>
                    <w:rFonts w:ascii="Times New Roman" w:hAnsi="Times New Roman" w:cs="Times New Roman"/>
                    <w:color w:val="000000"/>
                    <w:sz w:val="23"/>
                    <w:szCs w:val="23"/>
                  </w:rPr>
                </w:rPrChange>
              </w:rPr>
              <w:t xml:space="preserve">RN3 </w:t>
            </w:r>
          </w:p>
        </w:tc>
        <w:tc>
          <w:tcPr>
            <w:tcW w:w="2268" w:type="dxa"/>
          </w:tcPr>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82"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83" w:author="Almondris Gonzalez" w:date="2015-05-18T22:05:00Z">
                  <w:rPr>
                    <w:rFonts w:ascii="Times New Roman" w:hAnsi="Times New Roman" w:cs="Times New Roman"/>
                    <w:color w:val="000000"/>
                    <w:sz w:val="23"/>
                    <w:szCs w:val="23"/>
                  </w:rPr>
                </w:rPrChange>
              </w:rPr>
              <w:t xml:space="preserve">Inicio de sesión </w:t>
            </w:r>
          </w:p>
        </w:tc>
        <w:tc>
          <w:tcPr>
            <w:cnfStyle w:val="000010000000" w:firstRow="0" w:lastRow="0" w:firstColumn="0" w:lastColumn="0" w:oddVBand="1" w:evenVBand="0" w:oddHBand="0" w:evenHBand="0" w:firstRowFirstColumn="0" w:firstRowLastColumn="0" w:lastRowFirstColumn="0" w:lastRowLastColumn="0"/>
            <w:tcW w:w="1275" w:type="dxa"/>
          </w:tcPr>
          <w:p w:rsidR="00587CD8" w:rsidRPr="00BF299F" w:rsidRDefault="00587CD8" w:rsidP="00587CD8">
            <w:pPr>
              <w:autoSpaceDE w:val="0"/>
              <w:autoSpaceDN w:val="0"/>
              <w:adjustRightInd w:val="0"/>
              <w:rPr>
                <w:rFonts w:ascii="Times New Roman" w:hAnsi="Times New Roman" w:cs="Times New Roman"/>
                <w:color w:val="000000"/>
                <w:sz w:val="24"/>
                <w:szCs w:val="24"/>
                <w:rPrChange w:id="984"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85" w:author="Almondris Gonzalez" w:date="2015-05-18T22:05:00Z">
                  <w:rPr>
                    <w:rFonts w:ascii="Times New Roman" w:hAnsi="Times New Roman" w:cs="Times New Roman"/>
                    <w:color w:val="000000"/>
                    <w:sz w:val="23"/>
                    <w:szCs w:val="23"/>
                  </w:rPr>
                </w:rPrChange>
              </w:rPr>
              <w:t xml:space="preserve">Restricción </w:t>
            </w:r>
          </w:p>
        </w:tc>
        <w:tc>
          <w:tcPr>
            <w:tcW w:w="3885" w:type="dxa"/>
          </w:tcPr>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86"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87" w:author="Almondris Gonzalez" w:date="2015-05-18T22:05:00Z">
                  <w:rPr>
                    <w:rFonts w:ascii="Times New Roman" w:hAnsi="Times New Roman" w:cs="Times New Roman"/>
                    <w:color w:val="000000"/>
                    <w:sz w:val="23"/>
                    <w:szCs w:val="23"/>
                  </w:rPr>
                </w:rPrChange>
              </w:rPr>
              <w:t>El nutri</w:t>
            </w:r>
            <w:r w:rsidR="008B3D61">
              <w:rPr>
                <w:rFonts w:ascii="Times New Roman" w:hAnsi="Times New Roman" w:cs="Times New Roman"/>
                <w:color w:val="000000"/>
                <w:sz w:val="24"/>
                <w:szCs w:val="24"/>
              </w:rPr>
              <w:t>ólogo podrá acceder a su sesión</w:t>
            </w:r>
            <w:r w:rsidRPr="00BF299F">
              <w:rPr>
                <w:rFonts w:ascii="Times New Roman" w:hAnsi="Times New Roman" w:cs="Times New Roman"/>
                <w:color w:val="000000"/>
                <w:sz w:val="24"/>
                <w:szCs w:val="24"/>
                <w:rPrChange w:id="988" w:author="Almondris Gonzalez" w:date="2015-05-18T22:05:00Z">
                  <w:rPr>
                    <w:rFonts w:ascii="Times New Roman" w:hAnsi="Times New Roman" w:cs="Times New Roman"/>
                    <w:color w:val="000000"/>
                    <w:sz w:val="23"/>
                    <w:szCs w:val="23"/>
                  </w:rPr>
                </w:rPrChange>
              </w:rPr>
              <w:t xml:space="preserve"> con su número de </w:t>
            </w:r>
            <w:r w:rsidR="00612A56" w:rsidRPr="00BF299F">
              <w:rPr>
                <w:rFonts w:ascii="Times New Roman" w:hAnsi="Times New Roman" w:cs="Times New Roman"/>
                <w:color w:val="000000"/>
                <w:sz w:val="24"/>
                <w:szCs w:val="24"/>
              </w:rPr>
              <w:t>cedula profesional</w:t>
            </w:r>
            <w:r w:rsidRPr="00BF299F">
              <w:rPr>
                <w:rFonts w:ascii="Times New Roman" w:hAnsi="Times New Roman" w:cs="Times New Roman"/>
                <w:color w:val="000000"/>
                <w:sz w:val="24"/>
                <w:szCs w:val="24"/>
                <w:rPrChange w:id="989" w:author="Almondris Gonzalez" w:date="2015-05-18T22:05:00Z">
                  <w:rPr>
                    <w:rFonts w:ascii="Times New Roman" w:hAnsi="Times New Roman" w:cs="Times New Roman"/>
                    <w:color w:val="000000"/>
                    <w:sz w:val="23"/>
                    <w:szCs w:val="23"/>
                  </w:rPr>
                </w:rPrChange>
              </w:rPr>
              <w:t>.</w:t>
            </w:r>
          </w:p>
          <w:p w:rsidR="00587CD8" w:rsidRPr="00BF299F" w:rsidRDefault="00587CD8" w:rsidP="00587CD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Change w:id="990" w:author="Almondris Gonzalez" w:date="2015-05-18T22:05:00Z">
                  <w:rPr>
                    <w:rFonts w:ascii="Times New Roman" w:hAnsi="Times New Roman" w:cs="Times New Roman"/>
                    <w:color w:val="000000"/>
                    <w:sz w:val="23"/>
                    <w:szCs w:val="23"/>
                  </w:rPr>
                </w:rPrChange>
              </w:rPr>
            </w:pPr>
            <w:r w:rsidRPr="00BF299F">
              <w:rPr>
                <w:rFonts w:ascii="Times New Roman" w:hAnsi="Times New Roman" w:cs="Times New Roman"/>
                <w:color w:val="000000"/>
                <w:sz w:val="24"/>
                <w:szCs w:val="24"/>
                <w:rPrChange w:id="991" w:author="Almondris Gonzalez" w:date="2015-05-18T22:05:00Z">
                  <w:rPr>
                    <w:rFonts w:ascii="Times New Roman" w:hAnsi="Times New Roman" w:cs="Times New Roman"/>
                    <w:color w:val="000000"/>
                    <w:sz w:val="23"/>
                    <w:szCs w:val="23"/>
                  </w:rPr>
                </w:rPrChange>
              </w:rPr>
              <w:t xml:space="preserve"> </w:t>
            </w:r>
          </w:p>
        </w:tc>
      </w:tr>
    </w:tbl>
    <w:p w:rsidR="00EB2226" w:rsidRDefault="00EB2226" w:rsidP="00EB2226">
      <w:pPr>
        <w:pStyle w:val="Descripcin"/>
        <w:keepNext/>
        <w:jc w:val="center"/>
      </w:pPr>
      <w:bookmarkStart w:id="992" w:name="_Toc421062294"/>
      <w:r>
        <w:t xml:space="preserve">Tabla </w:t>
      </w:r>
      <w:fldSimple w:instr=" SEQ Tabla \* ARABIC ">
        <w:r w:rsidR="00DC1A26">
          <w:rPr>
            <w:noProof/>
          </w:rPr>
          <w:t>14</w:t>
        </w:r>
      </w:fldSimple>
      <w:r w:rsidRPr="007A09BA">
        <w:t>: Reglas del Negocio.</w:t>
      </w:r>
      <w:bookmarkEnd w:id="992"/>
    </w:p>
    <w:p w:rsidR="00587CD8" w:rsidRPr="00BF299F" w:rsidRDefault="00587CD8" w:rsidP="00A922DF">
      <w:pPr>
        <w:pStyle w:val="Ttulo3"/>
        <w:rPr>
          <w:rFonts w:ascii="Times New Roman" w:hAnsi="Times New Roman" w:cs="Times New Roman"/>
        </w:rPr>
      </w:pPr>
      <w:bookmarkStart w:id="993" w:name="_Toc421088248"/>
      <w:r w:rsidRPr="00BF299F">
        <w:rPr>
          <w:rFonts w:ascii="Times New Roman" w:hAnsi="Times New Roman" w:cs="Times New Roman"/>
        </w:rPr>
        <w:t>3</w:t>
      </w:r>
      <w:ins w:id="994" w:author="Almondris Gonzalez" w:date="2015-05-18T23:22:00Z">
        <w:r w:rsidRPr="00BF299F">
          <w:rPr>
            <w:rFonts w:ascii="Times New Roman" w:hAnsi="Times New Roman" w:cs="Times New Roman"/>
          </w:rPr>
          <w:t>.</w:t>
        </w:r>
      </w:ins>
      <w:r w:rsidR="00E31374" w:rsidRPr="00BF299F">
        <w:rPr>
          <w:rFonts w:ascii="Times New Roman" w:hAnsi="Times New Roman" w:cs="Times New Roman"/>
        </w:rPr>
        <w:t>5</w:t>
      </w:r>
      <w:ins w:id="995" w:author="Almondris Gonzalez" w:date="2015-05-18T23:22:00Z">
        <w:r w:rsidRPr="00BF299F">
          <w:rPr>
            <w:rFonts w:ascii="Times New Roman" w:hAnsi="Times New Roman" w:cs="Times New Roman"/>
          </w:rPr>
          <w:t>.</w:t>
        </w:r>
      </w:ins>
      <w:r w:rsidR="007E50FF" w:rsidRPr="00BF299F">
        <w:rPr>
          <w:rFonts w:ascii="Times New Roman" w:hAnsi="Times New Roman" w:cs="Times New Roman"/>
        </w:rPr>
        <w:t xml:space="preserve">1.4 </w:t>
      </w:r>
      <w:r w:rsidRPr="00BF299F">
        <w:rPr>
          <w:rFonts w:ascii="Times New Roman" w:hAnsi="Times New Roman" w:cs="Times New Roman"/>
        </w:rPr>
        <w:t>Requerimientos aplicación móvil</w:t>
      </w:r>
      <w:bookmarkEnd w:id="993"/>
    </w:p>
    <w:p w:rsidR="00587CD8" w:rsidRPr="00BF299F" w:rsidDel="008D12F4" w:rsidRDefault="00587CD8">
      <w:pPr>
        <w:jc w:val="both"/>
        <w:rPr>
          <w:del w:id="996" w:author="Almondris Gonzalez" w:date="2015-05-19T00:14:00Z"/>
          <w:rFonts w:ascii="Times New Roman" w:hAnsi="Times New Roman" w:cs="Times New Roman"/>
          <w:sz w:val="24"/>
          <w:szCs w:val="24"/>
        </w:rPr>
        <w:pPrChange w:id="997" w:author="Almondris Gonzalez" w:date="2015-05-19T00:14:00Z">
          <w:pPr>
            <w:pStyle w:val="Ttulo1"/>
          </w:pPr>
        </w:pPrChange>
      </w:pPr>
      <w:ins w:id="998" w:author="Almondris Gonzalez" w:date="2015-05-19T00:06:00Z">
        <w:r w:rsidRPr="00BF299F">
          <w:rPr>
            <w:rFonts w:ascii="Times New Roman" w:hAnsi="Times New Roman" w:cs="Times New Roman"/>
            <w:color w:val="000000" w:themeColor="text1"/>
            <w:sz w:val="24"/>
            <w:szCs w:val="24"/>
          </w:rPr>
          <w:t xml:space="preserve">A continuación se  mostrarán los requerimientos Funcionales y No Funcionales  para la aplicación </w:t>
        </w:r>
      </w:ins>
      <w:r w:rsidRPr="00BF299F">
        <w:rPr>
          <w:rFonts w:ascii="Times New Roman" w:hAnsi="Times New Roman" w:cs="Times New Roman"/>
          <w:color w:val="000000" w:themeColor="text1"/>
          <w:sz w:val="24"/>
          <w:szCs w:val="24"/>
        </w:rPr>
        <w:t>Móvil</w:t>
      </w:r>
      <w:ins w:id="999" w:author="Almondris Gonzalez" w:date="2015-05-19T00:06:00Z">
        <w:r w:rsidRPr="00BF299F">
          <w:rPr>
            <w:rFonts w:ascii="Times New Roman" w:hAnsi="Times New Roman" w:cs="Times New Roman"/>
            <w:color w:val="000000" w:themeColor="text1"/>
            <w:sz w:val="24"/>
            <w:szCs w:val="24"/>
          </w:rPr>
          <w:t xml:space="preserve"> que serán realizados por el</w:t>
        </w:r>
      </w:ins>
      <w:ins w:id="1000" w:author="Almondris Gonzalez" w:date="2015-05-19T00:07:00Z">
        <w:r w:rsidRPr="00BF299F">
          <w:rPr>
            <w:rFonts w:ascii="Times New Roman" w:hAnsi="Times New Roman" w:cs="Times New Roman"/>
            <w:color w:val="000000" w:themeColor="text1"/>
            <w:sz w:val="24"/>
            <w:szCs w:val="24"/>
          </w:rPr>
          <w:t xml:space="preserve"> Paciente y </w:t>
        </w:r>
      </w:ins>
      <w:r w:rsidRPr="00BF299F">
        <w:rPr>
          <w:rFonts w:ascii="Times New Roman" w:hAnsi="Times New Roman" w:cs="Times New Roman"/>
          <w:color w:val="000000" w:themeColor="text1"/>
          <w:sz w:val="24"/>
          <w:szCs w:val="24"/>
        </w:rPr>
        <w:t>Nutriólogo</w:t>
      </w:r>
      <w:ins w:id="1001" w:author="Almondris Gonzalez" w:date="2015-05-19T00:06:00Z">
        <w:r w:rsidRPr="00BF299F">
          <w:rPr>
            <w:rFonts w:ascii="Times New Roman" w:hAnsi="Times New Roman" w:cs="Times New Roman"/>
            <w:color w:val="000000" w:themeColor="text1"/>
            <w:sz w:val="24"/>
            <w:szCs w:val="24"/>
          </w:rPr>
          <w:t>.</w:t>
        </w:r>
      </w:ins>
      <w:r w:rsidRPr="00BF299F">
        <w:rPr>
          <w:rFonts w:ascii="Times New Roman" w:hAnsi="Times New Roman" w:cs="Times New Roman"/>
          <w:color w:val="000000" w:themeColor="text1"/>
          <w:sz w:val="24"/>
          <w:szCs w:val="24"/>
        </w:rPr>
        <w:t xml:space="preserve"> </w:t>
      </w:r>
    </w:p>
    <w:p w:rsidR="00587CD8" w:rsidRPr="00BF299F" w:rsidDel="008D12F4" w:rsidRDefault="00587CD8">
      <w:pPr>
        <w:jc w:val="both"/>
        <w:rPr>
          <w:del w:id="1002" w:author="Almondris Gonzalez" w:date="2015-05-19T00:14:00Z"/>
          <w:rFonts w:ascii="Times New Roman" w:hAnsi="Times New Roman" w:cs="Times New Roman"/>
          <w:sz w:val="24"/>
          <w:szCs w:val="24"/>
        </w:rPr>
        <w:pPrChange w:id="1003" w:author="Almondris Gonzalez" w:date="2015-05-19T00:14:00Z">
          <w:pPr/>
        </w:pPrChange>
      </w:pPr>
    </w:p>
    <w:p w:rsidR="00587CD8" w:rsidRPr="00BF299F" w:rsidRDefault="00587CD8" w:rsidP="00587CD8">
      <w:pPr>
        <w:rPr>
          <w:ins w:id="1004" w:author="Almondris Gonzalez" w:date="2015-05-19T00:15:00Z"/>
          <w:rFonts w:ascii="Times New Roman" w:hAnsi="Times New Roman" w:cs="Times New Roman"/>
          <w:b/>
          <w:sz w:val="24"/>
          <w:szCs w:val="24"/>
          <w:rPrChange w:id="1005" w:author="Almondris Gonzalez" w:date="2015-05-19T00:15:00Z">
            <w:rPr>
              <w:ins w:id="1006" w:author="Almondris Gonzalez" w:date="2015-05-19T00:15:00Z"/>
              <w:b/>
              <w:i/>
            </w:rPr>
          </w:rPrChange>
        </w:rPr>
      </w:pPr>
      <w:r w:rsidRPr="00BF299F">
        <w:rPr>
          <w:rFonts w:ascii="Times New Roman" w:hAnsi="Times New Roman" w:cs="Times New Roman"/>
          <w:sz w:val="24"/>
          <w:szCs w:val="24"/>
        </w:rPr>
        <w:t>Requerimientos funcionales</w:t>
      </w:r>
      <w:r w:rsidRPr="00BF299F">
        <w:rPr>
          <w:rFonts w:ascii="Times New Roman" w:hAnsi="Times New Roman" w:cs="Times New Roman"/>
          <w:b/>
          <w:sz w:val="24"/>
          <w:szCs w:val="24"/>
          <w:rPrChange w:id="1007" w:author="Almondris Gonzalez" w:date="2015-05-19T00:15:00Z">
            <w:rPr/>
          </w:rPrChange>
        </w:rPr>
        <w:t>.</w:t>
      </w:r>
    </w:p>
    <w:p w:rsidR="00587CD8" w:rsidRPr="00BF299F" w:rsidRDefault="00587CD8" w:rsidP="00587CD8">
      <w:pPr>
        <w:jc w:val="both"/>
        <w:rPr>
          <w:ins w:id="1008" w:author="Almondris Gonzalez" w:date="2015-05-19T00:15:00Z"/>
          <w:rFonts w:ascii="Times New Roman" w:hAnsi="Times New Roman" w:cs="Times New Roman"/>
          <w:color w:val="000000" w:themeColor="text1"/>
          <w:sz w:val="24"/>
          <w:szCs w:val="24"/>
        </w:rPr>
      </w:pPr>
      <w:ins w:id="1009" w:author="Almondris Gonzalez" w:date="2015-05-19T00:15:00Z">
        <w:r w:rsidRPr="00BF299F">
          <w:rPr>
            <w:rFonts w:ascii="Times New Roman" w:hAnsi="Times New Roman" w:cs="Times New Roman"/>
            <w:color w:val="000000" w:themeColor="text1"/>
            <w:sz w:val="24"/>
            <w:szCs w:val="24"/>
          </w:rPr>
          <w:t xml:space="preserve">En la Tabla </w:t>
        </w:r>
      </w:ins>
      <w:r w:rsidR="009C7528">
        <w:rPr>
          <w:rFonts w:ascii="Times New Roman" w:hAnsi="Times New Roman" w:cs="Times New Roman"/>
          <w:color w:val="000000" w:themeColor="text1"/>
          <w:sz w:val="24"/>
          <w:szCs w:val="24"/>
        </w:rPr>
        <w:t xml:space="preserve">15 </w:t>
      </w:r>
      <w:ins w:id="1010" w:author="Almondris Gonzalez" w:date="2015-05-19T00:15:00Z">
        <w:r w:rsidRPr="00BF299F">
          <w:rPr>
            <w:rFonts w:ascii="Times New Roman" w:hAnsi="Times New Roman" w:cs="Times New Roman"/>
            <w:color w:val="000000" w:themeColor="text1"/>
            <w:sz w:val="24"/>
            <w:szCs w:val="24"/>
          </w:rPr>
          <w:t>Mostramos</w:t>
        </w:r>
      </w:ins>
      <w:ins w:id="1011" w:author="Almondris Gonzalez" w:date="2015-05-19T00:16:00Z">
        <w:r w:rsidRPr="00BF299F">
          <w:rPr>
            <w:rFonts w:ascii="Times New Roman" w:hAnsi="Times New Roman" w:cs="Times New Roman"/>
            <w:color w:val="000000" w:themeColor="text1"/>
            <w:sz w:val="24"/>
            <w:szCs w:val="24"/>
          </w:rPr>
          <w:t xml:space="preserve"> </w:t>
        </w:r>
      </w:ins>
      <w:ins w:id="1012" w:author="Almondris Gonzalez" w:date="2015-05-19T00:15:00Z">
        <w:r w:rsidRPr="00BF299F">
          <w:rPr>
            <w:rFonts w:ascii="Times New Roman" w:hAnsi="Times New Roman" w:cs="Times New Roman"/>
            <w:color w:val="000000" w:themeColor="text1"/>
            <w:sz w:val="24"/>
            <w:szCs w:val="24"/>
          </w:rPr>
          <w:t xml:space="preserve">los requerimientos Funcionales para la “Aplicación </w:t>
        </w:r>
      </w:ins>
      <w:r w:rsidRPr="00BF299F">
        <w:rPr>
          <w:rFonts w:ascii="Times New Roman" w:hAnsi="Times New Roman" w:cs="Times New Roman"/>
          <w:color w:val="000000" w:themeColor="text1"/>
          <w:sz w:val="24"/>
          <w:szCs w:val="24"/>
        </w:rPr>
        <w:t>Móvil</w:t>
      </w:r>
      <w:ins w:id="1013" w:author="Almondris Gonzalez" w:date="2015-05-19T00:15:00Z">
        <w:r w:rsidRPr="00BF299F">
          <w:rPr>
            <w:rFonts w:ascii="Times New Roman" w:hAnsi="Times New Roman" w:cs="Times New Roman"/>
            <w:color w:val="000000" w:themeColor="text1"/>
            <w:sz w:val="24"/>
            <w:szCs w:val="24"/>
          </w:rPr>
          <w:t xml:space="preserve">”.  </w:t>
        </w:r>
      </w:ins>
    </w:p>
    <w:tbl>
      <w:tblPr>
        <w:tblStyle w:val="Tabladecuadrcula4-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7905"/>
      </w:tblGrid>
      <w:tr w:rsidR="00587CD8" w:rsidRPr="00BF299F" w:rsidTr="009C75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tcBorders>
              <w:top w:val="none" w:sz="0" w:space="0" w:color="auto"/>
              <w:left w:val="none" w:sz="0" w:space="0" w:color="auto"/>
              <w:bottom w:val="none" w:sz="0" w:space="0" w:color="auto"/>
              <w:right w:val="none" w:sz="0" w:space="0" w:color="auto"/>
            </w:tcBorders>
            <w:hideMark/>
          </w:tcPr>
          <w:p w:rsidR="00587CD8" w:rsidRPr="00BF299F" w:rsidRDefault="00587CD8" w:rsidP="00587CD8">
            <w:pPr>
              <w:rPr>
                <w:rFonts w:ascii="Times New Roman" w:hAnsi="Times New Roman" w:cs="Times New Roman"/>
                <w:sz w:val="24"/>
                <w:szCs w:val="24"/>
              </w:rPr>
            </w:pPr>
            <w:del w:id="1014" w:author="Almondris Gonzalez" w:date="2015-05-19T00:07:00Z">
              <w:r w:rsidRPr="00BF299F" w:rsidDel="003A134F">
                <w:rPr>
                  <w:rFonts w:ascii="Times New Roman" w:hAnsi="Times New Roman" w:cs="Times New Roman"/>
                  <w:sz w:val="24"/>
                  <w:szCs w:val="24"/>
                </w:rPr>
                <w:delText>RF1</w:delText>
              </w:r>
            </w:del>
            <w:r w:rsidRPr="00BF299F">
              <w:rPr>
                <w:rFonts w:ascii="Times New Roman" w:hAnsi="Times New Roman" w:cs="Times New Roman"/>
                <w:sz w:val="24"/>
                <w:szCs w:val="24"/>
              </w:rPr>
              <w:t>I</w:t>
            </w:r>
            <w:ins w:id="1015" w:author="Almondris Gonzalez" w:date="2015-05-19T00:08:00Z">
              <w:r w:rsidRPr="00BF299F">
                <w:rPr>
                  <w:rFonts w:ascii="Times New Roman" w:hAnsi="Times New Roman" w:cs="Times New Roman"/>
                  <w:sz w:val="24"/>
                  <w:szCs w:val="24"/>
                </w:rPr>
                <w:t>D</w:t>
              </w:r>
            </w:ins>
          </w:p>
        </w:tc>
        <w:tc>
          <w:tcPr>
            <w:tcW w:w="7905" w:type="dxa"/>
            <w:tcBorders>
              <w:top w:val="none" w:sz="0" w:space="0" w:color="auto"/>
              <w:left w:val="none" w:sz="0" w:space="0" w:color="auto"/>
              <w:bottom w:val="none" w:sz="0" w:space="0" w:color="auto"/>
              <w:right w:val="none" w:sz="0" w:space="0" w:color="auto"/>
            </w:tcBorders>
            <w:hideMark/>
          </w:tcPr>
          <w:p w:rsidR="00587CD8" w:rsidRPr="00BF299F" w:rsidRDefault="00587CD8" w:rsidP="00587C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del w:id="1016" w:author="Almondris Gonzalez" w:date="2015-05-19T00:07:00Z">
              <w:r w:rsidRPr="00BF299F" w:rsidDel="003A134F">
                <w:rPr>
                  <w:rFonts w:ascii="Times New Roman" w:hAnsi="Times New Roman" w:cs="Times New Roman"/>
                  <w:sz w:val="24"/>
                  <w:szCs w:val="24"/>
                </w:rPr>
                <w:delText>El usuario podrá acceder a la aplicación por medio de un usuario y contraseña.</w:delText>
              </w:r>
            </w:del>
            <w:r w:rsidRPr="00BF299F">
              <w:rPr>
                <w:rFonts w:ascii="Times New Roman" w:hAnsi="Times New Roman" w:cs="Times New Roman"/>
                <w:sz w:val="24"/>
                <w:szCs w:val="24"/>
              </w:rPr>
              <w:t>Descripción</w:t>
            </w:r>
            <w:ins w:id="1017" w:author="Almondris Gonzalez" w:date="2015-05-19T00:08:00Z">
              <w:r w:rsidRPr="00BF299F">
                <w:rPr>
                  <w:rFonts w:ascii="Times New Roman" w:hAnsi="Times New Roman" w:cs="Times New Roman"/>
                  <w:sz w:val="24"/>
                  <w:szCs w:val="24"/>
                </w:rPr>
                <w:t xml:space="preserve"> </w:t>
              </w:r>
            </w:ins>
          </w:p>
        </w:tc>
      </w:tr>
      <w:tr w:rsidR="00587CD8" w:rsidRPr="00BF299F" w:rsidTr="009C7528">
        <w:trPr>
          <w:cnfStyle w:val="000000100000" w:firstRow="0" w:lastRow="0" w:firstColumn="0" w:lastColumn="0" w:oddVBand="0" w:evenVBand="0" w:oddHBand="1" w:evenHBand="0" w:firstRowFirstColumn="0" w:firstRowLastColumn="0" w:lastRowFirstColumn="0" w:lastRowLastColumn="0"/>
          <w:ins w:id="1018" w:author="Almondris Gonzalez" w:date="2015-05-19T00:07:00Z"/>
        </w:trPr>
        <w:tc>
          <w:tcPr>
            <w:cnfStyle w:val="001000000000" w:firstRow="0" w:lastRow="0" w:firstColumn="1" w:lastColumn="0" w:oddVBand="0" w:evenVBand="0" w:oddHBand="0" w:evenHBand="0" w:firstRowFirstColumn="0" w:firstRowLastColumn="0" w:lastRowFirstColumn="0" w:lastRowLastColumn="0"/>
            <w:tcW w:w="923" w:type="dxa"/>
          </w:tcPr>
          <w:p w:rsidR="00587CD8" w:rsidRPr="00BF299F" w:rsidRDefault="00587CD8" w:rsidP="00587CD8">
            <w:pPr>
              <w:rPr>
                <w:ins w:id="1019" w:author="Almondris Gonzalez" w:date="2015-05-19T00:07:00Z"/>
                <w:rFonts w:ascii="Times New Roman" w:hAnsi="Times New Roman" w:cs="Times New Roman"/>
                <w:sz w:val="24"/>
                <w:szCs w:val="24"/>
              </w:rPr>
            </w:pPr>
            <w:ins w:id="1020" w:author="Almondris Gonzalez" w:date="2015-05-19T00:07:00Z">
              <w:r w:rsidRPr="00BF299F">
                <w:rPr>
                  <w:rFonts w:ascii="Times New Roman" w:hAnsi="Times New Roman" w:cs="Times New Roman"/>
                  <w:sz w:val="24"/>
                  <w:szCs w:val="24"/>
                </w:rPr>
                <w:t>RF1</w:t>
              </w:r>
            </w:ins>
          </w:p>
        </w:tc>
        <w:tc>
          <w:tcPr>
            <w:tcW w:w="7905" w:type="dxa"/>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ins w:id="1021" w:author="Almondris Gonzalez" w:date="2015-05-19T00:07:00Z"/>
                <w:rFonts w:ascii="Times New Roman" w:hAnsi="Times New Roman" w:cs="Times New Roman"/>
                <w:sz w:val="24"/>
                <w:szCs w:val="24"/>
              </w:rPr>
            </w:pPr>
            <w:ins w:id="1022" w:author="Almondris Gonzalez" w:date="2015-05-19T00:08:00Z">
              <w:r w:rsidRPr="00BF299F">
                <w:rPr>
                  <w:rFonts w:ascii="Times New Roman" w:hAnsi="Times New Roman" w:cs="Times New Roman"/>
                  <w:sz w:val="24"/>
                  <w:szCs w:val="24"/>
                </w:rPr>
                <w:t xml:space="preserve">Accederá </w:t>
              </w:r>
            </w:ins>
            <w:ins w:id="1023" w:author="Almondris Gonzalez" w:date="2015-05-19T00:07:00Z">
              <w:r w:rsidRPr="00BF299F">
                <w:rPr>
                  <w:rFonts w:ascii="Times New Roman" w:hAnsi="Times New Roman" w:cs="Times New Roman"/>
                  <w:sz w:val="24"/>
                  <w:szCs w:val="24"/>
                </w:rPr>
                <w:t>a la aplicación por medio de un usuario y contraseña.</w:t>
              </w:r>
            </w:ins>
          </w:p>
        </w:tc>
      </w:tr>
      <w:tr w:rsidR="00587CD8" w:rsidRPr="00BF299F" w:rsidTr="009C7528">
        <w:tc>
          <w:tcPr>
            <w:cnfStyle w:val="001000000000" w:firstRow="0" w:lastRow="0" w:firstColumn="1" w:lastColumn="0" w:oddVBand="0" w:evenVBand="0" w:oddHBand="0" w:evenHBand="0" w:firstRowFirstColumn="0" w:firstRowLastColumn="0" w:lastRowFirstColumn="0" w:lastRowLastColumn="0"/>
            <w:tcW w:w="923" w:type="dxa"/>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RF2</w:t>
            </w:r>
          </w:p>
        </w:tc>
        <w:tc>
          <w:tcPr>
            <w:tcW w:w="7905" w:type="dxa"/>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Registrar sus alimentos diarios</w:t>
            </w:r>
            <w:ins w:id="1024" w:author="Wellcom" w:date="2015-05-14T13:28:00Z">
              <w:del w:id="1025" w:author="Almondris Gonzalez" w:date="2015-05-19T00:08:00Z">
                <w:r w:rsidRPr="00BF299F" w:rsidDel="003A134F">
                  <w:rPr>
                    <w:rFonts w:ascii="Times New Roman" w:hAnsi="Times New Roman" w:cs="Times New Roman"/>
                    <w:sz w:val="24"/>
                    <w:szCs w:val="24"/>
                  </w:rPr>
                  <w:delText>El usuario podrá r</w:delText>
                </w:r>
              </w:del>
            </w:ins>
            <w:del w:id="1026" w:author="Almondris Gonzalez" w:date="2015-05-19T00:08:00Z">
              <w:r w:rsidRPr="00BF299F" w:rsidDel="003A134F">
                <w:rPr>
                  <w:rFonts w:ascii="Times New Roman" w:hAnsi="Times New Roman" w:cs="Times New Roman"/>
                  <w:sz w:val="24"/>
                  <w:szCs w:val="24"/>
                </w:rPr>
                <w:delText xml:space="preserve">Registrar </w:delText>
              </w:r>
            </w:del>
          </w:p>
        </w:tc>
      </w:tr>
      <w:tr w:rsidR="00587CD8" w:rsidRPr="00BF299F" w:rsidTr="009C7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RF3</w:t>
            </w:r>
          </w:p>
        </w:tc>
        <w:tc>
          <w:tcPr>
            <w:tcW w:w="7905" w:type="dxa"/>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Buscará</w:t>
            </w:r>
            <w:ins w:id="1027" w:author="Almondris Gonzalez" w:date="2015-05-19T00:10:00Z">
              <w:r w:rsidRPr="00BF299F">
                <w:rPr>
                  <w:rFonts w:ascii="Times New Roman" w:hAnsi="Times New Roman" w:cs="Times New Roman"/>
                  <w:sz w:val="24"/>
                  <w:szCs w:val="24"/>
                </w:rPr>
                <w:t xml:space="preserve"> </w:t>
              </w:r>
            </w:ins>
            <w:del w:id="1028" w:author="Almondris Gonzalez" w:date="2015-05-19T00:09:00Z">
              <w:r w:rsidRPr="00BF299F" w:rsidDel="003A134F">
                <w:rPr>
                  <w:rFonts w:ascii="Times New Roman" w:hAnsi="Times New Roman" w:cs="Times New Roman"/>
                  <w:sz w:val="24"/>
                  <w:szCs w:val="24"/>
                </w:rPr>
                <w:delText>qued</w:delText>
              </w:r>
            </w:del>
            <w:r w:rsidRPr="00BF299F">
              <w:rPr>
                <w:rFonts w:ascii="Times New Roman" w:hAnsi="Times New Roman" w:cs="Times New Roman"/>
                <w:sz w:val="24"/>
                <w:szCs w:val="24"/>
              </w:rPr>
              <w:t xml:space="preserve"> información  Nutrimental de alimentos</w:t>
            </w:r>
          </w:p>
        </w:tc>
      </w:tr>
      <w:tr w:rsidR="00587CD8" w:rsidRPr="00BF299F" w:rsidTr="009C7528">
        <w:tc>
          <w:tcPr>
            <w:cnfStyle w:val="001000000000" w:firstRow="0" w:lastRow="0" w:firstColumn="1" w:lastColumn="0" w:oddVBand="0" w:evenVBand="0" w:oddHBand="0" w:evenHBand="0" w:firstRowFirstColumn="0" w:firstRowLastColumn="0" w:lastRowFirstColumn="0" w:lastRowLastColumn="0"/>
            <w:tcW w:w="923" w:type="dxa"/>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RF4</w:t>
            </w:r>
          </w:p>
        </w:tc>
        <w:tc>
          <w:tcPr>
            <w:tcW w:w="7905" w:type="dxa"/>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del w:id="1029" w:author="Wellcom" w:date="2015-05-14T13:29:00Z">
              <w:r w:rsidRPr="00BF299F" w:rsidDel="000F4C68">
                <w:rPr>
                  <w:rFonts w:ascii="Times New Roman" w:hAnsi="Times New Roman" w:cs="Times New Roman"/>
                  <w:i/>
                  <w:sz w:val="24"/>
                  <w:szCs w:val="24"/>
                  <w:rPrChange w:id="1030" w:author="Almondris Gonzalez" w:date="2015-05-19T00:11:00Z">
                    <w:rPr/>
                  </w:rPrChange>
                </w:rPr>
                <w:delText>La aplicación dará</w:delText>
              </w:r>
              <w:r w:rsidRPr="00BF299F" w:rsidDel="000F4C68">
                <w:rPr>
                  <w:rFonts w:ascii="Times New Roman" w:hAnsi="Times New Roman" w:cs="Times New Roman"/>
                  <w:sz w:val="24"/>
                  <w:szCs w:val="24"/>
                </w:rPr>
                <w:delText xml:space="preserve"> Rec</w:delText>
              </w:r>
            </w:del>
            <w:r w:rsidRPr="00BF299F">
              <w:rPr>
                <w:rFonts w:ascii="Times New Roman" w:hAnsi="Times New Roman" w:cs="Times New Roman"/>
                <w:sz w:val="24"/>
                <w:szCs w:val="24"/>
              </w:rPr>
              <w:t>Mostrará recomendaciones de comida.</w:t>
            </w:r>
            <w:del w:id="1031" w:author="Wellcom" w:date="2015-05-14T13:29:00Z">
              <w:r w:rsidRPr="00BF299F" w:rsidDel="000F4C68">
                <w:rPr>
                  <w:rFonts w:ascii="Times New Roman" w:hAnsi="Times New Roman" w:cs="Times New Roman"/>
                  <w:sz w:val="24"/>
                  <w:szCs w:val="24"/>
                </w:rPr>
                <w:delText>omendaciones</w:delText>
              </w:r>
            </w:del>
            <w:del w:id="1032" w:author="Wellcom" w:date="2015-05-14T13:30:00Z">
              <w:r w:rsidRPr="00BF299F" w:rsidDel="000F4C68">
                <w:rPr>
                  <w:rFonts w:ascii="Times New Roman" w:hAnsi="Times New Roman" w:cs="Times New Roman"/>
                  <w:sz w:val="24"/>
                  <w:szCs w:val="24"/>
                </w:rPr>
                <w:delText xml:space="preserve"> de </w:delText>
              </w:r>
            </w:del>
            <w:del w:id="1033" w:author="Wellcom" w:date="2015-05-14T13:31:00Z">
              <w:r w:rsidRPr="00BF299F" w:rsidDel="008533B1">
                <w:rPr>
                  <w:rFonts w:ascii="Times New Roman" w:hAnsi="Times New Roman" w:cs="Times New Roman"/>
                  <w:sz w:val="24"/>
                  <w:szCs w:val="24"/>
                </w:rPr>
                <w:delText>comida</w:delText>
              </w:r>
            </w:del>
          </w:p>
        </w:tc>
      </w:tr>
      <w:tr w:rsidR="00587CD8" w:rsidRPr="00BF299F" w:rsidTr="009C7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RF5</w:t>
            </w:r>
          </w:p>
        </w:tc>
        <w:tc>
          <w:tcPr>
            <w:tcW w:w="7905" w:type="dxa"/>
            <w:hideMark/>
          </w:tcPr>
          <w:p w:rsidR="00587CD8" w:rsidRPr="00BF299F" w:rsidRDefault="00587CD8" w:rsidP="008B3D6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del w:id="1034" w:author="Almondris Gonzalez" w:date="2015-05-19T00:10:00Z">
              <w:r w:rsidRPr="00BF299F" w:rsidDel="003A134F">
                <w:rPr>
                  <w:rFonts w:ascii="Times New Roman" w:hAnsi="Times New Roman" w:cs="Times New Roman"/>
                  <w:sz w:val="24"/>
                  <w:szCs w:val="24"/>
                </w:rPr>
                <w:delText>El usuario podrá visualizar</w:delText>
              </w:r>
            </w:del>
            <w:ins w:id="1035" w:author="Almondris Gonzalez" w:date="2015-05-19T00:10:00Z">
              <w:r w:rsidRPr="00BF299F">
                <w:rPr>
                  <w:rFonts w:ascii="Times New Roman" w:hAnsi="Times New Roman" w:cs="Times New Roman"/>
                  <w:sz w:val="24"/>
                  <w:szCs w:val="24"/>
                </w:rPr>
                <w:t>Visualizar</w:t>
              </w:r>
            </w:ins>
            <w:r w:rsidR="008B3D61">
              <w:rPr>
                <w:rFonts w:ascii="Times New Roman" w:hAnsi="Times New Roman" w:cs="Times New Roman"/>
                <w:sz w:val="24"/>
                <w:szCs w:val="24"/>
              </w:rPr>
              <w:t>á</w:t>
            </w:r>
            <w:ins w:id="1036" w:author="Almondris Gonzalez" w:date="2015-05-19T00:10:00Z">
              <w:r w:rsidRPr="00BF299F">
                <w:rPr>
                  <w:rFonts w:ascii="Times New Roman" w:hAnsi="Times New Roman" w:cs="Times New Roman"/>
                  <w:sz w:val="24"/>
                  <w:szCs w:val="24"/>
                </w:rPr>
                <w:t xml:space="preserve"> </w:t>
              </w:r>
            </w:ins>
            <w:r w:rsidRPr="00BF299F">
              <w:rPr>
                <w:rFonts w:ascii="Times New Roman" w:hAnsi="Times New Roman" w:cs="Times New Roman"/>
                <w:sz w:val="24"/>
                <w:szCs w:val="24"/>
              </w:rPr>
              <w:t>su consumo calórico</w:t>
            </w:r>
            <w:ins w:id="1037" w:author="Wellcom" w:date="2015-05-14T13:30:00Z">
              <w:r w:rsidRPr="00BF299F">
                <w:rPr>
                  <w:rFonts w:ascii="Times New Roman" w:hAnsi="Times New Roman" w:cs="Times New Roman"/>
                  <w:sz w:val="24"/>
                  <w:szCs w:val="24"/>
                </w:rPr>
                <w:t>.</w:t>
              </w:r>
            </w:ins>
            <w:r w:rsidRPr="00BF299F">
              <w:rPr>
                <w:rFonts w:ascii="Times New Roman" w:hAnsi="Times New Roman" w:cs="Times New Roman"/>
                <w:sz w:val="24"/>
                <w:szCs w:val="24"/>
              </w:rPr>
              <w:t xml:space="preserve"> </w:t>
            </w:r>
          </w:p>
        </w:tc>
      </w:tr>
      <w:tr w:rsidR="00587CD8" w:rsidRPr="00BF299F" w:rsidTr="009C7528">
        <w:tc>
          <w:tcPr>
            <w:cnfStyle w:val="001000000000" w:firstRow="0" w:lastRow="0" w:firstColumn="1" w:lastColumn="0" w:oddVBand="0" w:evenVBand="0" w:oddHBand="0" w:evenHBand="0" w:firstRowFirstColumn="0" w:firstRowLastColumn="0" w:lastRowFirstColumn="0" w:lastRowLastColumn="0"/>
            <w:tcW w:w="923" w:type="dxa"/>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RF6</w:t>
            </w:r>
          </w:p>
        </w:tc>
        <w:tc>
          <w:tcPr>
            <w:tcW w:w="7905" w:type="dxa"/>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Permitirá ver el consumo de calorías del paciente en la aplicación web.</w:t>
            </w:r>
          </w:p>
        </w:tc>
      </w:tr>
      <w:tr w:rsidR="00587CD8" w:rsidRPr="00BF299F" w:rsidTr="009C75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3" w:type="dxa"/>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RF7</w:t>
            </w:r>
          </w:p>
        </w:tc>
        <w:tc>
          <w:tcPr>
            <w:tcW w:w="7905" w:type="dxa"/>
          </w:tcPr>
          <w:p w:rsidR="00587CD8" w:rsidRPr="00BF299F" w:rsidRDefault="008B3D61" w:rsidP="00587C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Podrá consultar en su agenda</w:t>
            </w:r>
            <w:r w:rsidR="00587CD8" w:rsidRPr="00BF299F">
              <w:rPr>
                <w:rFonts w:ascii="Times New Roman" w:hAnsi="Times New Roman" w:cs="Times New Roman"/>
                <w:sz w:val="24"/>
                <w:szCs w:val="24"/>
              </w:rPr>
              <w:t xml:space="preserve"> el día de su cita.</w:t>
            </w:r>
          </w:p>
        </w:tc>
      </w:tr>
      <w:tr w:rsidR="00587CD8" w:rsidRPr="00BF299F" w:rsidTr="009C7528">
        <w:tc>
          <w:tcPr>
            <w:cnfStyle w:val="001000000000" w:firstRow="0" w:lastRow="0" w:firstColumn="1" w:lastColumn="0" w:oddVBand="0" w:evenVBand="0" w:oddHBand="0" w:evenHBand="0" w:firstRowFirstColumn="0" w:firstRowLastColumn="0" w:lastRowFirstColumn="0" w:lastRowLastColumn="0"/>
            <w:tcW w:w="923" w:type="dxa"/>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RF8</w:t>
            </w:r>
          </w:p>
        </w:tc>
        <w:tc>
          <w:tcPr>
            <w:tcW w:w="7905" w:type="dxa"/>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Podrá consultar su perfil.</w:t>
            </w:r>
          </w:p>
        </w:tc>
      </w:tr>
    </w:tbl>
    <w:p w:rsidR="00EB2226" w:rsidRDefault="00EB2226" w:rsidP="00EB2226">
      <w:pPr>
        <w:pStyle w:val="Descripcin"/>
        <w:keepNext/>
        <w:jc w:val="center"/>
      </w:pPr>
      <w:bookmarkStart w:id="1038" w:name="_Toc421062295"/>
      <w:r>
        <w:t xml:space="preserve">Tabla </w:t>
      </w:r>
      <w:fldSimple w:instr=" SEQ Tabla \* ARABIC ">
        <w:r w:rsidR="00DC1A26">
          <w:rPr>
            <w:noProof/>
          </w:rPr>
          <w:t>15</w:t>
        </w:r>
      </w:fldSimple>
      <w:r w:rsidRPr="00602A5D">
        <w:t>: Requerimientos Funcionales “Aplicación Móvil”</w:t>
      </w:r>
      <w:bookmarkEnd w:id="1038"/>
    </w:p>
    <w:p w:rsidR="00A922DF" w:rsidRPr="00BF299F" w:rsidRDefault="00A922DF">
      <w:pPr>
        <w:rPr>
          <w:rFonts w:ascii="Times New Roman" w:eastAsiaTheme="majorEastAsia" w:hAnsi="Times New Roman" w:cs="Times New Roman"/>
          <w:color w:val="1F4D78" w:themeColor="accent1" w:themeShade="7F"/>
          <w:sz w:val="24"/>
          <w:szCs w:val="24"/>
        </w:rPr>
      </w:pPr>
      <w:r w:rsidRPr="00BF299F">
        <w:rPr>
          <w:rFonts w:ascii="Times New Roman" w:hAnsi="Times New Roman" w:cs="Times New Roman"/>
          <w:sz w:val="24"/>
          <w:szCs w:val="24"/>
        </w:rPr>
        <w:br w:type="page"/>
      </w:r>
    </w:p>
    <w:p w:rsidR="00587CD8" w:rsidRPr="00BF299F" w:rsidRDefault="00E31374" w:rsidP="00A922DF">
      <w:pPr>
        <w:pStyle w:val="Ttulo3"/>
        <w:rPr>
          <w:rFonts w:ascii="Times New Roman" w:hAnsi="Times New Roman" w:cs="Times New Roman"/>
        </w:rPr>
      </w:pPr>
      <w:bookmarkStart w:id="1039" w:name="_Toc421088249"/>
      <w:r w:rsidRPr="00BF299F">
        <w:rPr>
          <w:rFonts w:ascii="Times New Roman" w:hAnsi="Times New Roman" w:cs="Times New Roman"/>
        </w:rPr>
        <w:lastRenderedPageBreak/>
        <w:t>3.5</w:t>
      </w:r>
      <w:r w:rsidR="00A922DF" w:rsidRPr="00BF299F">
        <w:rPr>
          <w:rFonts w:ascii="Times New Roman" w:hAnsi="Times New Roman" w:cs="Times New Roman"/>
        </w:rPr>
        <w:t xml:space="preserve">.1.5 </w:t>
      </w:r>
      <w:ins w:id="1040" w:author="Almondris Gonzalez" w:date="2015-05-19T00:16:00Z">
        <w:r w:rsidR="00587CD8" w:rsidRPr="00BF299F">
          <w:rPr>
            <w:rFonts w:ascii="Times New Roman" w:hAnsi="Times New Roman" w:cs="Times New Roman"/>
          </w:rPr>
          <w:t xml:space="preserve">Requerimientos </w:t>
        </w:r>
      </w:ins>
      <w:r w:rsidR="00587CD8" w:rsidRPr="00BF299F">
        <w:rPr>
          <w:rFonts w:ascii="Times New Roman" w:hAnsi="Times New Roman" w:cs="Times New Roman"/>
        </w:rPr>
        <w:t>No funcionales</w:t>
      </w:r>
      <w:ins w:id="1041" w:author="Almondris Gonzalez" w:date="2015-05-19T00:17:00Z">
        <w:r w:rsidR="00587CD8" w:rsidRPr="00BF299F">
          <w:rPr>
            <w:rFonts w:ascii="Times New Roman" w:hAnsi="Times New Roman" w:cs="Times New Roman"/>
          </w:rPr>
          <w:t>.</w:t>
        </w:r>
      </w:ins>
      <w:bookmarkEnd w:id="1039"/>
      <w:r w:rsidR="00587CD8" w:rsidRPr="00BF299F">
        <w:rPr>
          <w:rFonts w:ascii="Times New Roman" w:hAnsi="Times New Roman" w:cs="Times New Roman"/>
        </w:rPr>
        <w:t xml:space="preserve"> </w:t>
      </w:r>
      <w:del w:id="1042" w:author="Almondris Gonzalez" w:date="2015-05-19T00:16:00Z">
        <w:r w:rsidR="00587CD8" w:rsidRPr="00BF299F" w:rsidDel="008D12F4">
          <w:rPr>
            <w:rFonts w:ascii="Times New Roman" w:hAnsi="Times New Roman" w:cs="Times New Roman"/>
          </w:rPr>
          <w:delText>de la aplicación móvil.</w:delText>
        </w:r>
      </w:del>
    </w:p>
    <w:p w:rsidR="00587CD8" w:rsidRPr="00BF299F" w:rsidRDefault="00587CD8" w:rsidP="00587CD8">
      <w:pPr>
        <w:rPr>
          <w:rFonts w:ascii="Times New Roman" w:hAnsi="Times New Roman" w:cs="Times New Roman"/>
          <w:sz w:val="24"/>
          <w:szCs w:val="24"/>
        </w:rPr>
      </w:pPr>
    </w:p>
    <w:p w:rsidR="00587CD8" w:rsidRPr="00BF299F" w:rsidRDefault="00587CD8" w:rsidP="00587CD8">
      <w:pPr>
        <w:rPr>
          <w:rFonts w:ascii="Times New Roman" w:hAnsi="Times New Roman" w:cs="Times New Roman"/>
          <w:color w:val="000000" w:themeColor="text1"/>
          <w:sz w:val="24"/>
          <w:szCs w:val="24"/>
        </w:rPr>
      </w:pPr>
      <w:ins w:id="1043" w:author="Almondris Gonzalez" w:date="2015-05-19T00:17:00Z">
        <w:r w:rsidRPr="00BF299F">
          <w:rPr>
            <w:rFonts w:ascii="Times New Roman" w:hAnsi="Times New Roman" w:cs="Times New Roman"/>
            <w:color w:val="000000" w:themeColor="text1"/>
            <w:sz w:val="24"/>
            <w:szCs w:val="24"/>
          </w:rPr>
          <w:t xml:space="preserve">En la Tabla </w:t>
        </w:r>
      </w:ins>
      <w:r w:rsidR="009C7528">
        <w:rPr>
          <w:rFonts w:ascii="Times New Roman" w:hAnsi="Times New Roman" w:cs="Times New Roman"/>
          <w:color w:val="000000" w:themeColor="text1"/>
          <w:sz w:val="24"/>
          <w:szCs w:val="24"/>
        </w:rPr>
        <w:t>1</w:t>
      </w:r>
      <w:ins w:id="1044" w:author="Almondris Gonzalez" w:date="2015-05-19T00:17:00Z">
        <w:r w:rsidRPr="00BF299F">
          <w:rPr>
            <w:rFonts w:ascii="Times New Roman" w:hAnsi="Times New Roman" w:cs="Times New Roman"/>
            <w:color w:val="000000" w:themeColor="text1"/>
            <w:sz w:val="24"/>
            <w:szCs w:val="24"/>
          </w:rPr>
          <w:t xml:space="preserve">6. Mostramos los requerimientos No Funcionales para la “Aplicación </w:t>
        </w:r>
      </w:ins>
      <w:r w:rsidRPr="00BF299F">
        <w:rPr>
          <w:rFonts w:ascii="Times New Roman" w:hAnsi="Times New Roman" w:cs="Times New Roman"/>
          <w:color w:val="000000" w:themeColor="text1"/>
          <w:sz w:val="24"/>
          <w:szCs w:val="24"/>
        </w:rPr>
        <w:t>Móvil</w:t>
      </w:r>
    </w:p>
    <w:p w:rsidR="00A922DF" w:rsidRPr="00BF299F" w:rsidRDefault="00A922DF" w:rsidP="00587CD8">
      <w:pPr>
        <w:rPr>
          <w:rFonts w:ascii="Times New Roman" w:hAnsi="Times New Roman" w:cs="Times New Roman"/>
          <w:color w:val="000000" w:themeColor="text1"/>
          <w:sz w:val="24"/>
          <w:szCs w:val="24"/>
        </w:rPr>
      </w:pPr>
    </w:p>
    <w:tbl>
      <w:tblPr>
        <w:tblStyle w:val="Tabladecuadrcula4-nfasis12"/>
        <w:tblW w:w="0" w:type="auto"/>
        <w:tblLook w:val="04A0" w:firstRow="1" w:lastRow="0" w:firstColumn="1" w:lastColumn="0" w:noHBand="0" w:noVBand="1"/>
      </w:tblPr>
      <w:tblGrid>
        <w:gridCol w:w="830"/>
        <w:gridCol w:w="8224"/>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RNF1</w:t>
            </w:r>
          </w:p>
        </w:tc>
        <w:tc>
          <w:tcPr>
            <w:tcW w:w="0" w:type="auto"/>
            <w:hideMark/>
          </w:tcPr>
          <w:p w:rsidR="00587CD8" w:rsidRPr="00BF299F" w:rsidRDefault="00587CD8" w:rsidP="00587C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La aplicación necesita tener conexión a internet para el registro de sus alimentos.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RNF2</w:t>
            </w:r>
          </w:p>
        </w:tc>
        <w:tc>
          <w:tcPr>
            <w:tcW w:w="0" w:type="auto"/>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La aplicación necesitar</w:t>
            </w:r>
            <w:ins w:id="1045" w:author="Almondris Gonzalez" w:date="2015-05-13T14:25:00Z">
              <w:r w:rsidRPr="00BF299F">
                <w:rPr>
                  <w:rFonts w:ascii="Times New Roman" w:hAnsi="Times New Roman" w:cs="Times New Roman"/>
                  <w:sz w:val="24"/>
                  <w:szCs w:val="24"/>
                </w:rPr>
                <w:t>á</w:t>
              </w:r>
            </w:ins>
            <w:del w:id="1046" w:author="Almondris Gonzalez" w:date="2015-05-13T14:25:00Z">
              <w:r w:rsidRPr="00BF299F" w:rsidDel="002C7654">
                <w:rPr>
                  <w:rFonts w:ascii="Times New Roman" w:hAnsi="Times New Roman" w:cs="Times New Roman"/>
                  <w:sz w:val="24"/>
                  <w:szCs w:val="24"/>
                </w:rPr>
                <w:delText>a</w:delText>
              </w:r>
            </w:del>
            <w:r w:rsidRPr="00BF299F">
              <w:rPr>
                <w:rFonts w:ascii="Times New Roman" w:hAnsi="Times New Roman" w:cs="Times New Roman"/>
                <w:sz w:val="24"/>
                <w:szCs w:val="24"/>
              </w:rPr>
              <w:t xml:space="preserve"> espacio de almacenamiento disponible para poder ser instalada.</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0" w:type="auto"/>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RNF3</w:t>
            </w:r>
          </w:p>
        </w:tc>
        <w:tc>
          <w:tcPr>
            <w:tcW w:w="0" w:type="auto"/>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 xml:space="preserve">La aplicación debe ser </w:t>
            </w:r>
            <w:ins w:id="1047" w:author="Almondris Gonzalez" w:date="2015-05-19T00:13:00Z">
              <w:r w:rsidRPr="00BF299F">
                <w:rPr>
                  <w:rFonts w:ascii="Times New Roman" w:hAnsi="Times New Roman" w:cs="Times New Roman"/>
                  <w:sz w:val="24"/>
                  <w:szCs w:val="24"/>
                </w:rPr>
                <w:t>Usable.</w:t>
              </w:r>
            </w:ins>
            <w:del w:id="1048" w:author="Almondris Gonzalez" w:date="2015-05-19T00:13:00Z">
              <w:r w:rsidRPr="00BF299F" w:rsidDel="008D12F4">
                <w:rPr>
                  <w:rFonts w:ascii="Times New Roman" w:hAnsi="Times New Roman" w:cs="Times New Roman"/>
                  <w:sz w:val="24"/>
                  <w:szCs w:val="24"/>
                </w:rPr>
                <w:delText>fácil de utiliza</w:delText>
              </w:r>
            </w:del>
            <w:r w:rsidRPr="00BF299F">
              <w:rPr>
                <w:rFonts w:ascii="Times New Roman" w:hAnsi="Times New Roman" w:cs="Times New Roman"/>
                <w:sz w:val="24"/>
                <w:szCs w:val="24"/>
              </w:rPr>
              <w:t>.</w:t>
            </w:r>
            <w:ins w:id="1049" w:author="Almondris Gonzalez" w:date="2015-05-13T14:25:00Z">
              <w:r w:rsidRPr="00BF299F">
                <w:rPr>
                  <w:rFonts w:ascii="Times New Roman" w:hAnsi="Times New Roman" w:cs="Times New Roman"/>
                  <w:sz w:val="24"/>
                  <w:szCs w:val="24"/>
                </w:rPr>
                <w:t xml:space="preserve"> </w:t>
              </w:r>
              <w:del w:id="1050" w:author="Wellcom" w:date="2015-05-14T13:32:00Z">
                <w:r w:rsidRPr="00BF299F" w:rsidDel="008533B1">
                  <w:rPr>
                    <w:rFonts w:ascii="Times New Roman" w:hAnsi="Times New Roman" w:cs="Times New Roman"/>
                    <w:sz w:val="24"/>
                    <w:szCs w:val="24"/>
                  </w:rPr>
                  <w:delText>Usable</w:delText>
                </w:r>
              </w:del>
            </w:ins>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87CD8" w:rsidRPr="00BF299F" w:rsidRDefault="00587CD8" w:rsidP="00587CD8">
            <w:pPr>
              <w:rPr>
                <w:rFonts w:ascii="Times New Roman" w:hAnsi="Times New Roman" w:cs="Times New Roman"/>
                <w:sz w:val="24"/>
                <w:szCs w:val="24"/>
              </w:rPr>
            </w:pPr>
            <w:r w:rsidRPr="00BF299F">
              <w:rPr>
                <w:rFonts w:ascii="Times New Roman" w:hAnsi="Times New Roman" w:cs="Times New Roman"/>
                <w:sz w:val="24"/>
                <w:szCs w:val="24"/>
              </w:rPr>
              <w:t>RNF4</w:t>
            </w:r>
          </w:p>
        </w:tc>
        <w:tc>
          <w:tcPr>
            <w:tcW w:w="0" w:type="auto"/>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 xml:space="preserve">Las interfaces de la aplicación </w:t>
            </w:r>
            <w:del w:id="1051" w:author="Wellcom" w:date="2015-05-14T13:32:00Z">
              <w:r w:rsidRPr="00BF299F" w:rsidDel="008533B1">
                <w:rPr>
                  <w:rFonts w:ascii="Times New Roman" w:hAnsi="Times New Roman" w:cs="Times New Roman"/>
                  <w:sz w:val="24"/>
                  <w:szCs w:val="24"/>
                </w:rPr>
                <w:delText>debe</w:delText>
              </w:r>
            </w:del>
            <w:ins w:id="1052" w:author="Wellcom" w:date="2015-05-14T13:32:00Z">
              <w:r w:rsidRPr="00BF299F">
                <w:rPr>
                  <w:rFonts w:ascii="Times New Roman" w:hAnsi="Times New Roman" w:cs="Times New Roman"/>
                  <w:sz w:val="24"/>
                  <w:szCs w:val="24"/>
                </w:rPr>
                <w:t>deben</w:t>
              </w:r>
            </w:ins>
            <w:r w:rsidRPr="00BF299F">
              <w:rPr>
                <w:rFonts w:ascii="Times New Roman" w:hAnsi="Times New Roman" w:cs="Times New Roman"/>
                <w:sz w:val="24"/>
                <w:szCs w:val="24"/>
              </w:rPr>
              <w:t xml:space="preserve"> ser amigables e intuitivas.</w:t>
            </w:r>
          </w:p>
        </w:tc>
      </w:tr>
    </w:tbl>
    <w:p w:rsidR="00EB2226" w:rsidRPr="00EB2226" w:rsidRDefault="00EB2226" w:rsidP="00EB2226">
      <w:pPr>
        <w:pStyle w:val="Descripcin"/>
        <w:keepNext/>
        <w:jc w:val="center"/>
      </w:pPr>
      <w:bookmarkStart w:id="1053" w:name="_Toc421062296"/>
      <w:r>
        <w:t xml:space="preserve">Tabla </w:t>
      </w:r>
      <w:fldSimple w:instr=" SEQ Tabla \* ARABIC ">
        <w:r w:rsidR="00DC1A26">
          <w:rPr>
            <w:noProof/>
          </w:rPr>
          <w:t>16</w:t>
        </w:r>
      </w:fldSimple>
      <w:r>
        <w:t>:</w:t>
      </w:r>
      <w:r w:rsidR="008B3D61">
        <w:t xml:space="preserve"> </w:t>
      </w:r>
      <w:r w:rsidRPr="0055799E">
        <w:t>Requerimientos No funcionales “Aplicación Móvil”.</w:t>
      </w:r>
      <w:bookmarkEnd w:id="1053"/>
    </w:p>
    <w:p w:rsidR="00EB2226" w:rsidRDefault="00EB2226">
      <w:pPr>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587CD8" w:rsidRPr="00BF299F" w:rsidRDefault="00587CD8" w:rsidP="007E50FF">
      <w:pPr>
        <w:pStyle w:val="Ttulo1"/>
        <w:rPr>
          <w:rFonts w:ascii="Times New Roman" w:hAnsi="Times New Roman" w:cs="Times New Roman"/>
          <w:sz w:val="24"/>
          <w:szCs w:val="24"/>
        </w:rPr>
      </w:pPr>
      <w:bookmarkStart w:id="1054" w:name="_Toc421088250"/>
      <w:r w:rsidRPr="00BF299F">
        <w:rPr>
          <w:rFonts w:ascii="Times New Roman" w:hAnsi="Times New Roman" w:cs="Times New Roman"/>
          <w:sz w:val="24"/>
          <w:szCs w:val="24"/>
        </w:rPr>
        <w:lastRenderedPageBreak/>
        <w:t>Capítulo 4 Diseño</w:t>
      </w:r>
      <w:bookmarkEnd w:id="1054"/>
    </w:p>
    <w:p w:rsidR="00587CD8" w:rsidRPr="00BF299F" w:rsidRDefault="00587CD8" w:rsidP="00587CD8">
      <w:pPr>
        <w:rPr>
          <w:rFonts w:ascii="Times New Roman" w:hAnsi="Times New Roman" w:cs="Times New Roman"/>
          <w:sz w:val="24"/>
          <w:szCs w:val="24"/>
          <w:lang w:val="es-ES"/>
        </w:rPr>
      </w:pPr>
    </w:p>
    <w:p w:rsidR="00587CD8" w:rsidRPr="00BF299F" w:rsidRDefault="00587CD8" w:rsidP="00587CD8">
      <w:pPr>
        <w:rPr>
          <w:rFonts w:ascii="Times New Roman" w:hAnsi="Times New Roman" w:cs="Times New Roman"/>
          <w:sz w:val="24"/>
          <w:szCs w:val="24"/>
          <w:lang w:val="es-ES"/>
        </w:rPr>
      </w:pPr>
      <w:r w:rsidRPr="00BF299F">
        <w:rPr>
          <w:rFonts w:ascii="Times New Roman" w:hAnsi="Times New Roman" w:cs="Times New Roman"/>
          <w:sz w:val="24"/>
          <w:szCs w:val="24"/>
        </w:rPr>
        <w:t>En este bloque se muestra el diseño de la aplicación Web y Móvil usando diagramas con base en el Lenguaje de Modelado Unificado (UML). Estos diseños corresponden tanto a la aplicación Web como a la móvil, además mostramos un prototipo (Vistas) de cada uno de ellos</w:t>
      </w:r>
    </w:p>
    <w:p w:rsidR="00587CD8" w:rsidRPr="00BF299F" w:rsidRDefault="00587CD8" w:rsidP="00587CD8">
      <w:pPr>
        <w:rPr>
          <w:rFonts w:ascii="Times New Roman" w:hAnsi="Times New Roman" w:cs="Times New Roman"/>
          <w:sz w:val="24"/>
          <w:szCs w:val="24"/>
          <w:lang w:val="es-ES"/>
        </w:rPr>
      </w:pPr>
    </w:p>
    <w:p w:rsidR="00587CD8" w:rsidRPr="00BF299F" w:rsidRDefault="007E50FF" w:rsidP="007E50FF">
      <w:pPr>
        <w:pStyle w:val="Ttulo2"/>
        <w:rPr>
          <w:rFonts w:ascii="Times New Roman" w:eastAsiaTheme="minorEastAsia" w:hAnsi="Times New Roman" w:cs="Times New Roman"/>
          <w:sz w:val="24"/>
          <w:szCs w:val="24"/>
          <w:lang w:val="es-ES"/>
        </w:rPr>
      </w:pPr>
      <w:bookmarkStart w:id="1055" w:name="_Toc421088251"/>
      <w:r w:rsidRPr="00BF299F">
        <w:rPr>
          <w:rFonts w:ascii="Times New Roman" w:eastAsiaTheme="minorEastAsia" w:hAnsi="Times New Roman" w:cs="Times New Roman"/>
          <w:sz w:val="24"/>
          <w:szCs w:val="24"/>
          <w:lang w:val="es-ES"/>
        </w:rPr>
        <w:t xml:space="preserve">4.1 </w:t>
      </w:r>
      <w:r w:rsidR="00587CD8" w:rsidRPr="00BF299F">
        <w:rPr>
          <w:rFonts w:ascii="Times New Roman" w:eastAsiaTheme="minorEastAsia" w:hAnsi="Times New Roman" w:cs="Times New Roman"/>
          <w:sz w:val="24"/>
          <w:szCs w:val="24"/>
          <w:lang w:val="es-ES"/>
          <w:rPrChange w:id="1056" w:author="Almondris Gonzalez" w:date="2015-05-18T22:05:00Z">
            <w:rPr>
              <w:lang w:val="es-ES"/>
            </w:rPr>
          </w:rPrChange>
        </w:rPr>
        <w:t>Diagrama de clases</w:t>
      </w:r>
      <w:bookmarkEnd w:id="1055"/>
    </w:p>
    <w:p w:rsidR="00A922DF" w:rsidRPr="00BF299F" w:rsidRDefault="00A922DF" w:rsidP="00A922DF">
      <w:pPr>
        <w:rPr>
          <w:rFonts w:ascii="Times New Roman" w:hAnsi="Times New Roman" w:cs="Times New Roman"/>
          <w:sz w:val="24"/>
          <w:szCs w:val="24"/>
          <w:lang w:val="es-ES"/>
        </w:rPr>
      </w:pPr>
    </w:p>
    <w:p w:rsidR="00587CD8" w:rsidRPr="00BF299F" w:rsidRDefault="00587CD8" w:rsidP="00587CD8">
      <w:pPr>
        <w:rPr>
          <w:rFonts w:ascii="Times New Roman" w:hAnsi="Times New Roman" w:cs="Times New Roman"/>
          <w:sz w:val="24"/>
          <w:szCs w:val="24"/>
        </w:rPr>
      </w:pPr>
      <w:r w:rsidRPr="00BF299F">
        <w:rPr>
          <w:rFonts w:ascii="Times New Roman" w:eastAsiaTheme="minorEastAsia" w:hAnsi="Times New Roman" w:cs="Times New Roman"/>
          <w:sz w:val="24"/>
          <w:szCs w:val="24"/>
          <w:lang w:val="es-ES"/>
        </w:rPr>
        <w:t>El sistema está confor</w:t>
      </w:r>
      <w:r w:rsidR="00705495">
        <w:rPr>
          <w:rFonts w:ascii="Times New Roman" w:eastAsiaTheme="minorEastAsia" w:hAnsi="Times New Roman" w:cs="Times New Roman"/>
          <w:sz w:val="24"/>
          <w:szCs w:val="24"/>
          <w:lang w:val="es-ES"/>
        </w:rPr>
        <w:t xml:space="preserve">mado por las siguientes clases como se muestra en la </w:t>
      </w:r>
      <w:r w:rsidR="00DD5465">
        <w:rPr>
          <w:rFonts w:ascii="Times New Roman" w:eastAsiaTheme="minorEastAsia" w:hAnsi="Times New Roman" w:cs="Times New Roman"/>
          <w:sz w:val="24"/>
          <w:szCs w:val="24"/>
          <w:lang w:val="es-ES"/>
        </w:rPr>
        <w:t>Imagen 12</w:t>
      </w:r>
      <w:r w:rsidR="00705495">
        <w:rPr>
          <w:rFonts w:ascii="Times New Roman" w:eastAsiaTheme="minorEastAsia" w:hAnsi="Times New Roman" w:cs="Times New Roman"/>
          <w:sz w:val="24"/>
          <w:szCs w:val="24"/>
          <w:lang w:val="es-ES"/>
        </w:rPr>
        <w:t>.</w:t>
      </w:r>
    </w:p>
    <w:p w:rsidR="00A922DF" w:rsidRPr="00BF299F" w:rsidRDefault="00083F0B" w:rsidP="00587CD8">
      <w:pPr>
        <w:jc w:val="center"/>
        <w:rPr>
          <w:rFonts w:ascii="Times New Roman" w:hAnsi="Times New Roman" w:cs="Times New Roman"/>
          <w:sz w:val="24"/>
          <w:szCs w:val="24"/>
        </w:rPr>
      </w:pPr>
      <w:r>
        <w:rPr>
          <w:rFonts w:ascii="Times New Roman" w:hAnsi="Times New Roman" w:cs="Times New Roman"/>
          <w:noProof/>
          <w:sz w:val="24"/>
          <w:szCs w:val="24"/>
          <w:lang w:eastAsia="es-MX"/>
        </w:rPr>
        <w:drawing>
          <wp:inline distT="0" distB="0" distL="0" distR="0">
            <wp:extent cx="6122184" cy="4310743"/>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26">
                      <a:extLst>
                        <a:ext uri="{28A0092B-C50C-407E-A947-70E740481C1C}">
                          <a14:useLocalDpi xmlns:a14="http://schemas.microsoft.com/office/drawing/2010/main" val="0"/>
                        </a:ext>
                      </a:extLst>
                    </a:blip>
                    <a:stretch>
                      <a:fillRect/>
                    </a:stretch>
                  </pic:blipFill>
                  <pic:spPr>
                    <a:xfrm>
                      <a:off x="0" y="0"/>
                      <a:ext cx="6129805" cy="4316109"/>
                    </a:xfrm>
                    <a:prstGeom prst="rect">
                      <a:avLst/>
                    </a:prstGeom>
                  </pic:spPr>
                </pic:pic>
              </a:graphicData>
            </a:graphic>
          </wp:inline>
        </w:drawing>
      </w:r>
    </w:p>
    <w:p w:rsidR="00587CD8" w:rsidRPr="00BF299F" w:rsidRDefault="008E6F85" w:rsidP="008E6F85">
      <w:pPr>
        <w:pStyle w:val="Descripcin"/>
        <w:jc w:val="center"/>
        <w:rPr>
          <w:rFonts w:ascii="Times New Roman" w:hAnsi="Times New Roman" w:cs="Times New Roman"/>
          <w:sz w:val="24"/>
          <w:szCs w:val="24"/>
        </w:rPr>
      </w:pPr>
      <w:bookmarkStart w:id="1057" w:name="_Toc421060057"/>
      <w:bookmarkStart w:id="1058" w:name="_Toc421209262"/>
      <w:r>
        <w:t xml:space="preserve">Imagen </w:t>
      </w:r>
      <w:fldSimple w:instr=" SEQ Imagen \* ARABIC ">
        <w:r w:rsidR="00DC1A26">
          <w:rPr>
            <w:noProof/>
          </w:rPr>
          <w:t>12</w:t>
        </w:r>
      </w:fldSimple>
      <w:r>
        <w:t>:</w:t>
      </w:r>
      <w:r w:rsidR="00612A56">
        <w:t xml:space="preserve"> </w:t>
      </w:r>
      <w:r>
        <w:t>Dia</w:t>
      </w:r>
      <w:r w:rsidR="00B95933">
        <w:t>g</w:t>
      </w:r>
      <w:r w:rsidRPr="0067502D">
        <w:t>rama de clases</w:t>
      </w:r>
      <w:r w:rsidR="00A922DF" w:rsidRPr="00BF299F">
        <w:rPr>
          <w:rFonts w:ascii="Times New Roman" w:hAnsi="Times New Roman" w:cs="Times New Roman"/>
          <w:sz w:val="24"/>
          <w:szCs w:val="24"/>
        </w:rPr>
        <w:t>.</w:t>
      </w:r>
      <w:bookmarkEnd w:id="1057"/>
      <w:bookmarkEnd w:id="1058"/>
    </w:p>
    <w:p w:rsidR="00A922DF" w:rsidRPr="00BF299F" w:rsidRDefault="00A922DF">
      <w:pPr>
        <w:rPr>
          <w:rFonts w:ascii="Times New Roman" w:eastAsiaTheme="majorEastAsia" w:hAnsi="Times New Roman" w:cs="Times New Roman"/>
          <w:color w:val="2E74B5" w:themeColor="accent1" w:themeShade="BF"/>
          <w:sz w:val="24"/>
          <w:szCs w:val="24"/>
          <w:lang w:val="es-ES"/>
        </w:rPr>
      </w:pPr>
      <w:r w:rsidRPr="00BF299F">
        <w:rPr>
          <w:rFonts w:ascii="Times New Roman" w:hAnsi="Times New Roman" w:cs="Times New Roman"/>
          <w:sz w:val="24"/>
          <w:szCs w:val="24"/>
          <w:lang w:val="es-ES"/>
        </w:rPr>
        <w:br w:type="page"/>
      </w:r>
    </w:p>
    <w:p w:rsidR="00587CD8" w:rsidRDefault="007E50FF" w:rsidP="007E50FF">
      <w:pPr>
        <w:pStyle w:val="Ttulo2"/>
        <w:rPr>
          <w:rFonts w:ascii="Times New Roman" w:hAnsi="Times New Roman" w:cs="Times New Roman"/>
          <w:sz w:val="24"/>
          <w:szCs w:val="24"/>
          <w:lang w:val="es-ES"/>
        </w:rPr>
      </w:pPr>
      <w:bookmarkStart w:id="1059" w:name="_Toc421088252"/>
      <w:r w:rsidRPr="00BF299F">
        <w:rPr>
          <w:rFonts w:ascii="Times New Roman" w:hAnsi="Times New Roman" w:cs="Times New Roman"/>
          <w:sz w:val="24"/>
          <w:szCs w:val="24"/>
          <w:lang w:val="es-ES"/>
        </w:rPr>
        <w:lastRenderedPageBreak/>
        <w:t xml:space="preserve">4.2 </w:t>
      </w:r>
      <w:r w:rsidR="00587CD8" w:rsidRPr="00BF299F">
        <w:rPr>
          <w:rFonts w:ascii="Times New Roman" w:hAnsi="Times New Roman" w:cs="Times New Roman"/>
          <w:sz w:val="24"/>
          <w:szCs w:val="24"/>
          <w:lang w:val="es-ES"/>
          <w:rPrChange w:id="1060" w:author="Almondris Gonzalez" w:date="2015-05-18T22:05:00Z">
            <w:rPr>
              <w:lang w:val="es-ES"/>
            </w:rPr>
          </w:rPrChange>
        </w:rPr>
        <w:t>Diagrama Bases de Datos</w:t>
      </w:r>
      <w:bookmarkEnd w:id="1059"/>
    </w:p>
    <w:p w:rsidR="00705495" w:rsidRDefault="00705495" w:rsidP="00705495">
      <w:pPr>
        <w:rPr>
          <w:lang w:val="es-ES"/>
        </w:rPr>
      </w:pPr>
    </w:p>
    <w:p w:rsidR="00705495" w:rsidRPr="00705495" w:rsidRDefault="00705495" w:rsidP="00705495">
      <w:pPr>
        <w:rPr>
          <w:lang w:val="es-ES"/>
        </w:rPr>
      </w:pPr>
      <w:r>
        <w:rPr>
          <w:lang w:val="es-ES"/>
        </w:rPr>
        <w:t>En la siguiente figura se representa</w:t>
      </w:r>
      <w:r w:rsidR="008E1CA5">
        <w:rPr>
          <w:lang w:val="es-ES"/>
        </w:rPr>
        <w:t xml:space="preserve"> el diag</w:t>
      </w:r>
      <w:r w:rsidR="00DD5465">
        <w:rPr>
          <w:lang w:val="es-ES"/>
        </w:rPr>
        <w:t>rama Entidad-Relación Imagen 13.</w:t>
      </w:r>
    </w:p>
    <w:p w:rsidR="00A922DF" w:rsidRPr="00BF299F" w:rsidRDefault="00A922DF" w:rsidP="00A922DF">
      <w:pPr>
        <w:rPr>
          <w:rFonts w:ascii="Times New Roman" w:hAnsi="Times New Roman" w:cs="Times New Roman"/>
          <w:sz w:val="24"/>
          <w:szCs w:val="24"/>
          <w:lang w:val="es-ES"/>
        </w:rPr>
      </w:pPr>
    </w:p>
    <w:p w:rsidR="00587CD8" w:rsidRPr="00BF299F" w:rsidRDefault="00083F0B" w:rsidP="00587CD8">
      <w:pPr>
        <w:rPr>
          <w:rFonts w:ascii="Times New Roman" w:hAnsi="Times New Roman" w:cs="Times New Roman"/>
          <w:sz w:val="24"/>
          <w:szCs w:val="24"/>
          <w:lang w:val="es-ES"/>
        </w:rPr>
      </w:pPr>
      <w:r>
        <w:rPr>
          <w:rFonts w:ascii="Times New Roman" w:hAnsi="Times New Roman" w:cs="Times New Roman"/>
          <w:noProof/>
          <w:sz w:val="24"/>
          <w:szCs w:val="24"/>
          <w:lang w:eastAsia="es-MX"/>
        </w:rPr>
        <w:drawing>
          <wp:inline distT="0" distB="0" distL="0" distR="0">
            <wp:extent cx="6162675" cy="582930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eg"/>
                    <pic:cNvPicPr/>
                  </pic:nvPicPr>
                  <pic:blipFill>
                    <a:blip r:embed="rId27">
                      <a:extLst>
                        <a:ext uri="{28A0092B-C50C-407E-A947-70E740481C1C}">
                          <a14:useLocalDpi xmlns:a14="http://schemas.microsoft.com/office/drawing/2010/main" val="0"/>
                        </a:ext>
                      </a:extLst>
                    </a:blip>
                    <a:stretch>
                      <a:fillRect/>
                    </a:stretch>
                  </pic:blipFill>
                  <pic:spPr>
                    <a:xfrm>
                      <a:off x="0" y="0"/>
                      <a:ext cx="6174628" cy="5840606"/>
                    </a:xfrm>
                    <a:prstGeom prst="rect">
                      <a:avLst/>
                    </a:prstGeom>
                  </pic:spPr>
                </pic:pic>
              </a:graphicData>
            </a:graphic>
          </wp:inline>
        </w:drawing>
      </w:r>
    </w:p>
    <w:p w:rsidR="007E50FF" w:rsidRPr="00BF299F" w:rsidRDefault="008E6F85" w:rsidP="008E6F85">
      <w:pPr>
        <w:pStyle w:val="Descripcin"/>
        <w:jc w:val="center"/>
        <w:rPr>
          <w:rFonts w:ascii="Times New Roman" w:hAnsi="Times New Roman" w:cs="Times New Roman"/>
          <w:sz w:val="24"/>
          <w:szCs w:val="24"/>
        </w:rPr>
        <w:sectPr w:rsidR="007E50FF" w:rsidRPr="00BF299F" w:rsidSect="002672F8">
          <w:type w:val="continuous"/>
          <w:pgSz w:w="12240" w:h="15840"/>
          <w:pgMar w:top="1417" w:right="1701" w:bottom="1417" w:left="1701" w:header="708" w:footer="708" w:gutter="0"/>
          <w:pgNumType w:chapStyle="1"/>
          <w:cols w:space="708"/>
          <w:docGrid w:linePitch="360"/>
        </w:sectPr>
      </w:pPr>
      <w:bookmarkStart w:id="1061" w:name="_Toc421060058"/>
      <w:bookmarkStart w:id="1062" w:name="_Toc421209263"/>
      <w:r>
        <w:t xml:space="preserve">Imagen </w:t>
      </w:r>
      <w:fldSimple w:instr=" SEQ Imagen \* ARABIC ">
        <w:r w:rsidR="00DC1A26">
          <w:rPr>
            <w:noProof/>
          </w:rPr>
          <w:t>13</w:t>
        </w:r>
      </w:fldSimple>
      <w:r>
        <w:t xml:space="preserve"> </w:t>
      </w:r>
      <w:r w:rsidRPr="00CF5A18">
        <w:t>Diagrama ER</w:t>
      </w:r>
      <w:bookmarkEnd w:id="1061"/>
      <w:bookmarkEnd w:id="1062"/>
      <w:r w:rsidR="00A922DF" w:rsidRPr="00BF299F">
        <w:rPr>
          <w:rFonts w:ascii="Times New Roman" w:hAnsi="Times New Roman" w:cs="Times New Roman"/>
          <w:sz w:val="24"/>
          <w:szCs w:val="24"/>
        </w:rPr>
        <w:tab/>
      </w:r>
    </w:p>
    <w:p w:rsidR="00587CD8" w:rsidRPr="00BF299F" w:rsidRDefault="007E50FF" w:rsidP="007E50FF">
      <w:pPr>
        <w:pStyle w:val="Ttulo2"/>
        <w:rPr>
          <w:rFonts w:ascii="Times New Roman" w:hAnsi="Times New Roman" w:cs="Times New Roman"/>
          <w:sz w:val="24"/>
          <w:szCs w:val="24"/>
        </w:rPr>
      </w:pPr>
      <w:bookmarkStart w:id="1063" w:name="_Toc421088253"/>
      <w:r w:rsidRPr="00BF299F">
        <w:rPr>
          <w:rFonts w:ascii="Times New Roman" w:hAnsi="Times New Roman" w:cs="Times New Roman"/>
          <w:sz w:val="24"/>
          <w:szCs w:val="24"/>
        </w:rPr>
        <w:lastRenderedPageBreak/>
        <w:t xml:space="preserve">4.3 </w:t>
      </w:r>
      <w:r w:rsidR="00587CD8" w:rsidRPr="00BF299F">
        <w:rPr>
          <w:rFonts w:ascii="Times New Roman" w:hAnsi="Times New Roman" w:cs="Times New Roman"/>
          <w:sz w:val="24"/>
          <w:szCs w:val="24"/>
          <w:rPrChange w:id="1064" w:author="Almondris Gonzalez" w:date="2015-05-18T22:05:00Z">
            <w:rPr/>
          </w:rPrChange>
        </w:rPr>
        <w:t>Casos de Uso.</w:t>
      </w:r>
      <w:bookmarkEnd w:id="1063"/>
    </w:p>
    <w:p w:rsidR="002018D4" w:rsidRPr="00BF299F" w:rsidRDefault="002018D4" w:rsidP="00BC59A7">
      <w:pPr>
        <w:rPr>
          <w:rFonts w:ascii="Times New Roman" w:hAnsi="Times New Roman" w:cs="Times New Roman"/>
          <w:sz w:val="24"/>
          <w:szCs w:val="24"/>
        </w:rPr>
      </w:pPr>
      <w:r w:rsidRPr="00BF299F">
        <w:rPr>
          <w:rFonts w:ascii="Times New Roman" w:hAnsi="Times New Roman" w:cs="Times New Roman"/>
          <w:sz w:val="24"/>
          <w:szCs w:val="24"/>
        </w:rPr>
        <w:t xml:space="preserve">A continuación serán desglosados cada uno de los casos de uso con las trayectorias </w:t>
      </w:r>
      <w:r w:rsidR="00003DA2" w:rsidRPr="00BF299F">
        <w:rPr>
          <w:rFonts w:ascii="Times New Roman" w:hAnsi="Times New Roman" w:cs="Times New Roman"/>
          <w:sz w:val="24"/>
          <w:szCs w:val="24"/>
        </w:rPr>
        <w:t>correspondientes,</w:t>
      </w:r>
      <w:r w:rsidRPr="00BF299F">
        <w:rPr>
          <w:rFonts w:ascii="Times New Roman" w:hAnsi="Times New Roman" w:cs="Times New Roman"/>
          <w:sz w:val="24"/>
          <w:szCs w:val="24"/>
        </w:rPr>
        <w:t xml:space="preserve"> de cada uno de los requerimientos funcionales de cada una de las aplicaciones. </w:t>
      </w:r>
    </w:p>
    <w:p w:rsidR="00003DA2" w:rsidRPr="00BF299F" w:rsidRDefault="00A46EB2" w:rsidP="00003DA2">
      <w:pPr>
        <w:pStyle w:val="Ttulo3"/>
        <w:rPr>
          <w:rFonts w:ascii="Times New Roman" w:hAnsi="Times New Roman" w:cs="Times New Roman"/>
        </w:rPr>
      </w:pPr>
      <w:bookmarkStart w:id="1065" w:name="_Toc421088254"/>
      <w:r w:rsidRPr="00BF299F">
        <w:rPr>
          <w:rFonts w:ascii="Times New Roman" w:hAnsi="Times New Roman" w:cs="Times New Roman"/>
        </w:rPr>
        <w:t>4.3.1</w:t>
      </w:r>
      <w:r w:rsidR="00003DA2" w:rsidRPr="00BF299F">
        <w:rPr>
          <w:rFonts w:ascii="Times New Roman" w:hAnsi="Times New Roman" w:cs="Times New Roman"/>
        </w:rPr>
        <w:t xml:space="preserve"> </w:t>
      </w:r>
      <w:r w:rsidR="00BC59A7" w:rsidRPr="00BF299F">
        <w:rPr>
          <w:rFonts w:ascii="Times New Roman" w:hAnsi="Times New Roman" w:cs="Times New Roman"/>
        </w:rPr>
        <w:t>Casos de Uso Web</w:t>
      </w:r>
      <w:bookmarkEnd w:id="1065"/>
    </w:p>
    <w:p w:rsidR="00A922DF" w:rsidRPr="00BF299F" w:rsidRDefault="00A922DF" w:rsidP="00A922DF">
      <w:pPr>
        <w:rPr>
          <w:rFonts w:ascii="Times New Roman" w:hAnsi="Times New Roman" w:cs="Times New Roman"/>
          <w:color w:val="000000" w:themeColor="text1"/>
          <w:sz w:val="24"/>
          <w:szCs w:val="24"/>
          <w:lang w:val="es-ES"/>
        </w:rPr>
      </w:pPr>
      <w:r w:rsidRPr="00BF299F">
        <w:rPr>
          <w:rFonts w:ascii="Times New Roman" w:hAnsi="Times New Roman" w:cs="Times New Roman"/>
          <w:color w:val="000000" w:themeColor="text1"/>
          <w:sz w:val="24"/>
          <w:szCs w:val="24"/>
          <w:lang w:val="es-ES"/>
        </w:rPr>
        <w:t>A continuación se expondrán los casos de Uso de la aplicación Web</w:t>
      </w:r>
    </w:p>
    <w:p w:rsidR="00003DA2" w:rsidRPr="00BF299F" w:rsidRDefault="00773561" w:rsidP="00587CD8">
      <w:pPr>
        <w:jc w:val="both"/>
        <w:rPr>
          <w:rFonts w:ascii="Times New Roman" w:hAnsi="Times New Roman" w:cs="Times New Roman"/>
          <w:color w:val="000000" w:themeColor="text1"/>
          <w:sz w:val="24"/>
          <w:szCs w:val="24"/>
          <w:lang w:val="es-ES"/>
        </w:rPr>
      </w:pPr>
      <w:r w:rsidRPr="00BF299F">
        <w:rPr>
          <w:rFonts w:ascii="Times New Roman" w:hAnsi="Times New Roman" w:cs="Times New Roman"/>
          <w:color w:val="000000" w:themeColor="text1"/>
          <w:sz w:val="24"/>
          <w:szCs w:val="24"/>
          <w:lang w:val="es-ES"/>
        </w:rPr>
        <w:t>Caso de uso: Registrar al nutriólogo.</w:t>
      </w:r>
    </w:p>
    <w:tbl>
      <w:tblPr>
        <w:tblStyle w:val="Tabladecuadrcula4-nfasis12"/>
        <w:tblW w:w="0" w:type="auto"/>
        <w:tblLook w:val="04A0" w:firstRow="1" w:lastRow="0" w:firstColumn="1" w:lastColumn="0" w:noHBand="0" w:noVBand="1"/>
      </w:tblPr>
      <w:tblGrid>
        <w:gridCol w:w="3256"/>
        <w:gridCol w:w="5572"/>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66" w:author="Almondris Gonzalez" w:date="2015-05-18T22:05:00Z">
                  <w:rPr>
                    <w:rStyle w:val="textexposedshow"/>
                    <w:rFonts w:ascii="Helvetica" w:eastAsiaTheme="majorEastAsi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67"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587CD8" w:rsidRPr="00BF299F" w:rsidRDefault="00587CD8" w:rsidP="00587CD8">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68"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69" w:author="Almondris Gonzalez" w:date="2015-05-18T22:05:00Z">
                  <w:rPr>
                    <w:rStyle w:val="textexposedshow"/>
                    <w:rFonts w:ascii="Helvetica" w:hAnsi="Helvetica" w:cs="Helvetica"/>
                    <w:color w:val="141823"/>
                    <w:sz w:val="21"/>
                    <w:szCs w:val="21"/>
                    <w:shd w:val="clear" w:color="auto" w:fill="FFFFFF"/>
                  </w:rPr>
                </w:rPrChange>
              </w:rPr>
              <w:t>Registrar nutriólogo</w:t>
            </w:r>
          </w:p>
        </w:tc>
      </w:tr>
      <w:tr w:rsidR="005E72C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E72C3" w:rsidRPr="00BF299F" w:rsidRDefault="005E72C3" w:rsidP="00A922DF">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5E72C3" w:rsidRPr="00BF299F" w:rsidRDefault="005E72C3" w:rsidP="00587CD8">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70" w:author="Almondris Gonzalez" w:date="2015-05-18T22:05:00Z">
                  <w:rPr>
                    <w:rStyle w:val="textexposedshow"/>
                    <w:rFonts w:ascii="Times New Roman" w:hAnsi="Times New Roman" w:cs="Times New Roman"/>
                    <w:b/>
                    <w:bCs/>
                    <w:color w:val="141823"/>
                    <w:sz w:val="24"/>
                    <w:szCs w:val="24"/>
                    <w:shd w:val="clear" w:color="auto" w:fill="FFFFFF"/>
                  </w:rPr>
                </w:rPrChange>
              </w:rPr>
            </w:pPr>
            <w:r w:rsidRPr="00BF299F">
              <w:rPr>
                <w:rStyle w:val="textexposedshow"/>
                <w:rFonts w:ascii="Times New Roman" w:hAnsi="Times New Roman" w:cs="Times New Roman"/>
                <w:color w:val="141823"/>
                <w:sz w:val="24"/>
                <w:szCs w:val="24"/>
                <w:shd w:val="clear" w:color="auto" w:fill="FFFFFF"/>
              </w:rPr>
              <w:t>CDU</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7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72"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BA171F"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73"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Persona</w:t>
            </w:r>
            <w:r w:rsidR="00587CD8" w:rsidRPr="00BF299F">
              <w:rPr>
                <w:rStyle w:val="textexposedshow"/>
                <w:rFonts w:ascii="Times New Roman" w:hAnsi="Times New Roman" w:cs="Times New Roman"/>
                <w:color w:val="141823"/>
                <w:sz w:val="24"/>
                <w:szCs w:val="24"/>
                <w:shd w:val="clear" w:color="auto" w:fill="FFFFFF"/>
                <w:rPrChange w:id="1074" w:author="Almondris Gonzalez" w:date="2015-05-18T22:05:00Z">
                  <w:rPr>
                    <w:rStyle w:val="textexposedshow"/>
                    <w:rFonts w:ascii="Helvetica" w:hAnsi="Helvetica" w:cs="Helvetica"/>
                    <w:color w:val="141823"/>
                    <w:sz w:val="21"/>
                    <w:szCs w:val="21"/>
                    <w:shd w:val="clear" w:color="auto" w:fill="FFFFFF"/>
                  </w:rPr>
                </w:rPrChange>
              </w:rPr>
              <w:t>, bases de datos</w:t>
            </w:r>
          </w:p>
        </w:tc>
      </w:tr>
      <w:tr w:rsidR="00A922DF"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922DF" w:rsidRPr="00BF299F" w:rsidRDefault="00A922DF" w:rsidP="00A922DF">
            <w:pPr>
              <w:jc w:val="center"/>
              <w:rPr>
                <w:rStyle w:val="textexposedshow"/>
                <w:rFonts w:ascii="Times New Roman" w:hAnsi="Times New Roman" w:cs="Times New Roman"/>
                <w:color w:val="141823"/>
                <w:sz w:val="24"/>
                <w:szCs w:val="24"/>
                <w:shd w:val="clear" w:color="auto" w:fill="FFFFFF"/>
                <w:rPrChange w:id="1075" w:author="Almondris Gonzalez" w:date="2015-05-18T22:05:00Z">
                  <w:rPr>
                    <w:rStyle w:val="textexposedshow"/>
                    <w:rFonts w:ascii="Times New Roman" w:hAnsi="Times New Roman" w:cs="Times New Roman"/>
                    <w:b w:val="0"/>
                    <w:bCs w:val="0"/>
                    <w:color w:val="141823"/>
                    <w:sz w:val="24"/>
                    <w:szCs w:val="24"/>
                    <w:shd w:val="clear" w:color="auto" w:fill="FFFFFF"/>
                  </w:rPr>
                </w:rPrChange>
              </w:rPr>
            </w:pPr>
            <w:r w:rsidRPr="00BF299F">
              <w:rPr>
                <w:rStyle w:val="textexposedshow"/>
                <w:rFonts w:ascii="Times New Roman" w:hAnsi="Times New Roman" w:cs="Times New Roman"/>
                <w:color w:val="141823"/>
                <w:sz w:val="24"/>
                <w:szCs w:val="24"/>
                <w:shd w:val="clear" w:color="auto" w:fill="FFFFFF"/>
              </w:rPr>
              <w:t>Tipo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A922DF" w:rsidRPr="00BF299F" w:rsidRDefault="00A922DF" w:rsidP="00587CD8">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76"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77"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Default="00BA171F"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Se accederá como administrador con su usuario y contraseña.</w:t>
            </w:r>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78"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79" w:author="Almondris Gonzalez" w:date="2015-05-18T22:05:00Z">
                  <w:rPr>
                    <w:rStyle w:val="textexposedshow"/>
                    <w:rFonts w:ascii="Helvetica" w:hAnsi="Helvetica" w:cs="Helvetica"/>
                    <w:color w:val="141823"/>
                    <w:sz w:val="21"/>
                    <w:szCs w:val="21"/>
                    <w:shd w:val="clear" w:color="auto" w:fill="FFFFFF"/>
                  </w:rPr>
                </w:rPrChange>
              </w:rPr>
              <w:t>El administrador registrará al nutriólogo al sistema para poder llevar control de su trabajo y de sus pacientes. El nutriólogo deberá de tener un usuario y contraseña para seguridad de su información.</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80"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81"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82"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83" w:author="Almondris Gonzalez" w:date="2015-05-18T22:05:00Z">
                  <w:rPr>
                    <w:rStyle w:val="textexposedshow"/>
                    <w:rFonts w:ascii="Helvetica" w:hAnsi="Helvetica" w:cs="Helvetica"/>
                    <w:color w:val="141823"/>
                    <w:sz w:val="21"/>
                    <w:szCs w:val="21"/>
                    <w:shd w:val="clear" w:color="auto" w:fill="FFFFFF"/>
                  </w:rPr>
                </w:rPrChange>
              </w:rPr>
              <w:t>Es necesario tener los datos del nutriólogo (nombre completo, cedula) para proporcionarle un usuario y pueda tener uso del sistema</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84"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85"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86"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87" w:author="Almondris Gonzalez" w:date="2015-05-18T22:05:00Z">
                  <w:rPr>
                    <w:rStyle w:val="textexposedshow"/>
                    <w:rFonts w:ascii="Helvetica" w:hAnsi="Helvetica" w:cs="Helvetica"/>
                    <w:color w:val="141823"/>
                    <w:sz w:val="21"/>
                    <w:szCs w:val="21"/>
                    <w:shd w:val="clear" w:color="auto" w:fill="FFFFFF"/>
                  </w:rPr>
                </w:rPrChange>
              </w:rPr>
              <w:t>El administrador revisará los datos y en la página de inicio del sistema aparecerá la opción de Inicio de sesión y/o Registrar.</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A922DF">
            <w:pPr>
              <w:jc w:val="center"/>
              <w:rPr>
                <w:rStyle w:val="textexposedshow"/>
                <w:rFonts w:ascii="Times New Roman" w:hAnsi="Times New Roman" w:cs="Times New Roman"/>
                <w:color w:val="141823"/>
                <w:sz w:val="24"/>
                <w:szCs w:val="24"/>
                <w:shd w:val="clear" w:color="auto" w:fill="FFFFFF"/>
                <w:rPrChange w:id="1088"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89"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8B3D61"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90"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No se registrara un nutriólogo sin cedula profesional.</w:t>
            </w:r>
          </w:p>
        </w:tc>
      </w:tr>
    </w:tbl>
    <w:p w:rsidR="00EB2226" w:rsidRDefault="00EB2226" w:rsidP="00EB2226">
      <w:pPr>
        <w:pStyle w:val="Descripcin"/>
        <w:keepNext/>
        <w:jc w:val="center"/>
      </w:pPr>
      <w:bookmarkStart w:id="1091" w:name="_Toc421062297"/>
      <w:r>
        <w:t xml:space="preserve">Tabla </w:t>
      </w:r>
      <w:fldSimple w:instr=" SEQ Tabla \* ARABIC ">
        <w:r w:rsidR="00DC1A26">
          <w:rPr>
            <w:noProof/>
          </w:rPr>
          <w:t>17</w:t>
        </w:r>
      </w:fldSimple>
      <w:r w:rsidRPr="007D2FE0">
        <w:t xml:space="preserve"> CDU: Registrar Nutriólogo</w:t>
      </w:r>
      <w:bookmarkEnd w:id="1091"/>
    </w:p>
    <w:p w:rsidR="00480490" w:rsidRDefault="00480490" w:rsidP="005E72C3">
      <w:pPr>
        <w:jc w:val="center"/>
        <w:rPr>
          <w:rStyle w:val="textexposedshow"/>
          <w:rFonts w:ascii="Times New Roman" w:hAnsi="Times New Roman" w:cs="Times New Roman"/>
          <w:color w:val="141823"/>
          <w:sz w:val="24"/>
          <w:szCs w:val="24"/>
          <w:shd w:val="clear" w:color="auto" w:fill="FFFFFF"/>
        </w:rPr>
      </w:pPr>
    </w:p>
    <w:p w:rsidR="00480490" w:rsidRPr="0006581D" w:rsidRDefault="00480490" w:rsidP="00480490">
      <w:pPr>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Principal</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xml:space="preserve">) Selecciona la opción "Registrar </w:t>
      </w:r>
      <w:r>
        <w:rPr>
          <w:rStyle w:val="textexposedshow"/>
          <w:rFonts w:ascii="Times New Roman" w:hAnsi="Times New Roman" w:cs="Times New Roman"/>
          <w:color w:val="141823"/>
          <w:sz w:val="24"/>
          <w:szCs w:val="24"/>
          <w:shd w:val="clear" w:color="auto" w:fill="FFFFFF"/>
        </w:rPr>
        <w:t>nutriólogo</w:t>
      </w:r>
      <w:r w:rsidRPr="0006581D">
        <w:rPr>
          <w:rStyle w:val="textexposedshow"/>
          <w:rFonts w:ascii="Times New Roman" w:hAnsi="Times New Roman" w:cs="Times New Roman"/>
          <w:color w:val="141823"/>
          <w:sz w:val="24"/>
          <w:szCs w:val="24"/>
          <w:shd w:val="clear" w:color="auto" w:fill="FFFFFF"/>
        </w:rPr>
        <w:t>" en la página "</w:t>
      </w:r>
      <w:r>
        <w:rPr>
          <w:rStyle w:val="textexposedshow"/>
          <w:rFonts w:ascii="Times New Roman" w:hAnsi="Times New Roman" w:cs="Times New Roman"/>
          <w:color w:val="141823"/>
          <w:sz w:val="24"/>
          <w:szCs w:val="24"/>
          <w:shd w:val="clear" w:color="auto" w:fill="FFFFFF"/>
        </w:rPr>
        <w:t>Nutriólogo</w:t>
      </w:r>
      <w:r w:rsidRPr="0006581D">
        <w:rPr>
          <w:rStyle w:val="textexposedshow"/>
          <w:rFonts w:ascii="Times New Roman" w:hAnsi="Times New Roman" w:cs="Times New Roman"/>
          <w:color w:val="141823"/>
          <w:sz w:val="24"/>
          <w:szCs w:val="24"/>
          <w:shd w:val="clear" w:color="auto" w:fill="FFFFFF"/>
        </w:rPr>
        <w:t>".</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(Aplicación W</w:t>
      </w:r>
      <w:r>
        <w:rPr>
          <w:rStyle w:val="textexposedshow"/>
          <w:rFonts w:ascii="Times New Roman" w:hAnsi="Times New Roman" w:cs="Times New Roman"/>
          <w:color w:val="141823"/>
          <w:sz w:val="24"/>
          <w:szCs w:val="24"/>
          <w:shd w:val="clear" w:color="auto" w:fill="FFFFFF"/>
        </w:rPr>
        <w:t xml:space="preserve">eb) Muestra la </w:t>
      </w:r>
      <w:proofErr w:type="spellStart"/>
      <w:r>
        <w:rPr>
          <w:rStyle w:val="textexposedshow"/>
          <w:rFonts w:ascii="Times New Roman" w:hAnsi="Times New Roman" w:cs="Times New Roman"/>
          <w:color w:val="141823"/>
          <w:sz w:val="24"/>
          <w:szCs w:val="24"/>
          <w:shd w:val="clear" w:color="auto" w:fill="FFFFFF"/>
        </w:rPr>
        <w:t>página_Registrar_nutriólogo</w:t>
      </w:r>
      <w:proofErr w:type="spellEnd"/>
      <w:r w:rsidRPr="0006581D">
        <w:rPr>
          <w:rStyle w:val="textexposedshow"/>
          <w:rFonts w:ascii="Times New Roman" w:hAnsi="Times New Roman" w:cs="Times New Roman"/>
          <w:color w:val="141823"/>
          <w:sz w:val="24"/>
          <w:szCs w:val="24"/>
          <w:shd w:val="clear" w:color="auto" w:fill="FFFFFF"/>
        </w:rPr>
        <w:t>.</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xml:space="preserve">) Introduce datos del </w:t>
      </w:r>
      <w:r>
        <w:rPr>
          <w:rStyle w:val="textexposedshow"/>
          <w:rFonts w:ascii="Times New Roman" w:hAnsi="Times New Roman" w:cs="Times New Roman"/>
          <w:color w:val="141823"/>
          <w:sz w:val="24"/>
          <w:szCs w:val="24"/>
          <w:shd w:val="clear" w:color="auto" w:fill="FFFFFF"/>
        </w:rPr>
        <w:t>nutriólogo</w:t>
      </w:r>
      <w:r w:rsidRPr="0006581D">
        <w:rPr>
          <w:rStyle w:val="textexposedshow"/>
          <w:rFonts w:ascii="Times New Roman" w:hAnsi="Times New Roman" w:cs="Times New Roman"/>
          <w:color w:val="141823"/>
          <w:sz w:val="24"/>
          <w:szCs w:val="24"/>
          <w:shd w:val="clear" w:color="auto" w:fill="FFFFFF"/>
        </w:rPr>
        <w:t>.</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Oprime el botón "Guardar cambios". (Trayectoria A)</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(Aplicación Web) Envía los datos al servidor.</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(Web </w:t>
      </w:r>
      <w:proofErr w:type="spellStart"/>
      <w:r w:rsidRPr="0006581D">
        <w:rPr>
          <w:rStyle w:val="textexposedshow"/>
          <w:rFonts w:ascii="Times New Roman" w:hAnsi="Times New Roman" w:cs="Times New Roman"/>
          <w:color w:val="141823"/>
          <w:sz w:val="24"/>
          <w:szCs w:val="24"/>
          <w:shd w:val="clear" w:color="auto" w:fill="FFFFFF"/>
        </w:rPr>
        <w:t>Service</w:t>
      </w:r>
      <w:proofErr w:type="spellEnd"/>
      <w:r w:rsidRPr="0006581D">
        <w:rPr>
          <w:rStyle w:val="textexposedshow"/>
          <w:rFonts w:ascii="Times New Roman" w:hAnsi="Times New Roman" w:cs="Times New Roman"/>
          <w:color w:val="141823"/>
          <w:sz w:val="24"/>
          <w:szCs w:val="24"/>
          <w:shd w:val="clear" w:color="auto" w:fill="FFFFFF"/>
        </w:rPr>
        <w:t>) Envía los datos a la Base de datos y Guarda los d</w:t>
      </w:r>
      <w:r>
        <w:rPr>
          <w:rStyle w:val="textexposedshow"/>
          <w:rFonts w:ascii="Times New Roman" w:hAnsi="Times New Roman" w:cs="Times New Roman"/>
          <w:color w:val="141823"/>
          <w:sz w:val="24"/>
          <w:szCs w:val="24"/>
          <w:shd w:val="clear" w:color="auto" w:fill="FFFFFF"/>
        </w:rPr>
        <w:t>atos dentro de la clase “Nutriólogo”</w:t>
      </w:r>
      <w:r w:rsidRPr="0006581D">
        <w:rPr>
          <w:rStyle w:val="textexposedshow"/>
          <w:rFonts w:ascii="Times New Roman" w:hAnsi="Times New Roman" w:cs="Times New Roman"/>
          <w:color w:val="141823"/>
          <w:sz w:val="24"/>
          <w:szCs w:val="24"/>
          <w:shd w:val="clear" w:color="auto" w:fill="FFFFFF"/>
        </w:rPr>
        <w:t>.</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(Aplicación Web) Envía una alerta: "Los datos fueron guardados correctamente".</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Selecciona la opción "Cerrar".</w:t>
      </w:r>
    </w:p>
    <w:p w:rsidR="00480490" w:rsidRPr="0006581D" w:rsidRDefault="00480490" w:rsidP="00480490">
      <w:pPr>
        <w:pStyle w:val="Sinespaciado"/>
        <w:numPr>
          <w:ilvl w:val="0"/>
          <w:numId w:val="40"/>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Fin de la trayectoria. </w:t>
      </w:r>
    </w:p>
    <w:p w:rsidR="00480490" w:rsidRPr="0006581D" w:rsidRDefault="00480490" w:rsidP="00480490">
      <w:pPr>
        <w:pStyle w:val="Sinespaciado"/>
        <w:rPr>
          <w:rStyle w:val="textexposedshow"/>
          <w:rFonts w:ascii="Times New Roman" w:hAnsi="Times New Roman" w:cs="Times New Roman"/>
          <w:color w:val="141823"/>
          <w:sz w:val="24"/>
          <w:szCs w:val="24"/>
          <w:shd w:val="clear" w:color="auto" w:fill="FFFFFF"/>
        </w:rPr>
      </w:pPr>
    </w:p>
    <w:p w:rsidR="00480490" w:rsidRPr="0006581D" w:rsidRDefault="00480490" w:rsidP="00480490">
      <w:pPr>
        <w:pStyle w:val="Sinespaciado"/>
        <w:rPr>
          <w:rStyle w:val="textexposedshow"/>
          <w:rFonts w:ascii="Times New Roman" w:hAnsi="Times New Roman" w:cs="Times New Roman"/>
          <w:b/>
          <w:color w:val="141823"/>
          <w:sz w:val="24"/>
          <w:szCs w:val="24"/>
          <w:shd w:val="clear" w:color="auto" w:fill="FFFFFF"/>
        </w:rPr>
      </w:pPr>
      <w:r>
        <w:rPr>
          <w:rStyle w:val="textexposedshow"/>
          <w:rFonts w:ascii="Times New Roman" w:hAnsi="Times New Roman" w:cs="Times New Roman"/>
          <w:b/>
          <w:color w:val="141823"/>
          <w:sz w:val="24"/>
          <w:szCs w:val="24"/>
          <w:shd w:val="clear" w:color="auto" w:fill="FFFFFF"/>
        </w:rPr>
        <w:t xml:space="preserve">Trayectoria A: </w:t>
      </w:r>
      <w:r w:rsidRPr="008521BE">
        <w:rPr>
          <w:rStyle w:val="textexposedshow"/>
          <w:rFonts w:ascii="Times New Roman" w:hAnsi="Times New Roman" w:cs="Times New Roman"/>
          <w:b/>
          <w:color w:val="141823"/>
          <w:sz w:val="24"/>
          <w:szCs w:val="24"/>
          <w:shd w:val="clear" w:color="auto" w:fill="FFFFFF"/>
        </w:rPr>
        <w:t>Administrador</w:t>
      </w:r>
      <w:r w:rsidRPr="0006581D">
        <w:rPr>
          <w:rStyle w:val="textexposedshow"/>
          <w:rFonts w:ascii="Times New Roman" w:hAnsi="Times New Roman" w:cs="Times New Roman"/>
          <w:b/>
          <w:color w:val="141823"/>
          <w:sz w:val="24"/>
          <w:szCs w:val="24"/>
          <w:shd w:val="clear" w:color="auto" w:fill="FFFFFF"/>
        </w:rPr>
        <w:t xml:space="preserve"> no oprime el botón "Guardar cambios".</w:t>
      </w:r>
    </w:p>
    <w:p w:rsidR="00480490" w:rsidRPr="0006581D" w:rsidRDefault="00480490" w:rsidP="00480490">
      <w:pPr>
        <w:pStyle w:val="Sinespaciado"/>
        <w:numPr>
          <w:ilvl w:val="0"/>
          <w:numId w:val="39"/>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xml:space="preserve">) No Selecciona la opción Guardar. </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lastRenderedPageBreak/>
        <w:t xml:space="preserve">(Aplicación  Web)  </w:t>
      </w:r>
      <w:r w:rsidR="001E5347">
        <w:rPr>
          <w:rStyle w:val="textexposedshow"/>
          <w:rFonts w:ascii="Times New Roman" w:hAnsi="Times New Roman" w:cs="Times New Roman"/>
          <w:color w:val="141823"/>
          <w:sz w:val="24"/>
          <w:szCs w:val="24"/>
          <w:shd w:val="clear" w:color="auto" w:fill="FFFFFF"/>
        </w:rPr>
        <w:t xml:space="preserve">Manda </w:t>
      </w:r>
      <w:r w:rsidR="00612A56">
        <w:rPr>
          <w:rStyle w:val="textexposedshow"/>
          <w:rFonts w:ascii="Times New Roman" w:hAnsi="Times New Roman" w:cs="Times New Roman"/>
          <w:color w:val="141823"/>
          <w:sz w:val="24"/>
          <w:szCs w:val="24"/>
          <w:shd w:val="clear" w:color="auto" w:fill="FFFFFF"/>
        </w:rPr>
        <w:t xml:space="preserve">una </w:t>
      </w:r>
      <w:r>
        <w:rPr>
          <w:rStyle w:val="textexposedshow"/>
          <w:rFonts w:ascii="Times New Roman" w:hAnsi="Times New Roman" w:cs="Times New Roman"/>
          <w:color w:val="141823"/>
          <w:sz w:val="24"/>
          <w:szCs w:val="24"/>
          <w:shd w:val="clear" w:color="auto" w:fill="FFFFFF"/>
        </w:rPr>
        <w:t>alerta:</w:t>
      </w:r>
      <w:r w:rsidR="00B95933">
        <w:rPr>
          <w:rStyle w:val="textexposedshow"/>
          <w:rFonts w:ascii="Times New Roman" w:hAnsi="Times New Roman" w:cs="Times New Roman"/>
          <w:color w:val="141823"/>
          <w:sz w:val="24"/>
          <w:szCs w:val="24"/>
          <w:shd w:val="clear" w:color="auto" w:fill="FFFFFF"/>
        </w:rPr>
        <w:t xml:space="preserve"> Oprime </w:t>
      </w:r>
      <w:r w:rsidRPr="0006581D">
        <w:rPr>
          <w:rStyle w:val="textexposedshow"/>
          <w:rFonts w:ascii="Times New Roman" w:hAnsi="Times New Roman" w:cs="Times New Roman"/>
          <w:color w:val="141823"/>
          <w:sz w:val="24"/>
          <w:szCs w:val="24"/>
          <w:shd w:val="clear" w:color="auto" w:fill="FFFFFF"/>
        </w:rPr>
        <w:t xml:space="preserve">la  opción  “Guardar”  para  almacenar  la información. </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sidRPr="008521BE">
        <w:rPr>
          <w:rStyle w:val="textexposedshow"/>
          <w:rFonts w:ascii="Times New Roman" w:hAnsi="Times New Roman" w:cs="Times New Roman"/>
          <w:color w:val="141823"/>
          <w:sz w:val="24"/>
          <w:szCs w:val="24"/>
          <w:shd w:val="clear" w:color="auto" w:fill="FFFFFF"/>
        </w:rPr>
        <w:t xml:space="preserve"> </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 xml:space="preserve">) Selecciona la opción “Guardar” </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Web) Envía una alerta: Los datos fueron Guardados Correctamente. </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sidRPr="008521BE">
        <w:rPr>
          <w:rStyle w:val="textexposedshow"/>
          <w:rFonts w:ascii="Times New Roman" w:hAnsi="Times New Roman" w:cs="Times New Roman"/>
          <w:color w:val="141823"/>
          <w:sz w:val="24"/>
          <w:szCs w:val="24"/>
          <w:shd w:val="clear" w:color="auto" w:fill="FFFFFF"/>
        </w:rPr>
        <w:t xml:space="preserve"> </w:t>
      </w:r>
      <w:r>
        <w:rPr>
          <w:rStyle w:val="textexposedshow"/>
          <w:rFonts w:ascii="Times New Roman" w:hAnsi="Times New Roman" w:cs="Times New Roman"/>
          <w:color w:val="141823"/>
          <w:sz w:val="24"/>
          <w:szCs w:val="24"/>
          <w:shd w:val="clear" w:color="auto" w:fill="FFFFFF"/>
        </w:rPr>
        <w:t>Administrador</w:t>
      </w:r>
      <w:r w:rsidRPr="0006581D">
        <w:rPr>
          <w:rStyle w:val="textexposedshow"/>
          <w:rFonts w:ascii="Times New Roman" w:hAnsi="Times New Roman" w:cs="Times New Roman"/>
          <w:color w:val="141823"/>
          <w:sz w:val="24"/>
          <w:szCs w:val="24"/>
          <w:shd w:val="clear" w:color="auto" w:fill="FFFFFF"/>
        </w:rPr>
        <w:t>)Selecciona la opción “Cerrar”.</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 xml:space="preserve">(Aplicación Web)Muestra la </w:t>
      </w:r>
      <w:proofErr w:type="spellStart"/>
      <w:r>
        <w:rPr>
          <w:rStyle w:val="textexposedshow"/>
          <w:rFonts w:ascii="Times New Roman" w:hAnsi="Times New Roman" w:cs="Times New Roman"/>
          <w:color w:val="141823"/>
          <w:sz w:val="24"/>
          <w:szCs w:val="24"/>
          <w:shd w:val="clear" w:color="auto" w:fill="FFFFFF"/>
        </w:rPr>
        <w:t>pá</w:t>
      </w:r>
      <w:r w:rsidRPr="0006581D">
        <w:rPr>
          <w:rStyle w:val="textexposedshow"/>
          <w:rFonts w:ascii="Times New Roman" w:hAnsi="Times New Roman" w:cs="Times New Roman"/>
          <w:color w:val="141823"/>
          <w:sz w:val="24"/>
          <w:szCs w:val="24"/>
          <w:shd w:val="clear" w:color="auto" w:fill="FFFFFF"/>
        </w:rPr>
        <w:t>gina_</w:t>
      </w:r>
      <w:r>
        <w:rPr>
          <w:rStyle w:val="textexposedshow"/>
          <w:rFonts w:ascii="Times New Roman" w:hAnsi="Times New Roman" w:cs="Times New Roman"/>
          <w:color w:val="141823"/>
          <w:sz w:val="24"/>
          <w:szCs w:val="24"/>
          <w:shd w:val="clear" w:color="auto" w:fill="FFFFFF"/>
        </w:rPr>
        <w:t>nutriólogo</w:t>
      </w:r>
      <w:proofErr w:type="spellEnd"/>
      <w:r w:rsidRPr="0006581D">
        <w:rPr>
          <w:rStyle w:val="textexposedshow"/>
          <w:rFonts w:ascii="Times New Roman" w:hAnsi="Times New Roman" w:cs="Times New Roman"/>
          <w:color w:val="141823"/>
          <w:sz w:val="24"/>
          <w:szCs w:val="24"/>
          <w:shd w:val="clear" w:color="auto" w:fill="FFFFFF"/>
        </w:rPr>
        <w:t xml:space="preserve">. </w:t>
      </w:r>
    </w:p>
    <w:p w:rsidR="00480490" w:rsidRPr="0006581D" w:rsidRDefault="00480490" w:rsidP="00480490">
      <w:pPr>
        <w:pStyle w:val="Sinespaciado"/>
        <w:numPr>
          <w:ilvl w:val="0"/>
          <w:numId w:val="38"/>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Fin de la trayectoria.</w:t>
      </w:r>
    </w:p>
    <w:p w:rsidR="00480490" w:rsidRDefault="00480490" w:rsidP="005E72C3">
      <w:pPr>
        <w:jc w:val="center"/>
        <w:rPr>
          <w:rStyle w:val="textexposedshow"/>
          <w:rFonts w:ascii="Times New Roman" w:hAnsi="Times New Roman" w:cs="Times New Roman"/>
          <w:color w:val="141823"/>
          <w:sz w:val="24"/>
          <w:szCs w:val="24"/>
          <w:shd w:val="clear" w:color="auto" w:fill="FFFFFF"/>
        </w:rPr>
      </w:pPr>
    </w:p>
    <w:p w:rsidR="00480490" w:rsidRPr="00BF299F" w:rsidRDefault="00480490" w:rsidP="005E72C3">
      <w:pPr>
        <w:jc w:val="center"/>
        <w:rPr>
          <w:rStyle w:val="textexposedshow"/>
          <w:rFonts w:ascii="Times New Roman" w:hAnsi="Times New Roman" w:cs="Times New Roman"/>
          <w:color w:val="141823"/>
          <w:sz w:val="24"/>
          <w:szCs w:val="24"/>
          <w:shd w:val="clear" w:color="auto" w:fill="FFFFFF"/>
          <w:rPrChange w:id="1092" w:author="Almondris Gonzalez" w:date="2015-05-18T22:05:00Z">
            <w:rPr>
              <w:rStyle w:val="textexposedshow"/>
              <w:rFonts w:ascii="Helvetica" w:hAnsi="Helvetica" w:cs="Helvetica"/>
              <w:i/>
              <w:iCs/>
              <w:color w:val="141823"/>
              <w:sz w:val="21"/>
              <w:szCs w:val="21"/>
              <w:shd w:val="clear" w:color="auto" w:fill="FFFFFF"/>
            </w:rPr>
          </w:rPrChange>
        </w:rPr>
      </w:pPr>
    </w:p>
    <w:p w:rsidR="00BA171F" w:rsidRPr="00BF299F" w:rsidRDefault="00BA171F" w:rsidP="00BA171F">
      <w:pPr>
        <w:rPr>
          <w:rStyle w:val="textexposedshow"/>
          <w:rFonts w:ascii="Times New Roman" w:hAnsi="Times New Roman" w:cs="Times New Roman"/>
          <w:color w:val="141823"/>
          <w:sz w:val="24"/>
          <w:szCs w:val="24"/>
          <w:shd w:val="clear" w:color="auto" w:fill="FFFFFF"/>
          <w:rPrChange w:id="1093" w:author="Almondris Gonzalez" w:date="2015-05-18T22:05:00Z">
            <w:rPr>
              <w:rStyle w:val="textexposedshow"/>
              <w:rFonts w:ascii="Helvetica" w:hAnsi="Helvetica" w:cs="Helvetica"/>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Caso de uso 1: Acceder al sistema.</w:t>
      </w:r>
    </w:p>
    <w:tbl>
      <w:tblPr>
        <w:tblStyle w:val="Tabladecuadrcula4-nfasis12"/>
        <w:tblW w:w="0" w:type="auto"/>
        <w:tblLook w:val="04A0" w:firstRow="1" w:lastRow="0" w:firstColumn="1" w:lastColumn="0" w:noHBand="0" w:noVBand="1"/>
      </w:tblPr>
      <w:tblGrid>
        <w:gridCol w:w="3256"/>
        <w:gridCol w:w="5572"/>
      </w:tblGrid>
      <w:tr w:rsidR="00BA171F" w:rsidRPr="00BF299F" w:rsidTr="00C77C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094" w:author="Almondris Gonzalez" w:date="2015-05-18T22:05:00Z">
                  <w:rPr>
                    <w:rStyle w:val="textexposedshow"/>
                    <w:rFonts w:ascii="Helvetic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95"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BA171F" w:rsidRPr="00BF299F" w:rsidRDefault="00BA171F" w:rsidP="00C77CDD">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96"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097" w:author="Almondris Gonzalez" w:date="2015-05-18T22:05:00Z">
                  <w:rPr>
                    <w:rStyle w:val="textexposedshow"/>
                    <w:rFonts w:ascii="Helvetica" w:hAnsi="Helvetica" w:cs="Helvetica"/>
                    <w:color w:val="141823"/>
                    <w:sz w:val="21"/>
                    <w:szCs w:val="21"/>
                    <w:shd w:val="clear" w:color="auto" w:fill="FFFFFF"/>
                  </w:rPr>
                </w:rPrChange>
              </w:rPr>
              <w:t>Acceder al sistema</w:t>
            </w:r>
          </w:p>
        </w:tc>
      </w:tr>
      <w:tr w:rsidR="00BA171F" w:rsidRPr="00BF299F" w:rsidTr="00C7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BA171F" w:rsidRPr="00BF299F" w:rsidRDefault="00BA171F" w:rsidP="00C77CDD">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098" w:author="Almondris Gonzalez" w:date="2015-05-18T22:05:00Z">
                  <w:rPr>
                    <w:rStyle w:val="textexposedshow"/>
                    <w:rFonts w:ascii="Times New Roman" w:hAnsi="Times New Roman" w:cs="Times New Roman"/>
                    <w:b/>
                    <w:bCs/>
                    <w:color w:val="141823"/>
                    <w:sz w:val="24"/>
                    <w:szCs w:val="24"/>
                    <w:shd w:val="clear" w:color="auto" w:fill="FFFFFF"/>
                  </w:rPr>
                </w:rPrChange>
              </w:rPr>
            </w:pPr>
            <w:r w:rsidRPr="00BF299F">
              <w:rPr>
                <w:rStyle w:val="textexposedshow"/>
                <w:rFonts w:ascii="Times New Roman" w:hAnsi="Times New Roman" w:cs="Times New Roman"/>
                <w:color w:val="141823"/>
                <w:sz w:val="24"/>
                <w:szCs w:val="24"/>
                <w:shd w:val="clear" w:color="auto" w:fill="FFFFFF"/>
              </w:rPr>
              <w:t>CDU1</w:t>
            </w:r>
          </w:p>
        </w:tc>
      </w:tr>
      <w:tr w:rsidR="00BA171F" w:rsidRPr="00BF299F" w:rsidTr="00C77CD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rPr>
                <w:rStyle w:val="textexposedshow"/>
                <w:rFonts w:ascii="Times New Roman" w:hAnsi="Times New Roman" w:cs="Times New Roman"/>
                <w:sz w:val="24"/>
                <w:szCs w:val="24"/>
                <w:shd w:val="clear" w:color="auto" w:fill="FFFFFF"/>
                <w:rPrChange w:id="1099" w:author="Almondris Gonzalez" w:date="2015-05-18T22:05:00Z">
                  <w:rPr>
                    <w:rStyle w:val="textexposedshow"/>
                    <w:rFonts w:ascii="Helvetica" w:hAnsi="Helvetica" w:cs="Helvetica"/>
                    <w:b w:val="0"/>
                    <w:bCs w:val="0"/>
                    <w:color w:val="FFFFFF" w:themeColor="background1"/>
                    <w:sz w:val="21"/>
                    <w:szCs w:val="21"/>
                    <w:shd w:val="clear" w:color="auto" w:fill="FFFFFF"/>
                  </w:rPr>
                </w:rPrChange>
              </w:rPr>
            </w:pPr>
            <w:r w:rsidRPr="00BF299F">
              <w:rPr>
                <w:rStyle w:val="textexposedshow"/>
                <w:rFonts w:ascii="Times New Roman" w:hAnsi="Times New Roman" w:cs="Times New Roman"/>
                <w:sz w:val="24"/>
                <w:szCs w:val="24"/>
                <w:shd w:val="clear" w:color="auto" w:fill="FFFFFF"/>
                <w:rPrChange w:id="1100" w:author="Almondris Gonzalez" w:date="2015-05-18T22:05:00Z">
                  <w:rPr>
                    <w:rStyle w:val="textexposedshow"/>
                    <w:rFonts w:ascii="Helvetica" w:hAnsi="Helvetica" w:cs="Helvetica"/>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01"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Persona</w:t>
            </w:r>
          </w:p>
        </w:tc>
      </w:tr>
      <w:tr w:rsidR="00BA171F" w:rsidRPr="00BF299F" w:rsidTr="00C7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center"/>
              <w:rPr>
                <w:rStyle w:val="textexposedshow"/>
                <w:rFonts w:ascii="Times New Roman" w:hAnsi="Times New Roman" w:cs="Times New Roman"/>
                <w:sz w:val="24"/>
                <w:szCs w:val="24"/>
                <w:shd w:val="clear" w:color="auto" w:fill="FFFFFF"/>
                <w:rPrChange w:id="1102" w:author="Almondris Gonzalez" w:date="2015-05-18T22:05:00Z">
                  <w:rPr>
                    <w:rStyle w:val="textexposedshow"/>
                    <w:rFonts w:cs="Helvetica"/>
                    <w:b w:val="0"/>
                    <w:bCs w:val="0"/>
                    <w:shd w:val="clear" w:color="auto" w:fill="FFFFFF"/>
                  </w:rPr>
                </w:rPrChange>
              </w:rPr>
            </w:pPr>
            <w:r w:rsidRPr="00BF299F">
              <w:rPr>
                <w:rStyle w:val="textexposedshow"/>
                <w:rFonts w:ascii="Times New Roman" w:hAnsi="Times New Roman" w:cs="Times New Roman"/>
                <w:sz w:val="24"/>
                <w:szCs w:val="24"/>
                <w:shd w:val="clear" w:color="auto" w:fill="FFFFFF"/>
              </w:rPr>
              <w:t>Tipo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BA171F" w:rsidRPr="00BF299F" w:rsidTr="00C77CD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center"/>
              <w:rPr>
                <w:rStyle w:val="textexposedshow"/>
                <w:rFonts w:ascii="Times New Roman" w:hAnsi="Times New Roman" w:cs="Times New Roman"/>
                <w:sz w:val="24"/>
                <w:szCs w:val="24"/>
                <w:shd w:val="clear" w:color="auto" w:fill="FFFFFF"/>
              </w:rPr>
            </w:pPr>
            <w:r w:rsidRPr="00BF299F">
              <w:rPr>
                <w:rStyle w:val="textexposedshow"/>
                <w:rFonts w:ascii="Times New Roman" w:hAnsi="Times New Roman" w:cs="Times New Roman"/>
                <w:sz w:val="24"/>
                <w:szCs w:val="24"/>
                <w:shd w:val="clear" w:color="auto" w:fill="FFFFFF"/>
              </w:rPr>
              <w:t>Numero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1</w:t>
            </w:r>
          </w:p>
        </w:tc>
      </w:tr>
      <w:tr w:rsidR="00BA171F" w:rsidRPr="00BF299F" w:rsidTr="00C7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103" w:author="Almondris Gonzalez" w:date="2015-05-18T22:05:00Z">
                  <w:rPr>
                    <w:rStyle w:val="textexposedshow"/>
                    <w:rFonts w:ascii="Times New Roman" w:hAnsi="Times New Roman" w:cs="Times New Roman"/>
                    <w:b w:val="0"/>
                    <w:bCs w:val="0"/>
                    <w:color w:val="141823"/>
                    <w:sz w:val="24"/>
                    <w:szCs w:val="24"/>
                    <w:shd w:val="clear" w:color="auto" w:fill="FFFFFF"/>
                  </w:rPr>
                </w:rPrChange>
              </w:rPr>
            </w:pPr>
            <w:r>
              <w:rPr>
                <w:rStyle w:val="textexposedshow"/>
                <w:rFonts w:ascii="Times New Roman" w:hAnsi="Times New Roman" w:cs="Times New Roman"/>
                <w:color w:val="141823"/>
                <w:sz w:val="24"/>
                <w:szCs w:val="24"/>
                <w:shd w:val="clear" w:color="auto" w:fill="FFFFFF"/>
              </w:rPr>
              <w:t>Propósito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A171F" w:rsidRPr="00BF299F" w:rsidRDefault="00BA171F" w:rsidP="00C77CDD">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Acceder al sistema web como administrador o nutriólogo</w:t>
            </w:r>
          </w:p>
        </w:tc>
      </w:tr>
      <w:tr w:rsidR="00BA171F" w:rsidRPr="00BF299F" w:rsidTr="00C77CD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104"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05"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Default="00BA171F" w:rsidP="00C77CDD">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El administrador accederá con su usuario y contraseña.</w:t>
            </w:r>
          </w:p>
          <w:p w:rsidR="00BA171F" w:rsidRDefault="00BA171F" w:rsidP="00C77CDD">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Change w:id="1106" w:author="Almondris Gonzalez" w:date="2015-05-18T22:05:00Z">
                  <w:rPr>
                    <w:rStyle w:val="textexposedshow"/>
                    <w:rFonts w:ascii="Helvetica" w:hAnsi="Helvetica" w:cs="Helvetica"/>
                    <w:color w:val="141823"/>
                    <w:sz w:val="21"/>
                    <w:szCs w:val="21"/>
                    <w:shd w:val="clear" w:color="auto" w:fill="FFFFFF"/>
                  </w:rPr>
                </w:rPrChange>
              </w:rPr>
              <w:t xml:space="preserve">El nutriólogo podrá acceder al sistema con su respectivo nombre de usuario y contraseña. </w:t>
            </w:r>
          </w:p>
          <w:p w:rsidR="00BA171F" w:rsidRPr="00BF299F" w:rsidRDefault="00BA171F" w:rsidP="00C77CDD">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07"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08" w:author="Almondris Gonzalez" w:date="2015-05-18T22:05:00Z">
                  <w:rPr>
                    <w:rStyle w:val="textexposedshow"/>
                    <w:rFonts w:ascii="Helvetica" w:hAnsi="Helvetica" w:cs="Helvetica"/>
                    <w:color w:val="141823"/>
                    <w:sz w:val="21"/>
                    <w:szCs w:val="21"/>
                    <w:shd w:val="clear" w:color="auto" w:fill="FFFFFF"/>
                  </w:rPr>
                </w:rPrChange>
              </w:rPr>
              <w:t>El paciente solo tendrá acceso a sus datos dentro de la aplicación móvil.</w:t>
            </w:r>
          </w:p>
        </w:tc>
      </w:tr>
      <w:tr w:rsidR="00BA171F" w:rsidRPr="00BF299F" w:rsidTr="00C7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109"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10"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11"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12" w:author="Almondris Gonzalez" w:date="2015-05-18T22:05:00Z">
                  <w:rPr>
                    <w:rStyle w:val="textexposedshow"/>
                    <w:rFonts w:ascii="Helvetica" w:hAnsi="Helvetica" w:cs="Helvetica"/>
                    <w:color w:val="141823"/>
                    <w:sz w:val="21"/>
                    <w:szCs w:val="21"/>
                    <w:shd w:val="clear" w:color="auto" w:fill="FFFFFF"/>
                  </w:rPr>
                </w:rPrChange>
              </w:rPr>
              <w:t>El nutriólogo será registrado por el administrador del sistema y los pacientes serán registrados por su nutriólogo para poder llevar un seguimiento</w:t>
            </w:r>
          </w:p>
        </w:tc>
      </w:tr>
      <w:tr w:rsidR="00BA171F" w:rsidRPr="00BF299F" w:rsidTr="00C77CD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113"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14"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15"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16" w:author="Almondris Gonzalez" w:date="2015-05-18T22:05:00Z">
                  <w:rPr>
                    <w:rStyle w:val="textexposedshow"/>
                    <w:rFonts w:ascii="Helvetica" w:hAnsi="Helvetica" w:cs="Helvetica"/>
                    <w:color w:val="141823"/>
                    <w:sz w:val="21"/>
                    <w:szCs w:val="21"/>
                    <w:shd w:val="clear" w:color="auto" w:fill="FFFFFF"/>
                  </w:rPr>
                </w:rPrChange>
              </w:rPr>
              <w:t xml:space="preserve">En la pantalla inicio del sistema se mostrará la opción de Iniciar sesión y/o Registrar. </w:t>
            </w:r>
          </w:p>
        </w:tc>
      </w:tr>
      <w:tr w:rsidR="00BA171F" w:rsidRPr="00BF299F" w:rsidTr="00C77C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center"/>
              <w:rPr>
                <w:rStyle w:val="textexposedshow"/>
                <w:rFonts w:ascii="Times New Roman" w:hAnsi="Times New Roman" w:cs="Times New Roman"/>
                <w:color w:val="141823"/>
                <w:sz w:val="24"/>
                <w:szCs w:val="24"/>
                <w:shd w:val="clear" w:color="auto" w:fill="FFFFFF"/>
                <w:rPrChange w:id="1117"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18"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A171F" w:rsidRPr="00BF299F" w:rsidRDefault="00BA171F" w:rsidP="00C77CDD">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19"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20" w:author="Almondris Gonzalez" w:date="2015-05-18T22:05:00Z">
                  <w:rPr>
                    <w:rStyle w:val="textexposedshow"/>
                    <w:rFonts w:ascii="Helvetica" w:hAnsi="Helvetica" w:cs="Helvetica"/>
                    <w:color w:val="141823"/>
                    <w:sz w:val="21"/>
                    <w:szCs w:val="21"/>
                    <w:shd w:val="clear" w:color="auto" w:fill="FFFFFF"/>
                  </w:rPr>
                </w:rPrChange>
              </w:rPr>
              <w:t>El paciente deberá de estar registrado para poder iniciar sesión y deberá introducir una contraseña correcta.</w:t>
            </w:r>
          </w:p>
        </w:tc>
      </w:tr>
    </w:tbl>
    <w:p w:rsidR="00BA171F" w:rsidRDefault="00BA171F" w:rsidP="00BA171F">
      <w:pPr>
        <w:pStyle w:val="Descripcin"/>
        <w:keepNext/>
        <w:jc w:val="center"/>
      </w:pPr>
      <w:bookmarkStart w:id="1121" w:name="_Toc421062298"/>
      <w:r>
        <w:t xml:space="preserve">Tabla </w:t>
      </w:r>
      <w:fldSimple w:instr=" SEQ Tabla \* ARABIC ">
        <w:r w:rsidR="00DC1A26">
          <w:rPr>
            <w:noProof/>
          </w:rPr>
          <w:t>18</w:t>
        </w:r>
      </w:fldSimple>
      <w:r w:rsidRPr="00B15D2A">
        <w:t>CDU1: Acceder al Sistema.</w:t>
      </w:r>
      <w:bookmarkEnd w:id="1121"/>
    </w:p>
    <w:p w:rsidR="00BA171F" w:rsidRPr="00BF299F" w:rsidRDefault="00BA171F" w:rsidP="00BA171F">
      <w:pPr>
        <w:rPr>
          <w:rFonts w:ascii="Times New Roman" w:hAnsi="Times New Roman" w:cs="Times New Roman"/>
          <w:color w:val="000000" w:themeColor="text1"/>
          <w:sz w:val="24"/>
          <w:szCs w:val="24"/>
        </w:rPr>
      </w:pPr>
      <w:r w:rsidRPr="00BF299F">
        <w:rPr>
          <w:rFonts w:ascii="Times New Roman" w:hAnsi="Times New Roman" w:cs="Times New Roman"/>
          <w:b/>
          <w:color w:val="000000" w:themeColor="text1"/>
          <w:sz w:val="24"/>
          <w:szCs w:val="24"/>
        </w:rPr>
        <w:t>Trayectoria Principal.</w:t>
      </w:r>
    </w:p>
    <w:p w:rsidR="00BA171F" w:rsidRPr="00BF299F" w:rsidRDefault="00BA171F" w:rsidP="00BA171F">
      <w:pPr>
        <w:pStyle w:val="Prrafodelista"/>
        <w:numPr>
          <w:ilvl w:val="0"/>
          <w:numId w:val="19"/>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Ingresa a la URL de la aplicación web.</w:t>
      </w:r>
    </w:p>
    <w:p w:rsidR="00BA171F" w:rsidRPr="00BF299F" w:rsidRDefault="00BA171F" w:rsidP="00BA171F">
      <w:pPr>
        <w:pStyle w:val="Prrafodelista"/>
        <w:numPr>
          <w:ilvl w:val="0"/>
          <w:numId w:val="19"/>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Muestra la página de inicio de sesión de la aplicación web.</w:t>
      </w:r>
    </w:p>
    <w:p w:rsidR="00BA171F" w:rsidRPr="00BF299F" w:rsidRDefault="00BA171F" w:rsidP="00BA171F">
      <w:pPr>
        <w:pStyle w:val="Prrafodelista"/>
        <w:numPr>
          <w:ilvl w:val="0"/>
          <w:numId w:val="19"/>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Ingresa su usuario y contraseña.</w:t>
      </w:r>
    </w:p>
    <w:p w:rsidR="00BA171F" w:rsidRDefault="00BA171F" w:rsidP="00BA171F">
      <w:pPr>
        <w:pStyle w:val="Prrafodelista"/>
        <w:numPr>
          <w:ilvl w:val="0"/>
          <w:numId w:val="19"/>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Muestra página principal de la aplicación web.</w:t>
      </w:r>
    </w:p>
    <w:p w:rsidR="00BA171F" w:rsidRPr="00BA171F" w:rsidRDefault="00BA171F" w:rsidP="00BA171F">
      <w:pPr>
        <w:pStyle w:val="Prrafodelista"/>
        <w:numPr>
          <w:ilvl w:val="0"/>
          <w:numId w:val="19"/>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 de la trayectoria</w:t>
      </w:r>
    </w:p>
    <w:p w:rsidR="00BA171F" w:rsidRPr="00BF299F" w:rsidRDefault="00BA171F" w:rsidP="00BA171F">
      <w:pPr>
        <w:rPr>
          <w:rFonts w:ascii="Times New Roman" w:hAnsi="Times New Roman" w:cs="Times New Roman"/>
          <w:b/>
          <w:color w:val="000000" w:themeColor="text1"/>
          <w:sz w:val="24"/>
          <w:szCs w:val="24"/>
        </w:rPr>
      </w:pPr>
      <w:r w:rsidRPr="00BF299F">
        <w:rPr>
          <w:rFonts w:ascii="Times New Roman" w:hAnsi="Times New Roman" w:cs="Times New Roman"/>
          <w:b/>
          <w:color w:val="000000" w:themeColor="text1"/>
          <w:sz w:val="24"/>
          <w:szCs w:val="24"/>
        </w:rPr>
        <w:t>Trayectoria A</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No se ha registrado al sistema, da clic en “Registrar”.</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Mostrara un formulario para solicitar el registro del nutriólogo.</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Llena el formulario y solicita su registro.</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Envía el formulario al Administrador.</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lastRenderedPageBreak/>
        <w:t>(Administrador) Recibe la petición del nutriólogo, lo evalúa y lo registra.</w:t>
      </w:r>
    </w:p>
    <w:p w:rsidR="00BA171F" w:rsidRDefault="00BA171F" w:rsidP="00BA171F">
      <w:pPr>
        <w:pStyle w:val="Prrafodelista"/>
        <w:numPr>
          <w:ilvl w:val="0"/>
          <w:numId w:val="20"/>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Envía el correo al nutriólogo con su usuario y contraseña.</w:t>
      </w:r>
    </w:p>
    <w:p w:rsidR="00BA171F" w:rsidRPr="00BF299F" w:rsidRDefault="00BA171F" w:rsidP="00BA171F">
      <w:pPr>
        <w:pStyle w:val="Prrafodelista"/>
        <w:numPr>
          <w:ilvl w:val="0"/>
          <w:numId w:val="2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 de la trayectoria</w:t>
      </w:r>
    </w:p>
    <w:p w:rsidR="00BA171F" w:rsidRPr="00BF299F" w:rsidRDefault="00BA171F" w:rsidP="00BA171F">
      <w:pPr>
        <w:rPr>
          <w:rFonts w:ascii="Times New Roman" w:hAnsi="Times New Roman" w:cs="Times New Roman"/>
          <w:b/>
          <w:color w:val="000000" w:themeColor="text1"/>
          <w:sz w:val="24"/>
          <w:szCs w:val="24"/>
        </w:rPr>
      </w:pPr>
      <w:r w:rsidRPr="00BF299F">
        <w:rPr>
          <w:rFonts w:ascii="Times New Roman" w:hAnsi="Times New Roman" w:cs="Times New Roman"/>
          <w:b/>
          <w:color w:val="000000" w:themeColor="text1"/>
          <w:sz w:val="24"/>
          <w:szCs w:val="24"/>
        </w:rPr>
        <w:t>Trayectoria B</w:t>
      </w:r>
    </w:p>
    <w:p w:rsidR="00BA171F" w:rsidRPr="00BF299F" w:rsidRDefault="00BA171F" w:rsidP="00BA171F">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No recuerda su usuario o contraseña, da clic en “Recordar contraseña”.</w:t>
      </w:r>
    </w:p>
    <w:p w:rsidR="00BA171F" w:rsidRPr="00BF299F" w:rsidRDefault="00BA171F" w:rsidP="00BA171F">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Mostrara un formulario para solicitar el usuario o contraseña olvidada del nutriólogo.</w:t>
      </w:r>
    </w:p>
    <w:p w:rsidR="00BA171F" w:rsidRDefault="00BA171F" w:rsidP="00BA171F">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Envía un correo con su contraseña o usuario al nutriólogo.</w:t>
      </w:r>
    </w:p>
    <w:p w:rsidR="00BA171F" w:rsidRPr="00BF299F" w:rsidRDefault="00BA171F" w:rsidP="00BA171F">
      <w:pPr>
        <w:pStyle w:val="Prrafodelista"/>
        <w:numPr>
          <w:ilvl w:val="0"/>
          <w:numId w:val="3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Fin de la trayectoria</w:t>
      </w:r>
    </w:p>
    <w:p w:rsidR="00587CD8" w:rsidRPr="00BF299F" w:rsidRDefault="00773561" w:rsidP="00587CD8">
      <w:pPr>
        <w:rPr>
          <w:rStyle w:val="textexposedshow"/>
          <w:rFonts w:ascii="Times New Roman" w:hAnsi="Times New Roman" w:cs="Times New Roman"/>
          <w:color w:val="141823"/>
          <w:sz w:val="24"/>
          <w:szCs w:val="24"/>
          <w:shd w:val="clear" w:color="auto" w:fill="FFFFFF"/>
          <w:rPrChange w:id="1122" w:author="Almondris Gonzalez" w:date="2015-05-18T22:05:00Z">
            <w:rPr>
              <w:rStyle w:val="textexposedshow"/>
              <w:rFonts w:ascii="Helvetica" w:hAnsi="Helvetica" w:cs="Helvetica"/>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Caso de uso 2: Registrar pacientes.</w:t>
      </w:r>
    </w:p>
    <w:tbl>
      <w:tblPr>
        <w:tblStyle w:val="Tabladecuadrcula4-nfasis12"/>
        <w:tblW w:w="0" w:type="auto"/>
        <w:tblLook w:val="04A0" w:firstRow="1" w:lastRow="0" w:firstColumn="1" w:lastColumn="0" w:noHBand="0" w:noVBand="1"/>
      </w:tblPr>
      <w:tblGrid>
        <w:gridCol w:w="3256"/>
        <w:gridCol w:w="5572"/>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23" w:author="Almondris Gonzalez" w:date="2015-05-18T22:05:00Z">
                  <w:rPr>
                    <w:rStyle w:val="textexposedshow"/>
                    <w:rFonts w:ascii="Helvetic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24"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587CD8" w:rsidRPr="00BF299F" w:rsidRDefault="00587CD8" w:rsidP="005E72C3">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25"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26" w:author="Almondris Gonzalez" w:date="2015-05-18T22:05:00Z">
                  <w:rPr>
                    <w:rStyle w:val="textexposedshow"/>
                    <w:rFonts w:ascii="Helvetica" w:hAnsi="Helvetica" w:cs="Helvetica"/>
                    <w:color w:val="141823"/>
                    <w:sz w:val="21"/>
                    <w:szCs w:val="21"/>
                    <w:shd w:val="clear" w:color="auto" w:fill="FFFFFF"/>
                  </w:rPr>
                </w:rPrChange>
              </w:rPr>
              <w:t>Registrar pacientes</w:t>
            </w:r>
          </w:p>
        </w:tc>
      </w:tr>
      <w:tr w:rsidR="005E72C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E72C3" w:rsidRPr="00BF299F" w:rsidRDefault="005E72C3"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5E72C3" w:rsidRPr="00BF299F" w:rsidRDefault="005E72C3" w:rsidP="005E72C3">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27" w:author="Almondris Gonzalez" w:date="2015-05-18T22:05:00Z">
                  <w:rPr>
                    <w:rStyle w:val="textexposedshow"/>
                    <w:rFonts w:ascii="Times New Roman" w:hAnsi="Times New Roman" w:cs="Times New Roman"/>
                    <w:b/>
                    <w:bCs/>
                    <w:color w:val="141823"/>
                    <w:sz w:val="24"/>
                    <w:szCs w:val="24"/>
                    <w:shd w:val="clear" w:color="auto" w:fill="FFFFFF"/>
                  </w:rPr>
                </w:rPrChange>
              </w:rPr>
            </w:pPr>
            <w:r w:rsidRPr="00BF299F">
              <w:rPr>
                <w:rStyle w:val="textexposedshow"/>
                <w:rFonts w:ascii="Times New Roman" w:hAnsi="Times New Roman" w:cs="Times New Roman"/>
                <w:color w:val="141823"/>
                <w:sz w:val="24"/>
                <w:szCs w:val="24"/>
                <w:shd w:val="clear" w:color="auto" w:fill="FFFFFF"/>
              </w:rPr>
              <w:t>CDU2</w:t>
            </w:r>
          </w:p>
        </w:tc>
      </w:tr>
      <w:tr w:rsidR="005E72C3" w:rsidRPr="00BF299F" w:rsidTr="00587CD8">
        <w:tc>
          <w:tcPr>
            <w:cnfStyle w:val="001000000000" w:firstRow="0" w:lastRow="0" w:firstColumn="1" w:lastColumn="0" w:oddVBand="0" w:evenVBand="0" w:oddHBand="0" w:evenHBand="0" w:firstRowFirstColumn="0" w:firstRowLastColumn="0" w:lastRowFirstColumn="0" w:lastRowLastColumn="0"/>
            <w:tcW w:w="3256" w:type="dxa"/>
          </w:tcPr>
          <w:p w:rsidR="005E72C3" w:rsidRPr="00BF299F" w:rsidRDefault="005E72C3"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Tipo</w:t>
            </w:r>
          </w:p>
        </w:tc>
        <w:tc>
          <w:tcPr>
            <w:tcW w:w="5572" w:type="dxa"/>
          </w:tcPr>
          <w:p w:rsidR="005E72C3" w:rsidRPr="00BF299F" w:rsidRDefault="005E72C3" w:rsidP="005E72C3">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5E72C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E72C3" w:rsidRPr="00BF299F" w:rsidRDefault="005E72C3"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No de Requerimiento</w:t>
            </w:r>
          </w:p>
        </w:tc>
        <w:tc>
          <w:tcPr>
            <w:tcW w:w="5572" w:type="dxa"/>
          </w:tcPr>
          <w:p w:rsidR="005E72C3" w:rsidRPr="00BF299F" w:rsidRDefault="005E72C3" w:rsidP="005E72C3">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2</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28"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29"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30"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31" w:author="Almondris Gonzalez" w:date="2015-05-18T22:05:00Z">
                  <w:rPr>
                    <w:rStyle w:val="textexposedshow"/>
                    <w:rFonts w:ascii="Helvetica" w:hAnsi="Helvetica" w:cs="Helvetica"/>
                    <w:color w:val="141823"/>
                    <w:sz w:val="21"/>
                    <w:szCs w:val="21"/>
                    <w:shd w:val="clear" w:color="auto" w:fill="FFFFFF"/>
                  </w:rPr>
                </w:rPrChange>
              </w:rPr>
              <w:t>Nutriólogo, bases de datos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32"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33"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34"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35" w:author="Almondris Gonzalez" w:date="2015-05-18T22:05:00Z">
                  <w:rPr>
                    <w:rStyle w:val="textexposedshow"/>
                    <w:rFonts w:ascii="Helvetica" w:hAnsi="Helvetica" w:cs="Helvetica"/>
                    <w:color w:val="141823"/>
                    <w:sz w:val="21"/>
                    <w:szCs w:val="21"/>
                    <w:shd w:val="clear" w:color="auto" w:fill="FFFFFF"/>
                  </w:rPr>
                </w:rPrChange>
              </w:rPr>
              <w:t xml:space="preserve">El nutriólogo registrará a cada uno de sus pacientes y estará al tanto sobre los cuidados de ellos para llevar un mejor control sobre los cuidados de los alimentos de sus pacientes.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36"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37"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38"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39" w:author="Almondris Gonzalez" w:date="2015-05-18T22:05:00Z">
                  <w:rPr>
                    <w:rStyle w:val="textexposedshow"/>
                    <w:rFonts w:ascii="Helvetica" w:hAnsi="Helvetica" w:cs="Helvetica"/>
                    <w:color w:val="141823"/>
                    <w:sz w:val="21"/>
                    <w:szCs w:val="21"/>
                    <w:shd w:val="clear" w:color="auto" w:fill="FFFFFF"/>
                  </w:rPr>
                </w:rPrChange>
              </w:rPr>
              <w:t>El nutriólogo deberá de estar registrado al sistema para poder registrar a sus propios pacientes.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40"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41"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42"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43" w:author="Almondris Gonzalez" w:date="2015-05-18T22:05:00Z">
                  <w:rPr>
                    <w:rStyle w:val="textexposedshow"/>
                    <w:rFonts w:ascii="Helvetica" w:hAnsi="Helvetica" w:cs="Helvetica"/>
                    <w:color w:val="141823"/>
                    <w:sz w:val="21"/>
                    <w:szCs w:val="21"/>
                    <w:shd w:val="clear" w:color="auto" w:fill="FFFFFF"/>
                  </w:rPr>
                </w:rPrChange>
              </w:rPr>
              <w:t xml:space="preserve">En la </w:t>
            </w:r>
            <w:del w:id="1144" w:author="Almondris Gonzalez" w:date="2015-05-13T14:30:00Z">
              <w:r w:rsidRPr="00BF299F" w:rsidDel="002C7654">
                <w:rPr>
                  <w:rStyle w:val="textexposedshow"/>
                  <w:rFonts w:ascii="Times New Roman" w:hAnsi="Times New Roman" w:cs="Times New Roman"/>
                  <w:color w:val="141823"/>
                  <w:sz w:val="24"/>
                  <w:szCs w:val="24"/>
                  <w:shd w:val="clear" w:color="auto" w:fill="FFFFFF"/>
                  <w:rPrChange w:id="1145" w:author="Almondris Gonzalez" w:date="2015-05-18T22:05:00Z">
                    <w:rPr>
                      <w:rStyle w:val="textexposedshow"/>
                      <w:rFonts w:ascii="Helvetica" w:hAnsi="Helvetica" w:cs="Helvetica"/>
                      <w:color w:val="141823"/>
                      <w:sz w:val="21"/>
                      <w:szCs w:val="21"/>
                      <w:shd w:val="clear" w:color="auto" w:fill="FFFFFF"/>
                    </w:rPr>
                  </w:rPrChange>
                </w:rPr>
                <w:delText>pagina</w:delText>
              </w:r>
            </w:del>
            <w:ins w:id="1146" w:author="Almondris Gonzalez" w:date="2015-05-13T14:30:00Z">
              <w:r w:rsidRPr="00BF299F">
                <w:rPr>
                  <w:rStyle w:val="textexposedshow"/>
                  <w:rFonts w:ascii="Times New Roman" w:hAnsi="Times New Roman" w:cs="Times New Roman"/>
                  <w:color w:val="141823"/>
                  <w:sz w:val="24"/>
                  <w:szCs w:val="24"/>
                  <w:shd w:val="clear" w:color="auto" w:fill="FFFFFF"/>
                  <w:rPrChange w:id="1147" w:author="Almondris Gonzalez" w:date="2015-05-18T22:05:00Z">
                    <w:rPr>
                      <w:rStyle w:val="textexposedshow"/>
                      <w:rFonts w:ascii="Helvetica" w:hAnsi="Helvetica" w:cs="Helvetica"/>
                      <w:color w:val="141823"/>
                      <w:sz w:val="21"/>
                      <w:szCs w:val="21"/>
                      <w:shd w:val="clear" w:color="auto" w:fill="FFFFFF"/>
                    </w:rPr>
                  </w:rPrChange>
                </w:rPr>
                <w:t>página</w:t>
              </w:r>
            </w:ins>
            <w:r w:rsidRPr="00BF299F">
              <w:rPr>
                <w:rStyle w:val="textexposedshow"/>
                <w:rFonts w:ascii="Times New Roman" w:hAnsi="Times New Roman" w:cs="Times New Roman"/>
                <w:color w:val="141823"/>
                <w:sz w:val="24"/>
                <w:szCs w:val="24"/>
                <w:shd w:val="clear" w:color="auto" w:fill="FFFFFF"/>
                <w:rPrChange w:id="1148" w:author="Almondris Gonzalez" w:date="2015-05-18T22:05:00Z">
                  <w:rPr>
                    <w:rStyle w:val="textexposedshow"/>
                    <w:rFonts w:ascii="Helvetica" w:hAnsi="Helvetica" w:cs="Helvetica"/>
                    <w:color w:val="141823"/>
                    <w:sz w:val="21"/>
                    <w:szCs w:val="21"/>
                    <w:shd w:val="clear" w:color="auto" w:fill="FFFFFF"/>
                  </w:rPr>
                </w:rPrChange>
              </w:rPr>
              <w:t xml:space="preserve"> principal del sistema el nutriólogo tendrá la opción de Registrar pacientes, así también como modificar su información.</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Change w:id="1149"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50"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51"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52" w:author="Almondris Gonzalez" w:date="2015-05-18T22:05:00Z">
                  <w:rPr>
                    <w:rStyle w:val="textexposedshow"/>
                    <w:rFonts w:ascii="Helvetica" w:hAnsi="Helvetica" w:cs="Helvetica"/>
                    <w:color w:val="141823"/>
                    <w:sz w:val="21"/>
                    <w:szCs w:val="21"/>
                    <w:shd w:val="clear" w:color="auto" w:fill="FFFFFF"/>
                  </w:rPr>
                </w:rPrChange>
              </w:rPr>
              <w:t xml:space="preserve">Para poder ser registrado un paciente, esté deberá contar con un dispositivo móvil. </w:t>
            </w:r>
          </w:p>
        </w:tc>
      </w:tr>
    </w:tbl>
    <w:p w:rsidR="00EB2226" w:rsidRDefault="00EB2226" w:rsidP="00EB2226">
      <w:pPr>
        <w:pStyle w:val="Descripcin"/>
        <w:keepNext/>
        <w:jc w:val="center"/>
      </w:pPr>
      <w:bookmarkStart w:id="1153" w:name="_Toc421062299"/>
      <w:r>
        <w:t xml:space="preserve">Tabla </w:t>
      </w:r>
      <w:fldSimple w:instr=" SEQ Tabla \* ARABIC ">
        <w:r w:rsidR="00DC1A26">
          <w:rPr>
            <w:noProof/>
          </w:rPr>
          <w:t>19</w:t>
        </w:r>
      </w:fldSimple>
      <w:r w:rsidRPr="00390FBE">
        <w:t xml:space="preserve"> CDU2: Registrar Paciente.</w:t>
      </w:r>
      <w:bookmarkEnd w:id="1153"/>
    </w:p>
    <w:p w:rsidR="00480490" w:rsidRDefault="00480490" w:rsidP="00480490">
      <w:pPr>
        <w:jc w:val="center"/>
        <w:rPr>
          <w:rStyle w:val="textexposedshow"/>
          <w:rFonts w:ascii="Times New Roman" w:hAnsi="Times New Roman" w:cs="Times New Roman"/>
          <w:color w:val="141823"/>
          <w:sz w:val="20"/>
          <w:szCs w:val="24"/>
          <w:shd w:val="clear" w:color="auto" w:fill="FFFFFF"/>
        </w:rPr>
      </w:pPr>
    </w:p>
    <w:p w:rsidR="00480490" w:rsidRPr="0006581D" w:rsidRDefault="00480490" w:rsidP="00480490">
      <w:pPr>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Principal</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(Nutriólogo) Selecciona la opción "Registrar pacientes" en la página "Pacientes".</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Web) Muestra la </w:t>
      </w:r>
      <w:proofErr w:type="spellStart"/>
      <w:r w:rsidRPr="0006581D">
        <w:rPr>
          <w:rStyle w:val="textexposedshow"/>
          <w:rFonts w:ascii="Times New Roman" w:hAnsi="Times New Roman" w:cs="Times New Roman"/>
          <w:color w:val="141823"/>
          <w:sz w:val="24"/>
          <w:szCs w:val="24"/>
          <w:shd w:val="clear" w:color="auto" w:fill="FFFFFF"/>
        </w:rPr>
        <w:t>página_Registrar</w:t>
      </w:r>
      <w:proofErr w:type="spellEnd"/>
      <w:r w:rsidRPr="0006581D">
        <w:rPr>
          <w:rStyle w:val="textexposedshow"/>
          <w:rFonts w:ascii="Times New Roman" w:hAnsi="Times New Roman" w:cs="Times New Roman"/>
          <w:color w:val="141823"/>
          <w:sz w:val="24"/>
          <w:szCs w:val="24"/>
          <w:shd w:val="clear" w:color="auto" w:fill="FFFFFF"/>
        </w:rPr>
        <w:t xml:space="preserve"> pacientes.</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(Nutriólogo) Introduce datos del paciente.</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(Nutriólogo) Oprime el botón "Guardar cambios". (Trayectoria A)</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(Aplicación Web) Envía los datos al servidor.</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(Web </w:t>
      </w:r>
      <w:proofErr w:type="spellStart"/>
      <w:r w:rsidRPr="0006581D">
        <w:rPr>
          <w:rStyle w:val="textexposedshow"/>
          <w:rFonts w:ascii="Times New Roman" w:hAnsi="Times New Roman" w:cs="Times New Roman"/>
          <w:color w:val="141823"/>
          <w:sz w:val="24"/>
          <w:szCs w:val="24"/>
          <w:shd w:val="clear" w:color="auto" w:fill="FFFFFF"/>
        </w:rPr>
        <w:t>Service</w:t>
      </w:r>
      <w:proofErr w:type="spellEnd"/>
      <w:r w:rsidRPr="0006581D">
        <w:rPr>
          <w:rStyle w:val="textexposedshow"/>
          <w:rFonts w:ascii="Times New Roman" w:hAnsi="Times New Roman" w:cs="Times New Roman"/>
          <w:color w:val="141823"/>
          <w:sz w:val="24"/>
          <w:szCs w:val="24"/>
          <w:shd w:val="clear" w:color="auto" w:fill="FFFFFF"/>
        </w:rPr>
        <w:t>) Envía los datos a la Base de datos y Guar</w:t>
      </w:r>
      <w:r>
        <w:rPr>
          <w:rStyle w:val="textexposedshow"/>
          <w:rFonts w:ascii="Times New Roman" w:hAnsi="Times New Roman" w:cs="Times New Roman"/>
          <w:color w:val="141823"/>
          <w:sz w:val="24"/>
          <w:szCs w:val="24"/>
          <w:shd w:val="clear" w:color="auto" w:fill="FFFFFF"/>
        </w:rPr>
        <w:t>da los datos dentro de la clase “</w:t>
      </w:r>
      <w:r w:rsidRPr="0006581D">
        <w:rPr>
          <w:rStyle w:val="textexposedshow"/>
          <w:rFonts w:ascii="Times New Roman" w:hAnsi="Times New Roman" w:cs="Times New Roman"/>
          <w:color w:val="141823"/>
          <w:sz w:val="24"/>
          <w:szCs w:val="24"/>
          <w:shd w:val="clear" w:color="auto" w:fill="FFFFFF"/>
        </w:rPr>
        <w:t>Paciente</w:t>
      </w:r>
      <w:r>
        <w:rPr>
          <w:rStyle w:val="textexposedshow"/>
          <w:rFonts w:ascii="Times New Roman" w:hAnsi="Times New Roman" w:cs="Times New Roman"/>
          <w:color w:val="141823"/>
          <w:sz w:val="24"/>
          <w:szCs w:val="24"/>
          <w:shd w:val="clear" w:color="auto" w:fill="FFFFFF"/>
        </w:rPr>
        <w:t>”</w:t>
      </w:r>
      <w:r w:rsidRPr="0006581D">
        <w:rPr>
          <w:rStyle w:val="textexposedshow"/>
          <w:rFonts w:ascii="Times New Roman" w:hAnsi="Times New Roman" w:cs="Times New Roman"/>
          <w:color w:val="141823"/>
          <w:sz w:val="24"/>
          <w:szCs w:val="24"/>
          <w:shd w:val="clear" w:color="auto" w:fill="FFFFFF"/>
        </w:rPr>
        <w:t>.</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w:t>
      </w:r>
      <w:r w:rsidRPr="0006581D">
        <w:rPr>
          <w:rStyle w:val="textexposedshow"/>
          <w:rFonts w:ascii="Times New Roman" w:hAnsi="Times New Roman" w:cs="Times New Roman"/>
          <w:color w:val="141823"/>
          <w:sz w:val="24"/>
          <w:szCs w:val="24"/>
          <w:shd w:val="clear" w:color="auto" w:fill="FFFFFF"/>
        </w:rPr>
        <w:t>Aplicación Web) Envía una alerta: "Los datos fueron guardados correctamente".</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(Nutriólogo) Selecciona la opción "Cerrar".</w:t>
      </w:r>
    </w:p>
    <w:p w:rsidR="00480490" w:rsidRPr="0006581D" w:rsidRDefault="00480490" w:rsidP="00480490">
      <w:pPr>
        <w:pStyle w:val="Sinespaciado"/>
        <w:numPr>
          <w:ilvl w:val="0"/>
          <w:numId w:val="41"/>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Fin de la trayectoria. </w:t>
      </w:r>
    </w:p>
    <w:p w:rsidR="00480490" w:rsidRPr="0006581D" w:rsidRDefault="00480490" w:rsidP="00480490">
      <w:pPr>
        <w:pStyle w:val="Sinespaciado"/>
        <w:rPr>
          <w:rStyle w:val="textexposedshow"/>
          <w:rFonts w:ascii="Times New Roman" w:hAnsi="Times New Roman" w:cs="Times New Roman"/>
          <w:color w:val="141823"/>
          <w:sz w:val="24"/>
          <w:szCs w:val="24"/>
          <w:shd w:val="clear" w:color="auto" w:fill="FFFFFF"/>
        </w:rPr>
      </w:pPr>
    </w:p>
    <w:p w:rsidR="00480490" w:rsidRPr="0006581D" w:rsidRDefault="00480490" w:rsidP="00480490">
      <w:pPr>
        <w:pStyle w:val="Sinespaciado"/>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A: Nutriólogo no oprime el botón "Guardar cambios".</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lastRenderedPageBreak/>
        <w:t xml:space="preserve">(Nutriólogo) No Selecciona la opción Guardar. </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(Aplicac</w:t>
      </w:r>
      <w:r w:rsidR="00612A56">
        <w:rPr>
          <w:rStyle w:val="textexposedshow"/>
          <w:rFonts w:ascii="Times New Roman" w:hAnsi="Times New Roman" w:cs="Times New Roman"/>
          <w:color w:val="141823"/>
          <w:sz w:val="24"/>
          <w:szCs w:val="24"/>
          <w:shd w:val="clear" w:color="auto" w:fill="FFFFFF"/>
        </w:rPr>
        <w:t xml:space="preserve">ión  Web)  Manda </w:t>
      </w:r>
      <w:r w:rsidR="00B95933">
        <w:rPr>
          <w:rStyle w:val="textexposedshow"/>
          <w:rFonts w:ascii="Times New Roman" w:hAnsi="Times New Roman" w:cs="Times New Roman"/>
          <w:color w:val="141823"/>
          <w:sz w:val="24"/>
          <w:szCs w:val="24"/>
          <w:shd w:val="clear" w:color="auto" w:fill="FFFFFF"/>
        </w:rPr>
        <w:t>una</w:t>
      </w:r>
      <w:r>
        <w:rPr>
          <w:rStyle w:val="textexposedshow"/>
          <w:rFonts w:ascii="Times New Roman" w:hAnsi="Times New Roman" w:cs="Times New Roman"/>
          <w:color w:val="141823"/>
          <w:sz w:val="24"/>
          <w:szCs w:val="24"/>
          <w:shd w:val="clear" w:color="auto" w:fill="FFFFFF"/>
        </w:rPr>
        <w:t xml:space="preserve"> alerta: </w:t>
      </w:r>
      <w:r w:rsidRPr="0006581D">
        <w:rPr>
          <w:rStyle w:val="textexposedshow"/>
          <w:rFonts w:ascii="Times New Roman" w:hAnsi="Times New Roman" w:cs="Times New Roman"/>
          <w:color w:val="141823"/>
          <w:sz w:val="24"/>
          <w:szCs w:val="24"/>
          <w:shd w:val="clear" w:color="auto" w:fill="FFFFFF"/>
        </w:rPr>
        <w:t xml:space="preserve">Oprime  la  opción </w:t>
      </w:r>
      <w:r>
        <w:rPr>
          <w:rStyle w:val="textexposedshow"/>
          <w:rFonts w:ascii="Times New Roman" w:hAnsi="Times New Roman" w:cs="Times New Roman"/>
          <w:color w:val="141823"/>
          <w:sz w:val="24"/>
          <w:szCs w:val="24"/>
          <w:shd w:val="clear" w:color="auto" w:fill="FFFFFF"/>
        </w:rPr>
        <w:t xml:space="preserve"> “Guardar”  para  almacenar  la </w:t>
      </w:r>
      <w:r w:rsidRPr="0006581D">
        <w:rPr>
          <w:rStyle w:val="textexposedshow"/>
          <w:rFonts w:ascii="Times New Roman" w:hAnsi="Times New Roman" w:cs="Times New Roman"/>
          <w:color w:val="141823"/>
          <w:sz w:val="24"/>
          <w:szCs w:val="24"/>
          <w:shd w:val="clear" w:color="auto" w:fill="FFFFFF"/>
        </w:rPr>
        <w:t xml:space="preserve">información. </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(Nutriólogo) Selecciona la opción “Guardar” </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Web) Envía una alerta: Los datos fueron Guardados Correctamente. </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(Nutriólogo)Selecciona la opción “Cerrar”.</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Web)Muestra la </w:t>
      </w:r>
      <w:proofErr w:type="spellStart"/>
      <w:r w:rsidRPr="0006581D">
        <w:rPr>
          <w:rStyle w:val="textexposedshow"/>
          <w:rFonts w:ascii="Times New Roman" w:hAnsi="Times New Roman" w:cs="Times New Roman"/>
          <w:color w:val="141823"/>
          <w:sz w:val="24"/>
          <w:szCs w:val="24"/>
          <w:shd w:val="clear" w:color="auto" w:fill="FFFFFF"/>
        </w:rPr>
        <w:t>pagina_Paciente</w:t>
      </w:r>
      <w:proofErr w:type="spellEnd"/>
      <w:r w:rsidRPr="0006581D">
        <w:rPr>
          <w:rStyle w:val="textexposedshow"/>
          <w:rFonts w:ascii="Times New Roman" w:hAnsi="Times New Roman" w:cs="Times New Roman"/>
          <w:color w:val="141823"/>
          <w:sz w:val="24"/>
          <w:szCs w:val="24"/>
          <w:shd w:val="clear" w:color="auto" w:fill="FFFFFF"/>
        </w:rPr>
        <w:t xml:space="preserve">. </w:t>
      </w:r>
    </w:p>
    <w:p w:rsidR="00480490" w:rsidRPr="0006581D" w:rsidRDefault="00480490" w:rsidP="00480490">
      <w:pPr>
        <w:pStyle w:val="Sinespaciado"/>
        <w:numPr>
          <w:ilvl w:val="0"/>
          <w:numId w:val="42"/>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Fin de la trayectoria.</w:t>
      </w:r>
    </w:p>
    <w:p w:rsidR="00B94C8C" w:rsidRPr="00BF299F" w:rsidRDefault="00B94C8C" w:rsidP="00773561">
      <w:pPr>
        <w:rPr>
          <w:rStyle w:val="textexposedshow"/>
          <w:rFonts w:ascii="Times New Roman" w:hAnsi="Times New Roman" w:cs="Times New Roman"/>
          <w:color w:val="141823"/>
          <w:sz w:val="24"/>
          <w:szCs w:val="24"/>
          <w:shd w:val="clear" w:color="auto" w:fill="FFFFFF"/>
        </w:rPr>
      </w:pPr>
    </w:p>
    <w:p w:rsidR="00773561" w:rsidRPr="00BF299F" w:rsidRDefault="00773561" w:rsidP="00773561">
      <w:pPr>
        <w:rPr>
          <w:rStyle w:val="textexposedshow"/>
          <w:rFonts w:ascii="Times New Roman" w:hAnsi="Times New Roman" w:cs="Times New Roman"/>
          <w:color w:val="141823"/>
          <w:sz w:val="24"/>
          <w:szCs w:val="24"/>
          <w:shd w:val="clear" w:color="auto" w:fill="FFFFFF"/>
          <w:rPrChange w:id="1154" w:author="Almondris Gonzalez" w:date="2015-05-18T22:05:00Z">
            <w:rPr>
              <w:rStyle w:val="textexposedshow"/>
              <w:rFonts w:ascii="Helvetica" w:hAnsi="Helvetica" w:cs="Helvetica"/>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Caso de uso 3: Modificar pacientes.</w:t>
      </w:r>
    </w:p>
    <w:tbl>
      <w:tblPr>
        <w:tblStyle w:val="Tabladecuadrcula4-nfasis12"/>
        <w:tblW w:w="0" w:type="auto"/>
        <w:tblLook w:val="04A0" w:firstRow="1" w:lastRow="0" w:firstColumn="1" w:lastColumn="0" w:noHBand="0" w:noVBand="1"/>
      </w:tblPr>
      <w:tblGrid>
        <w:gridCol w:w="3256"/>
        <w:gridCol w:w="5572"/>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Casos de uso</w:t>
            </w:r>
          </w:p>
        </w:tc>
        <w:tc>
          <w:tcPr>
            <w:tcW w:w="5572" w:type="dxa"/>
            <w:hideMark/>
          </w:tcPr>
          <w:p w:rsidR="00587CD8" w:rsidRPr="00BF299F" w:rsidRDefault="00587CD8" w:rsidP="005E72C3">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Modificar pacientes</w:t>
            </w:r>
          </w:p>
        </w:tc>
      </w:tr>
      <w:tr w:rsidR="005E72C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E72C3" w:rsidRPr="00BF299F" w:rsidRDefault="005E72C3"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5E72C3" w:rsidRPr="00BF299F" w:rsidRDefault="00083C51" w:rsidP="005E72C3">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CDU3</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5E72C3" w:rsidP="005E72C3">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w:t>
            </w:r>
            <w:r w:rsidR="00587CD8" w:rsidRPr="00BF299F">
              <w:rPr>
                <w:rFonts w:ascii="Times New Roman" w:hAnsi="Times New Roman" w:cs="Times New Roman"/>
                <w:color w:val="000000" w:themeColor="text1"/>
                <w:sz w:val="24"/>
                <w:szCs w:val="24"/>
              </w:rPr>
              <w:t>o</w:t>
            </w:r>
            <w:r w:rsidRPr="00BF299F">
              <w:rPr>
                <w:rFonts w:ascii="Times New Roman" w:hAnsi="Times New Roman" w:cs="Times New Roman"/>
                <w:color w:val="000000" w:themeColor="text1"/>
                <w:sz w:val="24"/>
                <w:szCs w:val="24"/>
              </w:rPr>
              <w:t xml:space="preserve"> de requerimiento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083C51" w:rsidP="005E72C3">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3</w:t>
            </w:r>
          </w:p>
        </w:tc>
      </w:tr>
      <w:tr w:rsidR="005E72C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E72C3" w:rsidRPr="00BF299F" w:rsidRDefault="005E72C3" w:rsidP="005E72C3">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Tipo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E72C3" w:rsidRPr="00BF299F" w:rsidRDefault="005E72C3" w:rsidP="005E72C3">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 bases de datos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podrá modifica los datos de los pacientes para tener sus datos vigentes y correctos.</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de estar registrado al sistema.</w:t>
            </w:r>
          </w:p>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tener registrado algún paciente para poder modificar los datos de éste.</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En la página principal del sistema el nutriólogo tendrá la opción de buscar pacientes y de revisar su agenda de pacientes para poder seleccionar a su paciente y así podrá modificar la información de éste.</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E72C3">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Solo el nutriólogo puede modificar los datos de un paciente. </w:t>
            </w:r>
          </w:p>
        </w:tc>
      </w:tr>
    </w:tbl>
    <w:p w:rsidR="00EB2226" w:rsidRDefault="00EB2226" w:rsidP="00EB2226">
      <w:pPr>
        <w:pStyle w:val="Descripcin"/>
        <w:keepNext/>
        <w:jc w:val="center"/>
      </w:pPr>
      <w:bookmarkStart w:id="1155" w:name="_Toc421062300"/>
      <w:r>
        <w:t xml:space="preserve">Tabla </w:t>
      </w:r>
      <w:fldSimple w:instr=" SEQ Tabla \* ARABIC ">
        <w:r w:rsidR="00DC1A26">
          <w:rPr>
            <w:noProof/>
          </w:rPr>
          <w:t>20</w:t>
        </w:r>
      </w:fldSimple>
      <w:r w:rsidRPr="0055144A">
        <w:t xml:space="preserve"> CDU3: Modificar pacientes</w:t>
      </w:r>
      <w:bookmarkEnd w:id="1155"/>
    </w:p>
    <w:p w:rsidR="0028476F" w:rsidRPr="0006581D" w:rsidRDefault="0028476F" w:rsidP="0028476F">
      <w:pPr>
        <w:tabs>
          <w:tab w:val="left" w:pos="1035"/>
        </w:tabs>
        <w:rPr>
          <w:rFonts w:ascii="Times New Roman" w:hAnsi="Times New Roman" w:cs="Times New Roman"/>
          <w:b/>
          <w:sz w:val="24"/>
          <w:szCs w:val="24"/>
        </w:rPr>
      </w:pPr>
      <w:r w:rsidRPr="0006581D">
        <w:rPr>
          <w:rFonts w:ascii="Times New Roman" w:hAnsi="Times New Roman" w:cs="Times New Roman"/>
          <w:b/>
          <w:sz w:val="24"/>
          <w:szCs w:val="24"/>
        </w:rPr>
        <w:t>Trayectoria Principal</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(Nutriólogo) Selecciona la opción "Modificar paciente" de la página de "Pacientes".</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(Aplicación Web) Muestra la página "Modificar pacientes".</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(Nutriólogo) Oprime el botón "Modificar"</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(Aplicació</w:t>
      </w:r>
      <w:r>
        <w:rPr>
          <w:rFonts w:ascii="Times New Roman" w:hAnsi="Times New Roman" w:cs="Times New Roman"/>
          <w:sz w:val="24"/>
          <w:szCs w:val="24"/>
        </w:rPr>
        <w:t>n</w:t>
      </w:r>
      <w:r w:rsidRPr="0006581D">
        <w:rPr>
          <w:rFonts w:ascii="Times New Roman" w:hAnsi="Times New Roman" w:cs="Times New Roman"/>
          <w:sz w:val="24"/>
          <w:szCs w:val="24"/>
        </w:rPr>
        <w:t xml:space="preserve"> Web) Muestra la página para editar información.</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(Nutriólogo) Agrega los cambios necesarios y oprime a opción "Guardar cambios". Trayectoria A</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(Aplicación Web) Envía los datos al servidor.</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 xml:space="preserve">(Web </w:t>
      </w:r>
      <w:proofErr w:type="spellStart"/>
      <w:r w:rsidRPr="0006581D">
        <w:rPr>
          <w:rFonts w:ascii="Times New Roman" w:hAnsi="Times New Roman" w:cs="Times New Roman"/>
          <w:sz w:val="24"/>
          <w:szCs w:val="24"/>
        </w:rPr>
        <w:t>Service</w:t>
      </w:r>
      <w:proofErr w:type="spellEnd"/>
      <w:r w:rsidRPr="0006581D">
        <w:rPr>
          <w:rFonts w:ascii="Times New Roman" w:hAnsi="Times New Roman" w:cs="Times New Roman"/>
          <w:sz w:val="24"/>
          <w:szCs w:val="24"/>
        </w:rPr>
        <w:t>) Envía los datos a la Base de datos y guarda los cambios dentro de la clase "Paciente".</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(Aplicación Web) Envía una alerta: "Los datos fueron guardados correctamente".</w:t>
      </w:r>
    </w:p>
    <w:p w:rsidR="0028476F" w:rsidRPr="0006581D" w:rsidRDefault="0028476F" w:rsidP="0028476F">
      <w:pPr>
        <w:pStyle w:val="Sinespaciado"/>
        <w:numPr>
          <w:ilvl w:val="0"/>
          <w:numId w:val="43"/>
        </w:numPr>
        <w:rPr>
          <w:rFonts w:ascii="Times New Roman" w:hAnsi="Times New Roman" w:cs="Times New Roman"/>
          <w:sz w:val="24"/>
          <w:szCs w:val="24"/>
        </w:rPr>
      </w:pPr>
      <w:r w:rsidRPr="0006581D">
        <w:rPr>
          <w:rFonts w:ascii="Times New Roman" w:hAnsi="Times New Roman" w:cs="Times New Roman"/>
          <w:sz w:val="24"/>
          <w:szCs w:val="24"/>
        </w:rPr>
        <w:t>(Nutriólogo) Secciona la opción "Cerrar"</w:t>
      </w:r>
      <w:r>
        <w:rPr>
          <w:rFonts w:ascii="Times New Roman" w:hAnsi="Times New Roman" w:cs="Times New Roman"/>
          <w:sz w:val="24"/>
          <w:szCs w:val="24"/>
        </w:rPr>
        <w:t>.</w:t>
      </w:r>
    </w:p>
    <w:p w:rsidR="0028476F" w:rsidRPr="0006581D" w:rsidRDefault="0028476F" w:rsidP="0028476F">
      <w:pPr>
        <w:pStyle w:val="Sinespaciado"/>
        <w:rPr>
          <w:rFonts w:ascii="Times New Roman" w:hAnsi="Times New Roman" w:cs="Times New Roman"/>
          <w:sz w:val="24"/>
          <w:szCs w:val="24"/>
        </w:rPr>
      </w:pPr>
    </w:p>
    <w:p w:rsidR="0028476F" w:rsidRPr="0006581D" w:rsidRDefault="0028476F" w:rsidP="0028476F">
      <w:pPr>
        <w:pStyle w:val="Sinespaciado"/>
        <w:rPr>
          <w:rFonts w:ascii="Times New Roman" w:hAnsi="Times New Roman" w:cs="Times New Roman"/>
          <w:sz w:val="24"/>
          <w:szCs w:val="24"/>
        </w:rPr>
      </w:pPr>
      <w:r w:rsidRPr="0006581D">
        <w:rPr>
          <w:rFonts w:ascii="Times New Roman" w:hAnsi="Times New Roman" w:cs="Times New Roman"/>
          <w:b/>
          <w:sz w:val="24"/>
          <w:szCs w:val="24"/>
        </w:rPr>
        <w:t>Trayectoria A: Nutriólogo no oprime el botón "Guardar cambios".</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t xml:space="preserve">(Nutriólogo) No Selecciona la opción Guardar. </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t>(Aplica</w:t>
      </w:r>
      <w:r w:rsidR="00612A56">
        <w:rPr>
          <w:rFonts w:ascii="Times New Roman" w:hAnsi="Times New Roman" w:cs="Times New Roman"/>
          <w:sz w:val="24"/>
          <w:szCs w:val="24"/>
        </w:rPr>
        <w:t>ción  Web)  Manda</w:t>
      </w:r>
      <w:r w:rsidR="00B95933">
        <w:rPr>
          <w:rFonts w:ascii="Times New Roman" w:hAnsi="Times New Roman" w:cs="Times New Roman"/>
          <w:sz w:val="24"/>
          <w:szCs w:val="24"/>
        </w:rPr>
        <w:t xml:space="preserve"> una</w:t>
      </w:r>
      <w:r>
        <w:rPr>
          <w:rFonts w:ascii="Times New Roman" w:hAnsi="Times New Roman" w:cs="Times New Roman"/>
          <w:sz w:val="24"/>
          <w:szCs w:val="24"/>
        </w:rPr>
        <w:t xml:space="preserve"> alerta:</w:t>
      </w:r>
      <w:r w:rsidRPr="0006581D">
        <w:rPr>
          <w:rFonts w:ascii="Times New Roman" w:hAnsi="Times New Roman" w:cs="Times New Roman"/>
          <w:sz w:val="24"/>
          <w:szCs w:val="24"/>
        </w:rPr>
        <w:t xml:space="preserve"> Oprime  la  opción  “Guardar”  para  almacenar  la información. </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lastRenderedPageBreak/>
        <w:t xml:space="preserve">(Nutriólogo) Selecciona la opción “Guardar” </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t xml:space="preserve">(Aplicación Web) Envía una alerta: Los datos fueron Guardados Correctamente. </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t>(Nutriólogo)Selecciona la opción “Cerrar”.</w:t>
      </w:r>
    </w:p>
    <w:p w:rsidR="0028476F" w:rsidRPr="0006581D" w:rsidRDefault="0028476F" w:rsidP="0028476F">
      <w:pPr>
        <w:pStyle w:val="Sinespaciado"/>
        <w:numPr>
          <w:ilvl w:val="0"/>
          <w:numId w:val="44"/>
        </w:numPr>
        <w:rPr>
          <w:rFonts w:ascii="Times New Roman" w:hAnsi="Times New Roman" w:cs="Times New Roman"/>
          <w:sz w:val="24"/>
          <w:szCs w:val="24"/>
        </w:rPr>
      </w:pPr>
      <w:r>
        <w:rPr>
          <w:rFonts w:ascii="Times New Roman" w:hAnsi="Times New Roman" w:cs="Times New Roman"/>
          <w:sz w:val="24"/>
          <w:szCs w:val="24"/>
        </w:rPr>
        <w:t xml:space="preserve">(Aplicación Web)Muestra la </w:t>
      </w:r>
      <w:proofErr w:type="spellStart"/>
      <w:r>
        <w:rPr>
          <w:rFonts w:ascii="Times New Roman" w:hAnsi="Times New Roman" w:cs="Times New Roman"/>
          <w:sz w:val="24"/>
          <w:szCs w:val="24"/>
        </w:rPr>
        <w:t>pá</w:t>
      </w:r>
      <w:r w:rsidRPr="0006581D">
        <w:rPr>
          <w:rFonts w:ascii="Times New Roman" w:hAnsi="Times New Roman" w:cs="Times New Roman"/>
          <w:sz w:val="24"/>
          <w:szCs w:val="24"/>
        </w:rPr>
        <w:t>gina_Paciente</w:t>
      </w:r>
      <w:proofErr w:type="spellEnd"/>
      <w:r w:rsidRPr="0006581D">
        <w:rPr>
          <w:rFonts w:ascii="Times New Roman" w:hAnsi="Times New Roman" w:cs="Times New Roman"/>
          <w:sz w:val="24"/>
          <w:szCs w:val="24"/>
        </w:rPr>
        <w:t xml:space="preserve">. </w:t>
      </w:r>
    </w:p>
    <w:p w:rsidR="0028476F" w:rsidRPr="0006581D" w:rsidRDefault="0028476F" w:rsidP="0028476F">
      <w:pPr>
        <w:pStyle w:val="Sinespaciado"/>
        <w:numPr>
          <w:ilvl w:val="0"/>
          <w:numId w:val="44"/>
        </w:numPr>
        <w:rPr>
          <w:rFonts w:ascii="Times New Roman" w:hAnsi="Times New Roman" w:cs="Times New Roman"/>
          <w:sz w:val="24"/>
          <w:szCs w:val="24"/>
        </w:rPr>
      </w:pPr>
      <w:r w:rsidRPr="0006581D">
        <w:rPr>
          <w:rFonts w:ascii="Times New Roman" w:hAnsi="Times New Roman" w:cs="Times New Roman"/>
          <w:sz w:val="24"/>
          <w:szCs w:val="24"/>
        </w:rPr>
        <w:t>Fin de la trayectoria.</w:t>
      </w:r>
    </w:p>
    <w:p w:rsidR="00773561" w:rsidRPr="00BF299F" w:rsidRDefault="00773561" w:rsidP="00587CD8">
      <w:pPr>
        <w:rPr>
          <w:rFonts w:ascii="Times New Roman" w:hAnsi="Times New Roman" w:cs="Times New Roman"/>
          <w:sz w:val="24"/>
          <w:szCs w:val="24"/>
        </w:rPr>
      </w:pPr>
    </w:p>
    <w:p w:rsidR="00773561" w:rsidRPr="00BF299F" w:rsidRDefault="00773561" w:rsidP="00587CD8">
      <w:pPr>
        <w:rPr>
          <w:rFonts w:ascii="Times New Roman" w:hAnsi="Times New Roman" w:cs="Times New Roman"/>
          <w:sz w:val="24"/>
          <w:szCs w:val="24"/>
        </w:rPr>
      </w:pPr>
    </w:p>
    <w:p w:rsidR="007F11FF" w:rsidRPr="00EA6FD1" w:rsidRDefault="007F11FF" w:rsidP="007F11FF">
      <w:pPr>
        <w:rPr>
          <w:rStyle w:val="textexposedshow"/>
          <w:rFonts w:ascii="Times New Roman" w:hAnsi="Times New Roman" w:cs="Times New Roman"/>
          <w:color w:val="141823"/>
          <w:sz w:val="24"/>
          <w:szCs w:val="24"/>
          <w:shd w:val="clear" w:color="auto" w:fill="FFFFFF"/>
          <w:lang w:val="pt-BR"/>
          <w:rPrChange w:id="1156" w:author="Almondris Gonzalez" w:date="2015-05-18T22:05:00Z">
            <w:rPr>
              <w:rStyle w:val="textexposedshow"/>
              <w:rFonts w:ascii="Helvetica" w:hAnsi="Helvetica" w:cs="Helvetica"/>
              <w:i/>
              <w:iCs/>
              <w:color w:val="141823"/>
              <w:sz w:val="21"/>
              <w:szCs w:val="21"/>
              <w:shd w:val="clear" w:color="auto" w:fill="FFFFFF"/>
            </w:rPr>
          </w:rPrChange>
        </w:rPr>
      </w:pPr>
      <w:r w:rsidRPr="00EA6FD1">
        <w:rPr>
          <w:rStyle w:val="textexposedshow"/>
          <w:rFonts w:ascii="Times New Roman" w:hAnsi="Times New Roman" w:cs="Times New Roman"/>
          <w:color w:val="141823"/>
          <w:sz w:val="24"/>
          <w:szCs w:val="24"/>
          <w:shd w:val="clear" w:color="auto" w:fill="FFFFFF"/>
          <w:lang w:val="pt-BR"/>
        </w:rPr>
        <w:t>Caso de uso 4: Consultar agenda de citas.</w:t>
      </w:r>
    </w:p>
    <w:tbl>
      <w:tblPr>
        <w:tblStyle w:val="Tabladecuadrcula4-nfasis12"/>
        <w:tblW w:w="0" w:type="auto"/>
        <w:tblLook w:val="04A0" w:firstRow="1" w:lastRow="0" w:firstColumn="1" w:lastColumn="0" w:noHBand="0" w:noVBand="1"/>
      </w:tblPr>
      <w:tblGrid>
        <w:gridCol w:w="3256"/>
        <w:gridCol w:w="5572"/>
      </w:tblGrid>
      <w:tr w:rsidR="007F11FF" w:rsidRPr="00BF299F" w:rsidTr="001B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Casos de uso</w:t>
            </w:r>
          </w:p>
        </w:tc>
        <w:tc>
          <w:tcPr>
            <w:tcW w:w="5572" w:type="dxa"/>
            <w:hideMark/>
          </w:tcPr>
          <w:p w:rsidR="007F11FF" w:rsidRPr="00BF299F" w:rsidRDefault="00F21067" w:rsidP="001B4F7C">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Consultar agenda de citas</w:t>
            </w:r>
          </w:p>
        </w:tc>
      </w:tr>
      <w:tr w:rsidR="007F11FF"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7F11FF" w:rsidRPr="00BF299F" w:rsidRDefault="007F11FF" w:rsidP="001B4F7C">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CDU4</w:t>
            </w:r>
          </w:p>
        </w:tc>
      </w:tr>
      <w:tr w:rsidR="007F11FF"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1FF" w:rsidRPr="00BF299F" w:rsidRDefault="007F11FF" w:rsidP="001B4F7C">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de requerimiento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1FF" w:rsidRPr="00BF299F" w:rsidRDefault="007F11FF" w:rsidP="001B4F7C">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4</w:t>
            </w:r>
          </w:p>
        </w:tc>
      </w:tr>
      <w:tr w:rsidR="007F11FF"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1FF" w:rsidRPr="00BF299F" w:rsidRDefault="007F11FF" w:rsidP="001B4F7C">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Tipo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7F11FF" w:rsidRPr="00BF299F" w:rsidRDefault="007F11FF" w:rsidP="001B4F7C">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7F11FF"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 bases de datos</w:t>
            </w:r>
          </w:p>
        </w:tc>
      </w:tr>
      <w:tr w:rsidR="007F11FF"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B763CD">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El nutriólogo </w:t>
            </w:r>
            <w:r w:rsidR="00B763CD" w:rsidRPr="00BF299F">
              <w:rPr>
                <w:rStyle w:val="textexposedshow"/>
                <w:rFonts w:ascii="Times New Roman" w:hAnsi="Times New Roman" w:cs="Times New Roman"/>
                <w:color w:val="141823"/>
                <w:sz w:val="24"/>
                <w:szCs w:val="24"/>
                <w:shd w:val="clear" w:color="auto" w:fill="FFFFFF"/>
              </w:rPr>
              <w:t>podrá consultar su agenda para poder revisar las fechas de las citas con sus pacientes</w:t>
            </w:r>
            <w:r w:rsidRPr="00BF299F">
              <w:rPr>
                <w:rStyle w:val="textexposedshow"/>
                <w:rFonts w:ascii="Times New Roman" w:hAnsi="Times New Roman" w:cs="Times New Roman"/>
                <w:color w:val="141823"/>
                <w:sz w:val="24"/>
                <w:szCs w:val="24"/>
                <w:shd w:val="clear" w:color="auto" w:fill="FFFFFF"/>
              </w:rPr>
              <w:t>.</w:t>
            </w:r>
          </w:p>
        </w:tc>
      </w:tr>
      <w:tr w:rsidR="007F11FF"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de estar registrado al sistema.</w:t>
            </w:r>
          </w:p>
          <w:p w:rsidR="007F11FF" w:rsidRPr="00BF299F" w:rsidRDefault="007F11FF" w:rsidP="00B763CD">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tene</w:t>
            </w:r>
            <w:r w:rsidR="00B763CD" w:rsidRPr="00BF299F">
              <w:rPr>
                <w:rStyle w:val="textexposedshow"/>
                <w:rFonts w:ascii="Times New Roman" w:hAnsi="Times New Roman" w:cs="Times New Roman"/>
                <w:color w:val="141823"/>
                <w:sz w:val="24"/>
                <w:szCs w:val="24"/>
                <w:shd w:val="clear" w:color="auto" w:fill="FFFFFF"/>
              </w:rPr>
              <w:t>r registrado algún paciente para poder ver su próxima consulta</w:t>
            </w:r>
            <w:r w:rsidRPr="00BF299F">
              <w:rPr>
                <w:rStyle w:val="textexposedshow"/>
                <w:rFonts w:ascii="Times New Roman" w:hAnsi="Times New Roman" w:cs="Times New Roman"/>
                <w:color w:val="141823"/>
                <w:sz w:val="24"/>
                <w:szCs w:val="24"/>
                <w:shd w:val="clear" w:color="auto" w:fill="FFFFFF"/>
              </w:rPr>
              <w:t>.</w:t>
            </w:r>
          </w:p>
        </w:tc>
      </w:tr>
      <w:tr w:rsidR="007F11FF"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B763CD">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En la página principal del sistema el nutriólogo tendrá la opción de </w:t>
            </w:r>
            <w:r w:rsidR="00B763CD" w:rsidRPr="00BF299F">
              <w:rPr>
                <w:rStyle w:val="textexposedshow"/>
                <w:rFonts w:ascii="Times New Roman" w:hAnsi="Times New Roman" w:cs="Times New Roman"/>
                <w:color w:val="141823"/>
                <w:sz w:val="24"/>
                <w:szCs w:val="24"/>
                <w:shd w:val="clear" w:color="auto" w:fill="FFFFFF"/>
              </w:rPr>
              <w:t>“Mis citas” entrando a este apartado podrá ver un calendario con sus próximas citas</w:t>
            </w:r>
            <w:r w:rsidRPr="00BF299F">
              <w:rPr>
                <w:rStyle w:val="textexposedshow"/>
                <w:rFonts w:ascii="Times New Roman" w:hAnsi="Times New Roman" w:cs="Times New Roman"/>
                <w:color w:val="141823"/>
                <w:sz w:val="24"/>
                <w:szCs w:val="24"/>
                <w:shd w:val="clear" w:color="auto" w:fill="FFFFFF"/>
              </w:rPr>
              <w:t>.</w:t>
            </w:r>
          </w:p>
        </w:tc>
      </w:tr>
      <w:tr w:rsidR="007F11FF"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1B4F7C">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7F11FF" w:rsidRPr="00BF299F" w:rsidRDefault="007F11FF" w:rsidP="00B763CD">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So</w:t>
            </w:r>
            <w:r w:rsidR="00B763CD" w:rsidRPr="00BF299F">
              <w:rPr>
                <w:rStyle w:val="textexposedshow"/>
                <w:rFonts w:ascii="Times New Roman" w:hAnsi="Times New Roman" w:cs="Times New Roman"/>
                <w:color w:val="141823"/>
                <w:sz w:val="24"/>
                <w:szCs w:val="24"/>
                <w:shd w:val="clear" w:color="auto" w:fill="FFFFFF"/>
              </w:rPr>
              <w:t>lo el nutriólogo puede crear citas</w:t>
            </w:r>
            <w:r w:rsidRPr="00BF299F">
              <w:rPr>
                <w:rStyle w:val="textexposedshow"/>
                <w:rFonts w:ascii="Times New Roman" w:hAnsi="Times New Roman" w:cs="Times New Roman"/>
                <w:color w:val="141823"/>
                <w:sz w:val="24"/>
                <w:szCs w:val="24"/>
                <w:shd w:val="clear" w:color="auto" w:fill="FFFFFF"/>
              </w:rPr>
              <w:t xml:space="preserve"> </w:t>
            </w:r>
            <w:r w:rsidR="00B763CD" w:rsidRPr="00BF299F">
              <w:rPr>
                <w:rStyle w:val="textexposedshow"/>
                <w:rFonts w:ascii="Times New Roman" w:hAnsi="Times New Roman" w:cs="Times New Roman"/>
                <w:color w:val="141823"/>
                <w:sz w:val="24"/>
                <w:szCs w:val="24"/>
                <w:shd w:val="clear" w:color="auto" w:fill="FFFFFF"/>
              </w:rPr>
              <w:t>a los</w:t>
            </w:r>
            <w:r w:rsidRPr="00BF299F">
              <w:rPr>
                <w:rStyle w:val="textexposedshow"/>
                <w:rFonts w:ascii="Times New Roman" w:hAnsi="Times New Roman" w:cs="Times New Roman"/>
                <w:color w:val="141823"/>
                <w:sz w:val="24"/>
                <w:szCs w:val="24"/>
                <w:shd w:val="clear" w:color="auto" w:fill="FFFFFF"/>
              </w:rPr>
              <w:t xml:space="preserve"> paciente</w:t>
            </w:r>
            <w:r w:rsidR="00B763CD" w:rsidRPr="00BF299F">
              <w:rPr>
                <w:rStyle w:val="textexposedshow"/>
                <w:rFonts w:ascii="Times New Roman" w:hAnsi="Times New Roman" w:cs="Times New Roman"/>
                <w:color w:val="141823"/>
                <w:sz w:val="24"/>
                <w:szCs w:val="24"/>
                <w:shd w:val="clear" w:color="auto" w:fill="FFFFFF"/>
              </w:rPr>
              <w:t>s</w:t>
            </w:r>
            <w:r w:rsidRPr="00BF299F">
              <w:rPr>
                <w:rStyle w:val="textexposedshow"/>
                <w:rFonts w:ascii="Times New Roman" w:hAnsi="Times New Roman" w:cs="Times New Roman"/>
                <w:color w:val="141823"/>
                <w:sz w:val="24"/>
                <w:szCs w:val="24"/>
                <w:shd w:val="clear" w:color="auto" w:fill="FFFFFF"/>
              </w:rPr>
              <w:t xml:space="preserve">. </w:t>
            </w:r>
          </w:p>
        </w:tc>
      </w:tr>
    </w:tbl>
    <w:p w:rsidR="00EB2226" w:rsidRDefault="00EB2226" w:rsidP="00EB2226">
      <w:pPr>
        <w:pStyle w:val="Descripcin"/>
        <w:keepNext/>
        <w:jc w:val="center"/>
      </w:pPr>
      <w:bookmarkStart w:id="1157" w:name="_Toc421062301"/>
      <w:r>
        <w:t xml:space="preserve">Tabla </w:t>
      </w:r>
      <w:fldSimple w:instr=" SEQ Tabla \* ARABIC ">
        <w:r w:rsidR="00DC1A26">
          <w:rPr>
            <w:noProof/>
          </w:rPr>
          <w:t>21</w:t>
        </w:r>
      </w:fldSimple>
      <w:r w:rsidRPr="000B27DB">
        <w:t>CDU4: Consultara su agenda de citas</w:t>
      </w:r>
      <w:bookmarkEnd w:id="1157"/>
    </w:p>
    <w:p w:rsidR="00F21067" w:rsidRPr="00BF299F" w:rsidRDefault="00F21067" w:rsidP="00F21067">
      <w:pPr>
        <w:rPr>
          <w:rFonts w:ascii="Times New Roman" w:hAnsi="Times New Roman" w:cs="Times New Roman"/>
          <w:color w:val="000000" w:themeColor="text1"/>
          <w:sz w:val="24"/>
          <w:szCs w:val="24"/>
        </w:rPr>
      </w:pPr>
      <w:r w:rsidRPr="00BF299F">
        <w:rPr>
          <w:rFonts w:ascii="Times New Roman" w:hAnsi="Times New Roman" w:cs="Times New Roman"/>
          <w:b/>
          <w:color w:val="000000" w:themeColor="text1"/>
          <w:sz w:val="24"/>
          <w:szCs w:val="24"/>
        </w:rPr>
        <w:t>Trayectoria Principal.</w:t>
      </w:r>
    </w:p>
    <w:p w:rsidR="00F21067" w:rsidRPr="00BF299F" w:rsidRDefault="00F21067" w:rsidP="00F21067">
      <w:pPr>
        <w:pStyle w:val="Prrafodelista"/>
        <w:numPr>
          <w:ilvl w:val="0"/>
          <w:numId w:val="36"/>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Selecciona el botón “Mis citas”.</w:t>
      </w:r>
    </w:p>
    <w:p w:rsidR="00F21067" w:rsidRPr="00BF299F" w:rsidRDefault="00F21067" w:rsidP="00F21067">
      <w:pPr>
        <w:pStyle w:val="Prrafodelista"/>
        <w:numPr>
          <w:ilvl w:val="0"/>
          <w:numId w:val="36"/>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Muestra en pantalla un calendario con las próximas citas de sus pacientes.</w:t>
      </w:r>
    </w:p>
    <w:p w:rsidR="00F21067" w:rsidRPr="00BF299F" w:rsidRDefault="00F21067" w:rsidP="00587CD8">
      <w:pPr>
        <w:rPr>
          <w:rFonts w:ascii="Times New Roman" w:hAnsi="Times New Roman" w:cs="Times New Roman"/>
          <w:sz w:val="24"/>
          <w:szCs w:val="24"/>
        </w:rPr>
      </w:pPr>
    </w:p>
    <w:p w:rsidR="0091768D" w:rsidRPr="00BF299F" w:rsidRDefault="00B763CD" w:rsidP="00587CD8">
      <w:pPr>
        <w:rPr>
          <w:rFonts w:ascii="Times New Roman" w:hAnsi="Times New Roman" w:cs="Times New Roman"/>
          <w:sz w:val="24"/>
          <w:szCs w:val="24"/>
        </w:rPr>
      </w:pPr>
      <w:r w:rsidRPr="00BF299F">
        <w:rPr>
          <w:rFonts w:ascii="Times New Roman" w:hAnsi="Times New Roman" w:cs="Times New Roman"/>
          <w:sz w:val="24"/>
          <w:szCs w:val="24"/>
        </w:rPr>
        <w:t>Caso de uso 5: Visualizar información calórica de pacientes.</w:t>
      </w:r>
    </w:p>
    <w:tbl>
      <w:tblPr>
        <w:tblStyle w:val="Tabladecuadrcula4-nfasis12"/>
        <w:tblW w:w="0" w:type="auto"/>
        <w:tblLook w:val="04A0" w:firstRow="1" w:lastRow="0" w:firstColumn="1" w:lastColumn="0" w:noHBand="0" w:noVBand="1"/>
      </w:tblPr>
      <w:tblGrid>
        <w:gridCol w:w="3256"/>
        <w:gridCol w:w="5572"/>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Casos de uso</w:t>
            </w:r>
          </w:p>
        </w:tc>
        <w:tc>
          <w:tcPr>
            <w:tcW w:w="5572" w:type="dxa"/>
            <w:hideMark/>
          </w:tcPr>
          <w:p w:rsidR="00587CD8" w:rsidRPr="00BF299F" w:rsidRDefault="00587CD8" w:rsidP="00587CD8">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Visualizar información calórica de pacientes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Requerimiento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587CD8" w:rsidP="002C2152">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5</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587CD8" w:rsidP="00587CD8">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ID</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87CD8" w:rsidRPr="00BF299F" w:rsidRDefault="00587CD8" w:rsidP="002C2152">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CDU5</w:t>
            </w:r>
          </w:p>
        </w:tc>
      </w:tr>
      <w:tr w:rsidR="002C2152"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C2152" w:rsidRPr="00BF299F" w:rsidRDefault="002C2152" w:rsidP="00587CD8">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Tipo</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2C2152" w:rsidRPr="00BF299F" w:rsidRDefault="002C2152" w:rsidP="002C2152">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Web</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 bases de datos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El nutriólogo podrá visualizar la información calórica de los pacientes.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de estar registrado al sistema.</w:t>
            </w:r>
          </w:p>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El nutriólogo deberá tener registrado algún paciente para poder ver la información calórica los datos de éste. El paciente deberá haber cargado información nutrimental desde la aplicación.</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lastRenderedPageBreak/>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En la página principal del sistema el nutriólogo tendrá la opción de buscar pacientes y de revisar su agenda de pacientes para poder seleccionar a su paciente y así podrá visualizar un reporte calórico de éste.</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87CD8" w:rsidRPr="00BF299F" w:rsidRDefault="00587CD8" w:rsidP="00587CD8">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El nutriólogo solo puede ver el reporte calórico de un paciente. </w:t>
            </w:r>
          </w:p>
          <w:p w:rsidR="00587CD8" w:rsidRPr="00BF299F" w:rsidRDefault="00587CD8" w:rsidP="0028476F">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El </w:t>
            </w:r>
            <w:r w:rsidR="0028476F">
              <w:rPr>
                <w:rStyle w:val="textexposedshow"/>
                <w:rFonts w:ascii="Times New Roman" w:hAnsi="Times New Roman" w:cs="Times New Roman"/>
                <w:color w:val="141823"/>
                <w:sz w:val="24"/>
                <w:szCs w:val="24"/>
                <w:shd w:val="clear" w:color="auto" w:fill="FFFFFF"/>
              </w:rPr>
              <w:t>nutriólogo</w:t>
            </w:r>
            <w:r w:rsidRPr="00BF299F">
              <w:rPr>
                <w:rStyle w:val="textexposedshow"/>
                <w:rFonts w:ascii="Times New Roman" w:hAnsi="Times New Roman" w:cs="Times New Roman"/>
                <w:color w:val="141823"/>
                <w:sz w:val="24"/>
                <w:szCs w:val="24"/>
                <w:shd w:val="clear" w:color="auto" w:fill="FFFFFF"/>
              </w:rPr>
              <w:t xml:space="preserve"> debe de estar en el expediente de ese paciente</w:t>
            </w:r>
          </w:p>
        </w:tc>
      </w:tr>
    </w:tbl>
    <w:p w:rsidR="00EB2226" w:rsidRDefault="00EB2226" w:rsidP="00EB2226">
      <w:pPr>
        <w:pStyle w:val="Descripcin"/>
        <w:keepNext/>
        <w:jc w:val="center"/>
      </w:pPr>
      <w:bookmarkStart w:id="1158" w:name="_Toc421062302"/>
      <w:r>
        <w:t xml:space="preserve">Tabla </w:t>
      </w:r>
      <w:fldSimple w:instr=" SEQ Tabla \* ARABIC ">
        <w:r w:rsidR="00DC1A26">
          <w:rPr>
            <w:noProof/>
          </w:rPr>
          <w:t>22</w:t>
        </w:r>
      </w:fldSimple>
      <w:r w:rsidRPr="007D1EAE">
        <w:t xml:space="preserve"> CDU5: Visualizar información calórica de pacientes</w:t>
      </w:r>
      <w:bookmarkEnd w:id="1158"/>
    </w:p>
    <w:p w:rsidR="00587CD8" w:rsidRPr="00BF299F" w:rsidRDefault="00587CD8" w:rsidP="00587CD8">
      <w:pPr>
        <w:rPr>
          <w:rFonts w:ascii="Times New Roman" w:hAnsi="Times New Roman" w:cs="Times New Roman"/>
          <w:color w:val="000000" w:themeColor="text1"/>
          <w:sz w:val="24"/>
          <w:szCs w:val="24"/>
        </w:rPr>
      </w:pPr>
      <w:r w:rsidRPr="00BF299F">
        <w:rPr>
          <w:rFonts w:ascii="Times New Roman" w:hAnsi="Times New Roman" w:cs="Times New Roman"/>
          <w:b/>
          <w:color w:val="000000" w:themeColor="text1"/>
          <w:sz w:val="24"/>
          <w:szCs w:val="24"/>
        </w:rPr>
        <w:t>Trayectoria Principal.</w:t>
      </w:r>
    </w:p>
    <w:p w:rsidR="00587CD8" w:rsidRPr="00BF299F" w:rsidRDefault="00587CD8" w:rsidP="00F21067">
      <w:pPr>
        <w:pStyle w:val="Prrafodelista"/>
        <w:numPr>
          <w:ilvl w:val="0"/>
          <w:numId w:val="36"/>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S</w:t>
      </w:r>
      <w:r w:rsidR="0028476F">
        <w:rPr>
          <w:rFonts w:ascii="Times New Roman" w:hAnsi="Times New Roman" w:cs="Times New Roman"/>
          <w:color w:val="000000" w:themeColor="text1"/>
          <w:sz w:val="24"/>
          <w:szCs w:val="24"/>
        </w:rPr>
        <w:t>elecciona el Botón “</w:t>
      </w:r>
      <w:proofErr w:type="spellStart"/>
      <w:r w:rsidR="0028476F">
        <w:rPr>
          <w:rFonts w:ascii="Times New Roman" w:hAnsi="Times New Roman" w:cs="Times New Roman"/>
          <w:color w:val="000000" w:themeColor="text1"/>
          <w:sz w:val="24"/>
          <w:szCs w:val="24"/>
        </w:rPr>
        <w:t>Consumo_caló</w:t>
      </w:r>
      <w:r w:rsidRPr="00BF299F">
        <w:rPr>
          <w:rFonts w:ascii="Times New Roman" w:hAnsi="Times New Roman" w:cs="Times New Roman"/>
          <w:color w:val="000000" w:themeColor="text1"/>
          <w:sz w:val="24"/>
          <w:szCs w:val="24"/>
        </w:rPr>
        <w:t>rico</w:t>
      </w:r>
      <w:proofErr w:type="spellEnd"/>
      <w:r w:rsidRPr="00BF299F">
        <w:rPr>
          <w:rFonts w:ascii="Times New Roman" w:hAnsi="Times New Roman" w:cs="Times New Roman"/>
          <w:color w:val="000000" w:themeColor="text1"/>
          <w:sz w:val="24"/>
          <w:szCs w:val="24"/>
        </w:rPr>
        <w:t>”.</w:t>
      </w:r>
    </w:p>
    <w:p w:rsidR="00587CD8" w:rsidRPr="00BF299F" w:rsidRDefault="00587CD8" w:rsidP="00F21067">
      <w:pPr>
        <w:pStyle w:val="Prrafodelista"/>
        <w:numPr>
          <w:ilvl w:val="0"/>
          <w:numId w:val="36"/>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(Aplicación Web) Muestra el consumo Calórico del paciente.</w:t>
      </w:r>
    </w:p>
    <w:p w:rsidR="00587CD8" w:rsidRPr="00BF299F" w:rsidRDefault="00587CD8" w:rsidP="00F21067">
      <w:pPr>
        <w:pStyle w:val="Prrafodelista"/>
        <w:numPr>
          <w:ilvl w:val="0"/>
          <w:numId w:val="36"/>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Selecciona el Botón “Cerrar”.(Trayectoria A)</w:t>
      </w:r>
    </w:p>
    <w:p w:rsidR="00587CD8" w:rsidRPr="00BF299F" w:rsidRDefault="0028476F" w:rsidP="00F21067">
      <w:pPr>
        <w:pStyle w:val="Prrafodelista"/>
        <w:numPr>
          <w:ilvl w:val="0"/>
          <w:numId w:val="3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(Aplicación Web) Regresa a la </w:t>
      </w:r>
      <w:proofErr w:type="spellStart"/>
      <w:r>
        <w:rPr>
          <w:rFonts w:ascii="Times New Roman" w:hAnsi="Times New Roman" w:cs="Times New Roman"/>
          <w:color w:val="000000" w:themeColor="text1"/>
          <w:sz w:val="24"/>
          <w:szCs w:val="24"/>
        </w:rPr>
        <w:t>Pá</w:t>
      </w:r>
      <w:r w:rsidR="00587CD8" w:rsidRPr="00BF299F">
        <w:rPr>
          <w:rFonts w:ascii="Times New Roman" w:hAnsi="Times New Roman" w:cs="Times New Roman"/>
          <w:color w:val="000000" w:themeColor="text1"/>
          <w:sz w:val="24"/>
          <w:szCs w:val="24"/>
        </w:rPr>
        <w:t>gina_Paciente</w:t>
      </w:r>
      <w:proofErr w:type="spellEnd"/>
      <w:r w:rsidR="00587CD8" w:rsidRPr="00BF299F">
        <w:rPr>
          <w:rFonts w:ascii="Times New Roman" w:hAnsi="Times New Roman" w:cs="Times New Roman"/>
          <w:color w:val="000000" w:themeColor="text1"/>
          <w:sz w:val="24"/>
          <w:szCs w:val="24"/>
        </w:rPr>
        <w:t>.</w:t>
      </w:r>
    </w:p>
    <w:p w:rsidR="00587CD8" w:rsidRPr="00BF299F" w:rsidRDefault="00587CD8" w:rsidP="00587CD8">
      <w:pPr>
        <w:rPr>
          <w:rFonts w:ascii="Times New Roman" w:hAnsi="Times New Roman" w:cs="Times New Roman"/>
          <w:b/>
          <w:color w:val="000000" w:themeColor="text1"/>
          <w:sz w:val="24"/>
          <w:szCs w:val="24"/>
        </w:rPr>
      </w:pPr>
      <w:r w:rsidRPr="00BF299F">
        <w:rPr>
          <w:rFonts w:ascii="Times New Roman" w:hAnsi="Times New Roman" w:cs="Times New Roman"/>
          <w:b/>
          <w:color w:val="000000" w:themeColor="text1"/>
          <w:sz w:val="24"/>
          <w:szCs w:val="24"/>
        </w:rPr>
        <w:t>Trayectoria A</w:t>
      </w:r>
    </w:p>
    <w:p w:rsidR="00587CD8" w:rsidRPr="00BF299F" w:rsidRDefault="00587CD8" w:rsidP="003E74CA">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No selecciona la opción “Cerrar”.</w:t>
      </w:r>
    </w:p>
    <w:p w:rsidR="00587CD8" w:rsidRPr="00BF299F" w:rsidRDefault="00587CD8" w:rsidP="003E74CA">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(Aplic</w:t>
      </w:r>
      <w:r w:rsidR="0028476F">
        <w:rPr>
          <w:rFonts w:ascii="Times New Roman" w:hAnsi="Times New Roman" w:cs="Times New Roman"/>
          <w:color w:val="000000" w:themeColor="text1"/>
          <w:sz w:val="24"/>
          <w:szCs w:val="24"/>
        </w:rPr>
        <w:t xml:space="preserve">ación Web) </w:t>
      </w:r>
      <w:r w:rsidR="00612A56">
        <w:rPr>
          <w:rFonts w:ascii="Times New Roman" w:hAnsi="Times New Roman" w:cs="Times New Roman"/>
          <w:color w:val="000000" w:themeColor="text1"/>
          <w:sz w:val="24"/>
          <w:szCs w:val="24"/>
        </w:rPr>
        <w:t>Permanecerá en la</w:t>
      </w:r>
      <w:r w:rsidR="0028476F">
        <w:rPr>
          <w:rFonts w:ascii="Times New Roman" w:hAnsi="Times New Roman" w:cs="Times New Roman"/>
          <w:color w:val="000000" w:themeColor="text1"/>
          <w:sz w:val="24"/>
          <w:szCs w:val="24"/>
        </w:rPr>
        <w:t xml:space="preserve"> </w:t>
      </w:r>
      <w:proofErr w:type="spellStart"/>
      <w:r w:rsidR="0028476F">
        <w:rPr>
          <w:rFonts w:ascii="Times New Roman" w:hAnsi="Times New Roman" w:cs="Times New Roman"/>
          <w:color w:val="000000" w:themeColor="text1"/>
          <w:sz w:val="24"/>
          <w:szCs w:val="24"/>
        </w:rPr>
        <w:t>Pá</w:t>
      </w:r>
      <w:r w:rsidRPr="00BF299F">
        <w:rPr>
          <w:rFonts w:ascii="Times New Roman" w:hAnsi="Times New Roman" w:cs="Times New Roman"/>
          <w:color w:val="000000" w:themeColor="text1"/>
          <w:sz w:val="24"/>
          <w:szCs w:val="24"/>
        </w:rPr>
        <w:t>gina_Consumo</w:t>
      </w:r>
      <w:proofErr w:type="spellEnd"/>
      <w:r w:rsidRPr="00BF299F">
        <w:rPr>
          <w:rFonts w:ascii="Times New Roman" w:hAnsi="Times New Roman" w:cs="Times New Roman"/>
          <w:color w:val="000000" w:themeColor="text1"/>
          <w:sz w:val="24"/>
          <w:szCs w:val="24"/>
        </w:rPr>
        <w:t>.</w:t>
      </w:r>
    </w:p>
    <w:p w:rsidR="00587CD8" w:rsidRPr="00BF299F" w:rsidRDefault="00587CD8" w:rsidP="003E74CA">
      <w:pPr>
        <w:pStyle w:val="Prrafodelista"/>
        <w:numPr>
          <w:ilvl w:val="0"/>
          <w:numId w:val="33"/>
        </w:num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Fin de la Trayectoria.</w:t>
      </w:r>
    </w:p>
    <w:p w:rsidR="00587CD8" w:rsidRPr="00BF299F" w:rsidRDefault="00587CD8" w:rsidP="00587CD8">
      <w:pPr>
        <w:ind w:left="360"/>
        <w:rPr>
          <w:rFonts w:ascii="Times New Roman" w:hAnsi="Times New Roman" w:cs="Times New Roman"/>
          <w:color w:val="000000" w:themeColor="text1"/>
          <w:sz w:val="24"/>
          <w:szCs w:val="24"/>
        </w:rPr>
      </w:pPr>
    </w:p>
    <w:p w:rsidR="00587CD8" w:rsidRPr="00BF299F" w:rsidRDefault="00B763CD" w:rsidP="00B763CD">
      <w:p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Caso de uso 6: Cálculos para el expediente de cada paciente.</w:t>
      </w:r>
    </w:p>
    <w:tbl>
      <w:tblPr>
        <w:tblStyle w:val="Tabladecuadrcula4-nfasis11"/>
        <w:tblW w:w="0" w:type="auto"/>
        <w:tblLook w:val="04A0" w:firstRow="1" w:lastRow="0" w:firstColumn="1" w:lastColumn="0" w:noHBand="0" w:noVBand="1"/>
      </w:tblPr>
      <w:tblGrid>
        <w:gridCol w:w="2830"/>
        <w:gridCol w:w="5998"/>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2C2152">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Caso de Uso</w:t>
            </w:r>
          </w:p>
        </w:tc>
        <w:tc>
          <w:tcPr>
            <w:tcW w:w="5998" w:type="dxa"/>
          </w:tcPr>
          <w:p w:rsidR="00587CD8" w:rsidRPr="00BF299F" w:rsidRDefault="00587CD8" w:rsidP="002C215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Style w:val="textexposedshow"/>
                <w:rFonts w:ascii="Times New Roman" w:hAnsi="Times New Roman" w:cs="Times New Roman"/>
                <w:color w:val="141823"/>
                <w:sz w:val="24"/>
                <w:szCs w:val="24"/>
                <w:shd w:val="clear" w:color="auto" w:fill="FFFFFF"/>
                <w:rPrChange w:id="1159" w:author="Almondris Gonzalez" w:date="2015-05-18T22:05:00Z">
                  <w:rPr>
                    <w:rStyle w:val="textexposedshow"/>
                    <w:rFonts w:ascii="Helvetica" w:hAnsi="Helvetica" w:cs="Helvetica"/>
                    <w:color w:val="141823"/>
                    <w:sz w:val="21"/>
                    <w:szCs w:val="21"/>
                    <w:shd w:val="clear" w:color="auto" w:fill="FFFFFF"/>
                  </w:rPr>
                </w:rPrChange>
              </w:rPr>
              <w:t>Cálculos para el expediente de cada paciente</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2C2152">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Requerimiento</w:t>
            </w:r>
          </w:p>
        </w:tc>
        <w:tc>
          <w:tcPr>
            <w:tcW w:w="5998" w:type="dxa"/>
          </w:tcPr>
          <w:p w:rsidR="00587CD8" w:rsidRPr="00BF299F" w:rsidRDefault="00587CD8" w:rsidP="002C2152">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60" w:author="Almondris Gonzalez" w:date="2015-05-18T22:05:00Z">
                  <w:rPr>
                    <w:rStyle w:val="textexposedshow"/>
                    <w:rFonts w:ascii="Helvetica" w:hAnsi="Helvetica" w:cs="Helvetica"/>
                    <w:b/>
                    <w:b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161" w:author="Almondris Gonzalez" w:date="2015-05-18T22:05:00Z">
                  <w:rPr>
                    <w:rStyle w:val="textexposedshow"/>
                    <w:rFonts w:ascii="Helvetica" w:hAnsi="Helvetica" w:cs="Helvetica"/>
                    <w:color w:val="141823"/>
                    <w:sz w:val="21"/>
                    <w:szCs w:val="21"/>
                    <w:shd w:val="clear" w:color="auto" w:fill="FFFFFF"/>
                  </w:rPr>
                </w:rPrChange>
              </w:rPr>
              <w:t>6</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2C2152">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ID</w:t>
            </w:r>
          </w:p>
        </w:tc>
        <w:tc>
          <w:tcPr>
            <w:tcW w:w="5998" w:type="dxa"/>
          </w:tcPr>
          <w:p w:rsidR="00587CD8" w:rsidRPr="00BF299F" w:rsidRDefault="00587CD8" w:rsidP="002C2152">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CDU6</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2C2152">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Actores</w:t>
            </w:r>
          </w:p>
        </w:tc>
        <w:tc>
          <w:tcPr>
            <w:tcW w:w="5998" w:type="dxa"/>
          </w:tcPr>
          <w:p w:rsidR="00587CD8" w:rsidRPr="00BF299F" w:rsidRDefault="00587CD8" w:rsidP="002C215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Nutriólogo y paciente</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2C2152">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TIPO</w:t>
            </w:r>
          </w:p>
        </w:tc>
        <w:tc>
          <w:tcPr>
            <w:tcW w:w="5998" w:type="dxa"/>
          </w:tcPr>
          <w:p w:rsidR="00587CD8" w:rsidRPr="00BF299F" w:rsidRDefault="00587CD8" w:rsidP="002C215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Web</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Resumen</w:t>
            </w:r>
          </w:p>
        </w:tc>
        <w:tc>
          <w:tcPr>
            <w:tcW w:w="5998" w:type="dxa"/>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En este caso de uso Sera iniciado por el nutriólogo donde  podrá introducir lo datos para  hacer los cálculos correspondientes y dar al paciente una dieta adecuada</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Precondición</w:t>
            </w:r>
          </w:p>
        </w:tc>
        <w:tc>
          <w:tcPr>
            <w:tcW w:w="5998" w:type="dxa"/>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Se requiere dar de alta a un paciente  para poder hacer los cálculos correspondientes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Flujo principal</w:t>
            </w:r>
          </w:p>
        </w:tc>
        <w:tc>
          <w:tcPr>
            <w:tcW w:w="5998" w:type="dxa"/>
          </w:tcPr>
          <w:p w:rsidR="00587CD8" w:rsidRPr="00BF299F"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En la pantalla de agregar paciente se  agregaran datos para poder hacer los cálculos, y mostrara como resulta los índices para que el nutriólogo, proporcione una dieta adecuada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Excepciones</w:t>
            </w:r>
          </w:p>
        </w:tc>
        <w:tc>
          <w:tcPr>
            <w:tcW w:w="5998" w:type="dxa"/>
          </w:tcPr>
          <w:p w:rsidR="00587CD8" w:rsidRPr="00BF299F" w:rsidRDefault="00587CD8"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 xml:space="preserve">Si no se agrega un nuevo paciente , no se  podrán hacer los cálculos correspondientes </w:t>
            </w:r>
          </w:p>
        </w:tc>
      </w:tr>
    </w:tbl>
    <w:p w:rsidR="00EB2226" w:rsidRDefault="00EB2226" w:rsidP="00EB2226">
      <w:pPr>
        <w:pStyle w:val="Descripcin"/>
        <w:keepNext/>
        <w:jc w:val="center"/>
      </w:pPr>
      <w:bookmarkStart w:id="1162" w:name="_Toc421062303"/>
      <w:r>
        <w:t xml:space="preserve">Tabla </w:t>
      </w:r>
      <w:fldSimple w:instr=" SEQ Tabla \* ARABIC ">
        <w:r w:rsidR="00DC1A26">
          <w:rPr>
            <w:noProof/>
          </w:rPr>
          <w:t>23</w:t>
        </w:r>
      </w:fldSimple>
      <w:r w:rsidRPr="008B4E12">
        <w:t xml:space="preserve">  CDU6: Cálculos para el expediente de cada paciente</w:t>
      </w:r>
      <w:bookmarkEnd w:id="1162"/>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BF299F">
        <w:rPr>
          <w:rFonts w:ascii="Times New Roman" w:eastAsia="Arial" w:hAnsi="Times New Roman" w:cs="Times New Roman"/>
          <w:b/>
          <w:color w:val="000000"/>
          <w:sz w:val="24"/>
          <w:szCs w:val="24"/>
        </w:rPr>
        <w:t>Trayectoria principal:</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(Nutriólogo) Selecciona la opción "Realizar Cálculos" de la pantalla "Paciente".</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Muestra la pantalla "Cálculos Paciente".</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lastRenderedPageBreak/>
        <w:t>(Nutriólogo) Introduce los datos correspondientes a la clase "Expediente".</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(Nutriólogo) Presiona el Botón “Calcular”.[Trayectoria A]</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los datos al servidor</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(Web </w:t>
      </w:r>
      <w:proofErr w:type="spellStart"/>
      <w:r w:rsidRPr="00BF299F">
        <w:rPr>
          <w:rFonts w:ascii="Times New Roman" w:eastAsia="Arial" w:hAnsi="Times New Roman" w:cs="Times New Roman"/>
          <w:color w:val="000000"/>
          <w:sz w:val="24"/>
          <w:szCs w:val="24"/>
        </w:rPr>
        <w:t>Service</w:t>
      </w:r>
      <w:proofErr w:type="spellEnd"/>
      <w:r w:rsidRPr="00BF299F">
        <w:rPr>
          <w:rFonts w:ascii="Times New Roman" w:eastAsia="Arial" w:hAnsi="Times New Roman" w:cs="Times New Roman"/>
          <w:color w:val="000000"/>
          <w:sz w:val="24"/>
          <w:szCs w:val="24"/>
        </w:rPr>
        <w:t>) envía los datos a la Base de datos y Guarda los datos dentro de la clase “Expediente”.</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 (Nutriólogo) Oprime el botón “Guardar” [Trayectoria B]</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una alerta: Los datos fueron Guardados Correctamente.</w:t>
      </w:r>
    </w:p>
    <w:p w:rsidR="00587CD8" w:rsidRPr="00BF299F" w:rsidRDefault="00587CD8" w:rsidP="00587CD8">
      <w:pPr>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hanging="360"/>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Fin de la trayectoria.</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BF299F">
        <w:rPr>
          <w:rFonts w:ascii="Times New Roman" w:hAnsi="Times New Roman" w:cs="Times New Roman"/>
          <w:b/>
          <w:sz w:val="24"/>
          <w:szCs w:val="24"/>
        </w:rPr>
        <w:t>Trayectoria A: El Nutriólogo no oprime el botón Calcular</w:t>
      </w:r>
      <w:r w:rsidRPr="00BF299F">
        <w:rPr>
          <w:rFonts w:ascii="Times New Roman" w:hAnsi="Times New Roman" w:cs="Times New Roman"/>
          <w:sz w:val="24"/>
          <w:szCs w:val="24"/>
        </w:rPr>
        <w:t>.</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p w:rsidR="00587CD8" w:rsidRPr="00BF299F" w:rsidRDefault="00587CD8" w:rsidP="00587CD8">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BF299F">
        <w:rPr>
          <w:rFonts w:ascii="Times New Roman" w:hAnsi="Times New Roman" w:cs="Times New Roman"/>
          <w:sz w:val="24"/>
          <w:szCs w:val="24"/>
        </w:rPr>
        <w:t xml:space="preserve">(Nutriólogo) No oprime el botón guardar </w:t>
      </w:r>
    </w:p>
    <w:p w:rsidR="00587CD8" w:rsidRPr="00BF299F" w:rsidRDefault="00587CD8" w:rsidP="00587CD8">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BF299F">
        <w:rPr>
          <w:rFonts w:ascii="Times New Roman" w:hAnsi="Times New Roman" w:cs="Times New Roman"/>
          <w:sz w:val="24"/>
          <w:szCs w:val="24"/>
        </w:rPr>
        <w:t>(Sistema Web) Manda una alerta  de aviso: “Oprime el botón Calcular ”</w:t>
      </w:r>
    </w:p>
    <w:p w:rsidR="00587CD8" w:rsidRPr="00BF299F" w:rsidRDefault="00587CD8" w:rsidP="00587CD8">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r w:rsidRPr="00BF299F">
        <w:rPr>
          <w:rFonts w:ascii="Times New Roman" w:hAnsi="Times New Roman" w:cs="Times New Roman"/>
          <w:sz w:val="24"/>
          <w:szCs w:val="24"/>
        </w:rPr>
        <w:t>(Nutriólogo)  Oprime el botón calcular.</w:t>
      </w:r>
    </w:p>
    <w:p w:rsidR="00587CD8" w:rsidRPr="00BF299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los datos al servidor</w:t>
      </w:r>
    </w:p>
    <w:p w:rsidR="00587CD8" w:rsidRPr="00BF299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(Web </w:t>
      </w:r>
      <w:proofErr w:type="spellStart"/>
      <w:r w:rsidRPr="00BF299F">
        <w:rPr>
          <w:rFonts w:ascii="Times New Roman" w:eastAsia="Arial" w:hAnsi="Times New Roman" w:cs="Times New Roman"/>
          <w:color w:val="000000"/>
          <w:sz w:val="24"/>
          <w:szCs w:val="24"/>
        </w:rPr>
        <w:t>Service</w:t>
      </w:r>
      <w:proofErr w:type="spellEnd"/>
      <w:r w:rsidRPr="00BF299F">
        <w:rPr>
          <w:rFonts w:ascii="Times New Roman" w:eastAsia="Arial" w:hAnsi="Times New Roman" w:cs="Times New Roman"/>
          <w:color w:val="000000"/>
          <w:sz w:val="24"/>
          <w:szCs w:val="24"/>
        </w:rPr>
        <w:t>) envía los datos a la Base de datos y Guarda los datos dentro de la clase “Expediente”.</w:t>
      </w:r>
    </w:p>
    <w:p w:rsidR="00587CD8" w:rsidRPr="00BF299F" w:rsidRDefault="00587CD8" w:rsidP="00587CD8">
      <w:pPr>
        <w:pStyle w:val="Prrafodelista"/>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(Nutriólogo) Selecciona la opción “Guardar”</w:t>
      </w:r>
    </w:p>
    <w:p w:rsidR="00587CD8" w:rsidRPr="0028476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28476F">
        <w:rPr>
          <w:rFonts w:ascii="Times New Roman" w:eastAsia="Arial" w:hAnsi="Times New Roman" w:cs="Times New Roman"/>
          <w:color w:val="000000"/>
          <w:sz w:val="24"/>
          <w:szCs w:val="24"/>
        </w:rPr>
        <w:t>(Aplicación Web) Envía una alerta: Los datos fueron Guardados Correctamente.</w:t>
      </w:r>
    </w:p>
    <w:p w:rsidR="00587CD8" w:rsidRPr="0028476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28476F">
        <w:rPr>
          <w:rFonts w:ascii="Times New Roman" w:eastAsia="Arial" w:hAnsi="Times New Roman" w:cs="Times New Roman"/>
          <w:color w:val="000000"/>
          <w:sz w:val="24"/>
          <w:szCs w:val="24"/>
        </w:rPr>
        <w:t>(Nutriólogo)Selecciona la opción “Cerrar”.</w:t>
      </w:r>
    </w:p>
    <w:p w:rsidR="00587CD8" w:rsidRPr="0028476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28476F">
        <w:rPr>
          <w:rFonts w:ascii="Times New Roman" w:eastAsia="Arial" w:hAnsi="Times New Roman" w:cs="Times New Roman"/>
          <w:color w:val="000000"/>
          <w:sz w:val="24"/>
          <w:szCs w:val="24"/>
        </w:rPr>
        <w:t xml:space="preserve">(Aplicación Web)Muestra la </w:t>
      </w:r>
      <w:proofErr w:type="spellStart"/>
      <w:r w:rsidRPr="0028476F">
        <w:rPr>
          <w:rFonts w:ascii="Times New Roman" w:eastAsia="Arial" w:hAnsi="Times New Roman" w:cs="Times New Roman"/>
          <w:color w:val="000000"/>
          <w:sz w:val="24"/>
          <w:szCs w:val="24"/>
        </w:rPr>
        <w:t>pagina_Paciente</w:t>
      </w:r>
      <w:proofErr w:type="spellEnd"/>
      <w:r w:rsidRPr="0028476F">
        <w:rPr>
          <w:rFonts w:ascii="Times New Roman" w:eastAsia="Arial" w:hAnsi="Times New Roman" w:cs="Times New Roman"/>
          <w:color w:val="000000"/>
          <w:sz w:val="24"/>
          <w:szCs w:val="24"/>
        </w:rPr>
        <w:t>.</w:t>
      </w:r>
    </w:p>
    <w:p w:rsidR="00587CD8" w:rsidRPr="00BF299F" w:rsidRDefault="00587CD8" w:rsidP="00587CD8">
      <w:pPr>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b/>
          <w:sz w:val="24"/>
          <w:szCs w:val="24"/>
        </w:rPr>
      </w:pPr>
      <w:r w:rsidRPr="00BF299F">
        <w:rPr>
          <w:rFonts w:ascii="Times New Roman" w:eastAsia="Arial" w:hAnsi="Times New Roman" w:cs="Times New Roman"/>
          <w:color w:val="000000"/>
          <w:sz w:val="24"/>
          <w:szCs w:val="24"/>
        </w:rPr>
        <w:t>Fin de la trayectoria.</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contextualSpacing/>
        <w:jc w:val="both"/>
        <w:rPr>
          <w:rFonts w:ascii="Times New Roman" w:eastAsia="Arial" w:hAnsi="Times New Roman" w:cs="Times New Roman"/>
          <w:b/>
          <w:sz w:val="24"/>
          <w:szCs w:val="24"/>
        </w:rPr>
      </w:pP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b/>
          <w:color w:val="000000"/>
          <w:sz w:val="24"/>
          <w:szCs w:val="24"/>
        </w:rPr>
      </w:pPr>
      <w:r w:rsidRPr="00BF299F">
        <w:rPr>
          <w:rFonts w:ascii="Times New Roman" w:eastAsia="Arial" w:hAnsi="Times New Roman" w:cs="Times New Roman"/>
          <w:b/>
          <w:color w:val="000000"/>
          <w:sz w:val="24"/>
          <w:szCs w:val="24"/>
        </w:rPr>
        <w:t>Trayectoria B: El nutriólogo no oprime la opción Guardar.</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b/>
          <w:color w:val="000000"/>
          <w:sz w:val="24"/>
          <w:szCs w:val="24"/>
        </w:rPr>
      </w:pPr>
    </w:p>
    <w:p w:rsidR="00587CD8" w:rsidRPr="00BF299F" w:rsidRDefault="00587CD8" w:rsidP="00587CD8">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(Nutriólogo) No Selecciona la opción Guardar.</w:t>
      </w:r>
    </w:p>
    <w:p w:rsidR="00587CD8" w:rsidRPr="00BF299F" w:rsidRDefault="00587CD8" w:rsidP="00587CD8">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(aplicación Web) Manda una alerta: Oprime la opción “Guardar” para almacenar la información.</w:t>
      </w:r>
    </w:p>
    <w:p w:rsidR="00587CD8" w:rsidRPr="00BF299F" w:rsidRDefault="00587CD8" w:rsidP="00587CD8">
      <w:pPr>
        <w:pStyle w:val="Prrafodelista"/>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(Nutriólogo) Selecciona la opción “Guardar”</w:t>
      </w:r>
    </w:p>
    <w:p w:rsidR="00587CD8" w:rsidRPr="00BF299F" w:rsidRDefault="00587CD8" w:rsidP="00587CD8">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una alerta: Los datos fueron Guardados Correctamente.</w:t>
      </w:r>
    </w:p>
    <w:p w:rsidR="00587CD8" w:rsidRPr="00BF299F" w:rsidRDefault="00587CD8" w:rsidP="00587CD8">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(Nutriólogo)Selecciona la opción “Cerrar”.</w:t>
      </w:r>
    </w:p>
    <w:p w:rsidR="00587CD8" w:rsidRPr="00BF299F" w:rsidRDefault="00587CD8" w:rsidP="00587CD8">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(Aplicación Web)Muestra la </w:t>
      </w:r>
      <w:proofErr w:type="spellStart"/>
      <w:r w:rsidRPr="00BF299F">
        <w:rPr>
          <w:rFonts w:ascii="Times New Roman" w:eastAsia="Arial" w:hAnsi="Times New Roman" w:cs="Times New Roman"/>
          <w:color w:val="000000"/>
          <w:sz w:val="24"/>
          <w:szCs w:val="24"/>
        </w:rPr>
        <w:t>pagina_Paciente</w:t>
      </w:r>
      <w:proofErr w:type="spellEnd"/>
      <w:r w:rsidRPr="00BF299F">
        <w:rPr>
          <w:rFonts w:ascii="Times New Roman" w:eastAsia="Arial" w:hAnsi="Times New Roman" w:cs="Times New Roman"/>
          <w:color w:val="000000"/>
          <w:sz w:val="24"/>
          <w:szCs w:val="24"/>
        </w:rPr>
        <w:t>.</w:t>
      </w:r>
    </w:p>
    <w:p w:rsidR="00587CD8" w:rsidRPr="00BF299F" w:rsidRDefault="00587CD8" w:rsidP="00587CD8">
      <w:pPr>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Fin de la trayectoria.</w:t>
      </w:r>
    </w:p>
    <w:p w:rsidR="00B763CD" w:rsidRPr="00BF299F" w:rsidRDefault="00B763CD" w:rsidP="00B76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color w:val="000000"/>
          <w:sz w:val="24"/>
          <w:szCs w:val="24"/>
        </w:rPr>
      </w:pPr>
    </w:p>
    <w:p w:rsidR="00B763CD" w:rsidRPr="00BF299F" w:rsidRDefault="00B763CD" w:rsidP="00B763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Caso de uso 7: Agendar citas de cada paciente.</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hAnsi="Times New Roman" w:cs="Times New Roman"/>
          <w:sz w:val="24"/>
          <w:szCs w:val="24"/>
        </w:rPr>
      </w:pPr>
    </w:p>
    <w:tbl>
      <w:tblPr>
        <w:tblStyle w:val="Tabladecuadrcula4-nfasis11"/>
        <w:tblW w:w="0" w:type="auto"/>
        <w:tblLook w:val="04A0" w:firstRow="1" w:lastRow="0" w:firstColumn="1" w:lastColumn="0" w:noHBand="0" w:noVBand="1"/>
      </w:tblPr>
      <w:tblGrid>
        <w:gridCol w:w="2830"/>
        <w:gridCol w:w="5998"/>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b w:val="0"/>
                <w:color w:val="000000" w:themeColor="text1"/>
                <w:sz w:val="24"/>
                <w:szCs w:val="24"/>
              </w:rPr>
              <w:t>Nombre</w:t>
            </w:r>
          </w:p>
        </w:tc>
        <w:tc>
          <w:tcPr>
            <w:tcW w:w="5998" w:type="dxa"/>
          </w:tcPr>
          <w:p w:rsidR="00587CD8" w:rsidRPr="00BF299F" w:rsidRDefault="00587CD8" w:rsidP="001E53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Style w:val="textexposedshow"/>
                <w:rFonts w:ascii="Times New Roman" w:hAnsi="Times New Roman" w:cs="Times New Roman"/>
                <w:color w:val="141823"/>
                <w:sz w:val="24"/>
                <w:szCs w:val="24"/>
                <w:shd w:val="clear" w:color="auto" w:fill="FFFFFF"/>
                <w:rPrChange w:id="1163" w:author="Almondris Gonzalez" w:date="2015-05-18T22:05:00Z">
                  <w:rPr>
                    <w:rStyle w:val="textexposedshow"/>
                    <w:rFonts w:ascii="Helvetica" w:hAnsi="Helvetica" w:cs="Helvetica"/>
                    <w:color w:val="141823"/>
                    <w:sz w:val="21"/>
                    <w:szCs w:val="21"/>
                    <w:shd w:val="clear" w:color="auto" w:fill="FFFFFF"/>
                  </w:rPr>
                </w:rPrChange>
              </w:rPr>
              <w:t xml:space="preserve">Agendar citas de cada </w:t>
            </w:r>
            <w:r w:rsidR="00B763CD" w:rsidRPr="00BF299F">
              <w:rPr>
                <w:rStyle w:val="textexposedshow"/>
                <w:rFonts w:ascii="Times New Roman" w:hAnsi="Times New Roman" w:cs="Times New Roman"/>
                <w:color w:val="141823"/>
                <w:sz w:val="24"/>
                <w:szCs w:val="24"/>
                <w:shd w:val="clear" w:color="auto" w:fill="FFFFFF"/>
              </w:rPr>
              <w:t>paciente</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b w:val="0"/>
                <w:color w:val="000000" w:themeColor="text1"/>
                <w:sz w:val="24"/>
                <w:szCs w:val="24"/>
              </w:rPr>
              <w:t>ID</w:t>
            </w:r>
          </w:p>
        </w:tc>
        <w:tc>
          <w:tcPr>
            <w:tcW w:w="5998" w:type="dxa"/>
          </w:tcPr>
          <w:p w:rsidR="00587CD8" w:rsidRPr="001E5347" w:rsidRDefault="00587CD8" w:rsidP="001E5347">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1E5347">
              <w:rPr>
                <w:rStyle w:val="textexposedshow"/>
                <w:rFonts w:ascii="Times New Roman" w:hAnsi="Times New Roman" w:cs="Times New Roman"/>
                <w:color w:val="141823"/>
                <w:sz w:val="24"/>
                <w:szCs w:val="24"/>
                <w:shd w:val="clear" w:color="auto" w:fill="FFFFFF"/>
              </w:rPr>
              <w:t>CDU7</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Requerimiento</w:t>
            </w:r>
          </w:p>
        </w:tc>
        <w:tc>
          <w:tcPr>
            <w:tcW w:w="5998" w:type="dxa"/>
          </w:tcPr>
          <w:p w:rsidR="00587CD8" w:rsidRPr="001E5347" w:rsidRDefault="00587CD8" w:rsidP="001E53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7</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Actores</w:t>
            </w:r>
          </w:p>
        </w:tc>
        <w:tc>
          <w:tcPr>
            <w:tcW w:w="5998" w:type="dxa"/>
          </w:tcPr>
          <w:p w:rsidR="00587CD8" w:rsidRPr="001E5347" w:rsidRDefault="00587CD8" w:rsidP="001E53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Nutriólogo , Bases de Datos</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TIPO</w:t>
            </w:r>
          </w:p>
        </w:tc>
        <w:tc>
          <w:tcPr>
            <w:tcW w:w="5998" w:type="dxa"/>
          </w:tcPr>
          <w:p w:rsidR="00587CD8" w:rsidRPr="001E5347" w:rsidRDefault="00587CD8" w:rsidP="001E53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Web|</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Resumen</w:t>
            </w:r>
          </w:p>
        </w:tc>
        <w:tc>
          <w:tcPr>
            <w:tcW w:w="5998" w:type="dxa"/>
          </w:tcPr>
          <w:p w:rsidR="00587CD8" w:rsidRPr="001E5347"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En este caso de uso Sera iniciado por el nutriólogo quien podrá agendar las citas de cada pacientes sin que exista riesgo de tener alguna traslapada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Precondición</w:t>
            </w:r>
          </w:p>
        </w:tc>
        <w:tc>
          <w:tcPr>
            <w:tcW w:w="5998" w:type="dxa"/>
          </w:tcPr>
          <w:p w:rsidR="00587CD8" w:rsidRPr="001E5347" w:rsidRDefault="00587CD8"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Se requiere registrar a un paciente  para agendar citas </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Flujo principal</w:t>
            </w:r>
          </w:p>
        </w:tc>
        <w:tc>
          <w:tcPr>
            <w:tcW w:w="5998" w:type="dxa"/>
          </w:tcPr>
          <w:p w:rsidR="00587CD8" w:rsidRPr="001E5347"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En la página Paciente se encontrara la opción de agendar </w:t>
            </w:r>
            <w:r w:rsidRPr="001E5347">
              <w:rPr>
                <w:rFonts w:ascii="Times New Roman" w:hAnsi="Times New Roman" w:cs="Times New Roman"/>
                <w:color w:val="000000" w:themeColor="text1"/>
                <w:sz w:val="24"/>
                <w:szCs w:val="24"/>
              </w:rPr>
              <w:lastRenderedPageBreak/>
              <w:t>cita de cada paciente sin correr riesgo de ser traslapada con otra.</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lastRenderedPageBreak/>
              <w:t>Excepciones</w:t>
            </w:r>
          </w:p>
        </w:tc>
        <w:tc>
          <w:tcPr>
            <w:tcW w:w="5998" w:type="dxa"/>
          </w:tcPr>
          <w:p w:rsidR="00587CD8" w:rsidRPr="001E5347" w:rsidRDefault="00587CD8"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Si no se agrega un nuevo paciente , no se  podrá agendar ninguna cita </w:t>
            </w:r>
          </w:p>
        </w:tc>
      </w:tr>
    </w:tbl>
    <w:p w:rsidR="00587CD8" w:rsidRPr="00BF299F" w:rsidRDefault="00EB2226" w:rsidP="00EB2226">
      <w:pPr>
        <w:pStyle w:val="Descripcin"/>
        <w:jc w:val="center"/>
        <w:rPr>
          <w:rStyle w:val="textexposedshow"/>
          <w:rFonts w:ascii="Times New Roman" w:hAnsi="Times New Roman" w:cs="Times New Roman"/>
          <w:color w:val="141823"/>
          <w:sz w:val="24"/>
          <w:szCs w:val="24"/>
          <w:shd w:val="clear" w:color="auto" w:fill="FFFFFF"/>
        </w:rPr>
      </w:pPr>
      <w:bookmarkStart w:id="1164" w:name="_Toc421062304"/>
      <w:r>
        <w:t xml:space="preserve">Tabla </w:t>
      </w:r>
      <w:fldSimple w:instr=" SEQ Tabla \* ARABIC ">
        <w:r w:rsidR="00DC1A26">
          <w:rPr>
            <w:noProof/>
          </w:rPr>
          <w:t>24</w:t>
        </w:r>
      </w:fldSimple>
      <w:r w:rsidRPr="004746F2">
        <w:t xml:space="preserve"> CDU6: Cálculos para el expediente de cada paciente</w:t>
      </w:r>
      <w:bookmarkEnd w:id="1164"/>
      <w:r w:rsidR="00F16A64">
        <w:rPr>
          <w:rStyle w:val="textexposedshow"/>
          <w:rFonts w:ascii="Times New Roman" w:hAnsi="Times New Roman" w:cs="Times New Roman"/>
          <w:color w:val="141823"/>
          <w:sz w:val="20"/>
          <w:szCs w:val="24"/>
          <w:shd w:val="clear" w:color="auto" w:fill="FFFFFF"/>
        </w:rPr>
        <w:fldChar w:fldCharType="begin"/>
      </w:r>
      <w:r w:rsidR="00F16A64">
        <w:instrText xml:space="preserve"> XE "</w:instrText>
      </w:r>
      <w:r w:rsidR="00F16A64" w:rsidRPr="003442B3">
        <w:rPr>
          <w:rFonts w:ascii="Times New Roman" w:hAnsi="Times New Roman" w:cs="Times New Roman"/>
          <w:color w:val="000000" w:themeColor="text1"/>
          <w:sz w:val="20"/>
          <w:szCs w:val="24"/>
        </w:rPr>
        <w:instrText xml:space="preserve">Tabla 4.8 </w:instrText>
      </w:r>
      <w:r w:rsidR="00F16A64" w:rsidRPr="003442B3">
        <w:rPr>
          <w:rStyle w:val="textexposedshow"/>
          <w:rFonts w:ascii="Times New Roman" w:hAnsi="Times New Roman" w:cs="Times New Roman"/>
          <w:color w:val="141823"/>
          <w:sz w:val="20"/>
          <w:szCs w:val="24"/>
          <w:shd w:val="clear" w:color="auto" w:fill="FFFFFF"/>
        </w:rPr>
        <w:instrText>CDU7</w:instrText>
      </w:r>
      <w:r w:rsidR="00F16A64" w:rsidRPr="003442B3">
        <w:instrText>\</w:instrText>
      </w:r>
      <w:r w:rsidR="00F16A64" w:rsidRPr="003442B3">
        <w:rPr>
          <w:rStyle w:val="textexposedshow"/>
          <w:rFonts w:ascii="Times New Roman" w:hAnsi="Times New Roman" w:cs="Times New Roman"/>
          <w:color w:val="141823"/>
          <w:sz w:val="20"/>
          <w:szCs w:val="24"/>
          <w:shd w:val="clear" w:color="auto" w:fill="FFFFFF"/>
        </w:rPr>
        <w:instrText>: Agendar</w:instrText>
      </w:r>
      <w:r w:rsidR="00F16A64" w:rsidRPr="003442B3">
        <w:rPr>
          <w:rStyle w:val="textexposedshow"/>
          <w:rFonts w:ascii="Times New Roman" w:hAnsi="Times New Roman" w:cs="Times New Roman"/>
          <w:color w:val="141823"/>
          <w:sz w:val="20"/>
          <w:szCs w:val="24"/>
          <w:shd w:val="clear" w:color="auto" w:fill="FFFFFF"/>
          <w:rPrChange w:id="1165" w:author="Almondris Gonzalez" w:date="2015-05-18T22:05:00Z">
            <w:rPr>
              <w:rStyle w:val="textexposedshow"/>
              <w:rFonts w:ascii="Helvetica" w:hAnsi="Helvetica" w:cs="Helvetica"/>
              <w:color w:val="141823"/>
              <w:sz w:val="21"/>
              <w:szCs w:val="21"/>
              <w:shd w:val="clear" w:color="auto" w:fill="FFFFFF"/>
            </w:rPr>
          </w:rPrChange>
        </w:rPr>
        <w:instrText xml:space="preserve"> citas de cada uno de sus pacientes</w:instrText>
      </w:r>
      <w:r w:rsidR="00F16A64" w:rsidRPr="003442B3">
        <w:rPr>
          <w:rStyle w:val="textexposedshow"/>
          <w:rFonts w:ascii="Times New Roman" w:hAnsi="Times New Roman" w:cs="Times New Roman"/>
          <w:color w:val="141823"/>
          <w:sz w:val="20"/>
          <w:szCs w:val="24"/>
          <w:shd w:val="clear" w:color="auto" w:fill="FFFFFF"/>
        </w:rPr>
        <w:instrText>.</w:instrText>
      </w:r>
      <w:r w:rsidR="00F16A64">
        <w:instrText xml:space="preserve">" </w:instrText>
      </w:r>
      <w:r w:rsidR="00F16A64">
        <w:rPr>
          <w:rStyle w:val="textexposedshow"/>
          <w:rFonts w:ascii="Times New Roman" w:hAnsi="Times New Roman" w:cs="Times New Roman"/>
          <w:color w:val="141823"/>
          <w:sz w:val="20"/>
          <w:szCs w:val="24"/>
          <w:shd w:val="clear" w:color="auto" w:fill="FFFFFF"/>
        </w:rPr>
        <w:fldChar w:fldCharType="end"/>
      </w:r>
    </w:p>
    <w:p w:rsidR="00587CD8" w:rsidRPr="00BF299F" w:rsidRDefault="00587CD8" w:rsidP="00587CD8">
      <w:p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Trayectoria Principal.</w:t>
      </w:r>
    </w:p>
    <w:p w:rsidR="00587CD8" w:rsidRPr="00BF299F" w:rsidRDefault="00587CD8" w:rsidP="00587CD8">
      <w:pPr>
        <w:pStyle w:val="Prrafodelista"/>
        <w:numPr>
          <w:ilvl w:val="0"/>
          <w:numId w:val="21"/>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 Selecciona la opción “Agendar”.</w:t>
      </w:r>
    </w:p>
    <w:p w:rsidR="00587CD8" w:rsidRPr="00BF299F" w:rsidRDefault="00587CD8" w:rsidP="00587CD8">
      <w:pPr>
        <w:pStyle w:val="Prrafodelista"/>
        <w:numPr>
          <w:ilvl w:val="0"/>
          <w:numId w:val="21"/>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(Aplicación Web) Muestra la </w:t>
      </w:r>
      <w:proofErr w:type="spellStart"/>
      <w:r w:rsidRPr="00BF299F">
        <w:rPr>
          <w:rStyle w:val="textexposedshow"/>
          <w:rFonts w:ascii="Times New Roman" w:hAnsi="Times New Roman" w:cs="Times New Roman"/>
          <w:color w:val="141823"/>
          <w:sz w:val="24"/>
          <w:szCs w:val="24"/>
          <w:shd w:val="clear" w:color="auto" w:fill="FFFFFF"/>
        </w:rPr>
        <w:t>pagina_agendar</w:t>
      </w:r>
      <w:proofErr w:type="spellEnd"/>
      <w:r w:rsidRPr="00BF299F">
        <w:rPr>
          <w:rStyle w:val="textexposedshow"/>
          <w:rFonts w:ascii="Times New Roman" w:hAnsi="Times New Roman" w:cs="Times New Roman"/>
          <w:color w:val="141823"/>
          <w:sz w:val="24"/>
          <w:szCs w:val="24"/>
          <w:shd w:val="clear" w:color="auto" w:fill="FFFFFF"/>
        </w:rPr>
        <w:t>.</w:t>
      </w:r>
    </w:p>
    <w:p w:rsidR="00587CD8" w:rsidRPr="00BF299F" w:rsidRDefault="00587CD8" w:rsidP="00587CD8">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extexposedshow"/>
          <w:rFonts w:ascii="Times New Roman" w:eastAsia="Arial" w:hAnsi="Times New Roman" w:cs="Times New Roman"/>
          <w:sz w:val="24"/>
          <w:szCs w:val="24"/>
        </w:rPr>
      </w:pPr>
      <w:r w:rsidRPr="00BF299F">
        <w:rPr>
          <w:rStyle w:val="textexposedshow"/>
          <w:rFonts w:ascii="Times New Roman" w:hAnsi="Times New Roman" w:cs="Times New Roman"/>
          <w:color w:val="141823"/>
          <w:sz w:val="24"/>
          <w:szCs w:val="24"/>
          <w:shd w:val="clear" w:color="auto" w:fill="FFFFFF"/>
        </w:rPr>
        <w:t>(Nutriólogo) Sele</w:t>
      </w:r>
      <w:r w:rsidR="001E5347">
        <w:rPr>
          <w:rStyle w:val="textexposedshow"/>
          <w:rFonts w:ascii="Times New Roman" w:hAnsi="Times New Roman" w:cs="Times New Roman"/>
          <w:color w:val="141823"/>
          <w:sz w:val="24"/>
          <w:szCs w:val="24"/>
          <w:shd w:val="clear" w:color="auto" w:fill="FFFFFF"/>
        </w:rPr>
        <w:t>cciona el día y hora de la Cita</w:t>
      </w:r>
      <w:r w:rsidRPr="00BF299F">
        <w:rPr>
          <w:rStyle w:val="textexposedshow"/>
          <w:rFonts w:ascii="Times New Roman" w:hAnsi="Times New Roman" w:cs="Times New Roman"/>
          <w:color w:val="141823"/>
          <w:sz w:val="24"/>
          <w:szCs w:val="24"/>
          <w:shd w:val="clear" w:color="auto" w:fill="FFFFFF"/>
        </w:rPr>
        <w:t>.</w:t>
      </w:r>
    </w:p>
    <w:p w:rsidR="00587CD8" w:rsidRPr="00BF299F" w:rsidRDefault="00587CD8" w:rsidP="00587CD8">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extexposedshow"/>
          <w:rFonts w:ascii="Times New Roman" w:eastAsia="Arial" w:hAnsi="Times New Roman" w:cs="Times New Roman"/>
          <w:sz w:val="24"/>
          <w:szCs w:val="24"/>
        </w:rPr>
      </w:pPr>
      <w:r w:rsidRPr="00BF299F">
        <w:rPr>
          <w:rStyle w:val="textexposedshow"/>
          <w:rFonts w:ascii="Times New Roman" w:hAnsi="Times New Roman" w:cs="Times New Roman"/>
          <w:color w:val="141823"/>
          <w:sz w:val="24"/>
          <w:szCs w:val="24"/>
          <w:shd w:val="clear" w:color="auto" w:fill="FFFFFF"/>
        </w:rPr>
        <w:t>(Nutriólogo) oprime el botón “Guardar cambios”.</w:t>
      </w:r>
      <w:r w:rsidR="001E5347">
        <w:rPr>
          <w:rStyle w:val="textexposedshow"/>
          <w:rFonts w:ascii="Times New Roman" w:hAnsi="Times New Roman" w:cs="Times New Roman"/>
          <w:color w:val="141823"/>
          <w:sz w:val="24"/>
          <w:szCs w:val="24"/>
          <w:shd w:val="clear" w:color="auto" w:fill="FFFFFF"/>
        </w:rPr>
        <w:t xml:space="preserve"> </w:t>
      </w:r>
      <w:r w:rsidRPr="00BF299F">
        <w:rPr>
          <w:rStyle w:val="textexposedshow"/>
          <w:rFonts w:ascii="Times New Roman" w:hAnsi="Times New Roman" w:cs="Times New Roman"/>
          <w:color w:val="141823"/>
          <w:sz w:val="24"/>
          <w:szCs w:val="24"/>
          <w:shd w:val="clear" w:color="auto" w:fill="FFFFFF"/>
        </w:rPr>
        <w:t>(Trayectoria A).</w:t>
      </w:r>
    </w:p>
    <w:p w:rsidR="00587CD8" w:rsidRPr="00BF299F" w:rsidRDefault="00587CD8" w:rsidP="00587CD8">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los datos al servidor.</w:t>
      </w:r>
    </w:p>
    <w:p w:rsidR="00587CD8" w:rsidRPr="00BF299F" w:rsidRDefault="00587CD8" w:rsidP="00587CD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(Web </w:t>
      </w:r>
      <w:proofErr w:type="spellStart"/>
      <w:r w:rsidRPr="00BF299F">
        <w:rPr>
          <w:rFonts w:ascii="Times New Roman" w:eastAsia="Arial" w:hAnsi="Times New Roman" w:cs="Times New Roman"/>
          <w:color w:val="000000"/>
          <w:sz w:val="24"/>
          <w:szCs w:val="24"/>
        </w:rPr>
        <w:t>Service</w:t>
      </w:r>
      <w:proofErr w:type="spellEnd"/>
      <w:r w:rsidRPr="00BF299F">
        <w:rPr>
          <w:rFonts w:ascii="Times New Roman" w:eastAsia="Arial" w:hAnsi="Times New Roman" w:cs="Times New Roman"/>
          <w:color w:val="000000"/>
          <w:sz w:val="24"/>
          <w:szCs w:val="24"/>
        </w:rPr>
        <w:t>) envía los datos a la Base de datos y Guarda los datos dentro de la clase “Cita”.</w:t>
      </w:r>
    </w:p>
    <w:p w:rsidR="00587CD8" w:rsidRPr="00BF299F" w:rsidRDefault="00587CD8" w:rsidP="00587CD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 (Aplicación Web) Envía una alerta: Los datos fueron Guardados Correctamente.</w:t>
      </w:r>
    </w:p>
    <w:p w:rsidR="00587CD8" w:rsidRPr="00BF299F" w:rsidRDefault="00587CD8" w:rsidP="00587CD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(Nutriólogo) Selecciona la opción “Cerrar”.</w:t>
      </w:r>
    </w:p>
    <w:p w:rsidR="00587CD8" w:rsidRPr="00BF299F" w:rsidRDefault="00587CD8" w:rsidP="00587CD8">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Fin de la trayectoria.</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color w:val="000000"/>
          <w:sz w:val="24"/>
          <w:szCs w:val="24"/>
        </w:rPr>
      </w:pP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color w:val="000000"/>
          <w:sz w:val="24"/>
          <w:szCs w:val="24"/>
        </w:rPr>
      </w:pPr>
      <w:r w:rsidRPr="00BF299F">
        <w:rPr>
          <w:rFonts w:ascii="Times New Roman" w:eastAsia="Arial" w:hAnsi="Times New Roman" w:cs="Times New Roman"/>
          <w:color w:val="000000"/>
          <w:sz w:val="24"/>
          <w:szCs w:val="24"/>
        </w:rPr>
        <w:t>Trayectoria A: Nutriólogo no oprime el botón “Guardar cambios”.</w:t>
      </w:r>
    </w:p>
    <w:p w:rsidR="00587CD8" w:rsidRPr="00BF299F" w:rsidRDefault="00587CD8" w:rsidP="00587CD8">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(Nutriólogo) No Selecciona la opción Guardar.</w:t>
      </w:r>
    </w:p>
    <w:p w:rsidR="00587CD8" w:rsidRPr="00BF299F" w:rsidRDefault="00587CD8" w:rsidP="00587CD8">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(Aplicación Web) Manda una alerta: Oprime la opción “Guardar” para almacenar la información.</w:t>
      </w:r>
    </w:p>
    <w:p w:rsidR="00587CD8" w:rsidRPr="00BF299F" w:rsidRDefault="00587CD8" w:rsidP="00587CD8">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sidRPr="00BF299F">
        <w:rPr>
          <w:rFonts w:ascii="Times New Roman" w:eastAsia="Arial" w:hAnsi="Times New Roman" w:cs="Times New Roman"/>
          <w:sz w:val="24"/>
          <w:szCs w:val="24"/>
        </w:rPr>
        <w:t>(Nutriólogo) Selecciona la opción “Guardar”</w:t>
      </w:r>
    </w:p>
    <w:p w:rsidR="00587CD8" w:rsidRPr="00BF299F" w:rsidRDefault="00587CD8" w:rsidP="00587CD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(Aplicación Web) Envía una alerta: Los datos fueron Guardados Correctamente.</w:t>
      </w:r>
    </w:p>
    <w:p w:rsidR="00587CD8" w:rsidRPr="00BF299F" w:rsidRDefault="00587CD8" w:rsidP="00587CD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(Nutriólogo)Selecciona la opción “Cerrar”.</w:t>
      </w:r>
    </w:p>
    <w:p w:rsidR="00587CD8" w:rsidRPr="00BF299F" w:rsidRDefault="00587CD8" w:rsidP="00587CD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 xml:space="preserve">(Aplicación Web)Muestra la </w:t>
      </w:r>
      <w:proofErr w:type="spellStart"/>
      <w:r w:rsidRPr="00BF299F">
        <w:rPr>
          <w:rFonts w:ascii="Times New Roman" w:eastAsia="Arial" w:hAnsi="Times New Roman" w:cs="Times New Roman"/>
          <w:color w:val="000000"/>
          <w:sz w:val="24"/>
          <w:szCs w:val="24"/>
        </w:rPr>
        <w:t>pagina_Paciente</w:t>
      </w:r>
      <w:proofErr w:type="spellEnd"/>
      <w:r w:rsidRPr="00BF299F">
        <w:rPr>
          <w:rFonts w:ascii="Times New Roman" w:eastAsia="Arial" w:hAnsi="Times New Roman" w:cs="Times New Roman"/>
          <w:color w:val="000000"/>
          <w:sz w:val="24"/>
          <w:szCs w:val="24"/>
        </w:rPr>
        <w:t>.</w:t>
      </w:r>
    </w:p>
    <w:p w:rsidR="00587CD8" w:rsidRPr="00BF299F" w:rsidRDefault="00587CD8" w:rsidP="00587CD8">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BF299F">
        <w:rPr>
          <w:rFonts w:ascii="Times New Roman" w:eastAsia="Arial" w:hAnsi="Times New Roman" w:cs="Times New Roman"/>
          <w:color w:val="000000"/>
          <w:sz w:val="24"/>
          <w:szCs w:val="24"/>
        </w:rPr>
        <w:t>Fin de la trayectoria.</w:t>
      </w:r>
    </w:p>
    <w:p w:rsidR="00587CD8" w:rsidRPr="00BF299F" w:rsidRDefault="00587CD8" w:rsidP="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p>
    <w:p w:rsidR="00587CD8" w:rsidRPr="00BF299F" w:rsidRDefault="00B763CD" w:rsidP="00B763CD">
      <w:p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Caso de uso 8: Buscar pacientes.</w:t>
      </w:r>
    </w:p>
    <w:tbl>
      <w:tblPr>
        <w:tblStyle w:val="Tabladecuadrcula4-nfasis11"/>
        <w:tblW w:w="0" w:type="auto"/>
        <w:tblLook w:val="04A0" w:firstRow="1" w:lastRow="0" w:firstColumn="1" w:lastColumn="0" w:noHBand="0" w:noVBand="1"/>
      </w:tblPr>
      <w:tblGrid>
        <w:gridCol w:w="2830"/>
        <w:gridCol w:w="5998"/>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b w:val="0"/>
                <w:color w:val="000000" w:themeColor="text1"/>
                <w:sz w:val="24"/>
                <w:szCs w:val="24"/>
              </w:rPr>
              <w:t>Nombre</w:t>
            </w:r>
          </w:p>
        </w:tc>
        <w:tc>
          <w:tcPr>
            <w:tcW w:w="5998" w:type="dxa"/>
          </w:tcPr>
          <w:p w:rsidR="00587CD8" w:rsidRPr="00BF299F" w:rsidRDefault="00587CD8" w:rsidP="00587CD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Style w:val="textexposedshow"/>
                <w:rFonts w:ascii="Times New Roman" w:hAnsi="Times New Roman" w:cs="Times New Roman"/>
                <w:color w:val="141823"/>
                <w:sz w:val="24"/>
                <w:szCs w:val="24"/>
                <w:shd w:val="clear" w:color="auto" w:fill="FFFFFF"/>
              </w:rPr>
              <w:t>Buscar</w:t>
            </w:r>
            <w:r w:rsidRPr="00BF299F">
              <w:rPr>
                <w:rStyle w:val="textexposedshow"/>
                <w:rFonts w:ascii="Times New Roman" w:hAnsi="Times New Roman" w:cs="Times New Roman"/>
                <w:color w:val="141823"/>
                <w:sz w:val="24"/>
                <w:szCs w:val="24"/>
                <w:shd w:val="clear" w:color="auto" w:fill="FFFFFF"/>
                <w:rPrChange w:id="1166" w:author="Almondris Gonzalez" w:date="2015-05-18T22:05:00Z">
                  <w:rPr>
                    <w:rStyle w:val="textexposedshow"/>
                    <w:rFonts w:ascii="Helvetica" w:hAnsi="Helvetica" w:cs="Helvetica"/>
                    <w:color w:val="141823"/>
                    <w:sz w:val="21"/>
                    <w:szCs w:val="21"/>
                    <w:shd w:val="clear" w:color="auto" w:fill="FFFFFF"/>
                  </w:rPr>
                </w:rPrChange>
              </w:rPr>
              <w:t xml:space="preserve"> pacientes</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b w:val="0"/>
                <w:color w:val="000000" w:themeColor="text1"/>
                <w:sz w:val="24"/>
                <w:szCs w:val="24"/>
              </w:rPr>
              <w:t>ID</w:t>
            </w:r>
          </w:p>
        </w:tc>
        <w:tc>
          <w:tcPr>
            <w:tcW w:w="5998" w:type="dxa"/>
          </w:tcPr>
          <w:p w:rsidR="00587CD8" w:rsidRPr="00BF299F" w:rsidRDefault="00587CD8" w:rsidP="001E5347">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CDU8</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Requerimiento</w:t>
            </w:r>
          </w:p>
        </w:tc>
        <w:tc>
          <w:tcPr>
            <w:tcW w:w="5998" w:type="dxa"/>
          </w:tcPr>
          <w:p w:rsidR="00587CD8" w:rsidRPr="001E5347" w:rsidRDefault="00587CD8" w:rsidP="001E53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8</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Actores</w:t>
            </w:r>
          </w:p>
        </w:tc>
        <w:tc>
          <w:tcPr>
            <w:tcW w:w="5998" w:type="dxa"/>
          </w:tcPr>
          <w:p w:rsidR="00587CD8" w:rsidRPr="001E5347" w:rsidRDefault="00587CD8" w:rsidP="001E534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Nutriólogo , Bases de Datos</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TIPO</w:t>
            </w:r>
          </w:p>
        </w:tc>
        <w:tc>
          <w:tcPr>
            <w:tcW w:w="5998" w:type="dxa"/>
          </w:tcPr>
          <w:p w:rsidR="00587CD8" w:rsidRPr="001E5347" w:rsidRDefault="00587CD8" w:rsidP="001E534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Web</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Resumen</w:t>
            </w:r>
          </w:p>
        </w:tc>
        <w:tc>
          <w:tcPr>
            <w:tcW w:w="5998" w:type="dxa"/>
          </w:tcPr>
          <w:p w:rsidR="00587CD8" w:rsidRPr="001E5347"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En este caso de Uso el nutriólogo podrá buscar con el número de expediente del paciente en la barra para buscar.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Precondición</w:t>
            </w:r>
          </w:p>
        </w:tc>
        <w:tc>
          <w:tcPr>
            <w:tcW w:w="5998" w:type="dxa"/>
          </w:tcPr>
          <w:p w:rsidR="00587CD8" w:rsidRPr="001E5347" w:rsidRDefault="00587CD8"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El paciente que busque deberá de estar registrado </w:t>
            </w:r>
          </w:p>
        </w:tc>
      </w:tr>
      <w:tr w:rsidR="00587CD8"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Flujo principal</w:t>
            </w:r>
          </w:p>
        </w:tc>
        <w:tc>
          <w:tcPr>
            <w:tcW w:w="5998" w:type="dxa"/>
          </w:tcPr>
          <w:p w:rsidR="00587CD8" w:rsidRPr="001E5347" w:rsidRDefault="00587CD8" w:rsidP="00587CD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1E5347">
              <w:rPr>
                <w:rFonts w:ascii="Times New Roman" w:hAnsi="Times New Roman" w:cs="Times New Roman"/>
                <w:color w:val="000000" w:themeColor="text1"/>
                <w:sz w:val="24"/>
                <w:szCs w:val="24"/>
              </w:rPr>
              <w:t xml:space="preserve">En la </w:t>
            </w:r>
            <w:proofErr w:type="spellStart"/>
            <w:r w:rsidRPr="001E5347">
              <w:rPr>
                <w:rFonts w:ascii="Times New Roman" w:hAnsi="Times New Roman" w:cs="Times New Roman"/>
                <w:color w:val="000000" w:themeColor="text1"/>
                <w:sz w:val="24"/>
                <w:szCs w:val="24"/>
              </w:rPr>
              <w:t>página_Paciente</w:t>
            </w:r>
            <w:proofErr w:type="spellEnd"/>
            <w:r w:rsidRPr="001E5347">
              <w:rPr>
                <w:rFonts w:ascii="Times New Roman" w:hAnsi="Times New Roman" w:cs="Times New Roman"/>
                <w:color w:val="000000" w:themeColor="text1"/>
                <w:sz w:val="24"/>
                <w:szCs w:val="24"/>
              </w:rPr>
              <w:t xml:space="preserve"> se encontrara una barra para Buscar Paciente, donde al darle clic podrá escribir el número del expediente del paciente, y oprimiendo </w:t>
            </w:r>
            <w:proofErr w:type="spellStart"/>
            <w:r w:rsidRPr="001E5347">
              <w:rPr>
                <w:rFonts w:ascii="Times New Roman" w:hAnsi="Times New Roman" w:cs="Times New Roman"/>
                <w:color w:val="000000" w:themeColor="text1"/>
                <w:sz w:val="24"/>
                <w:szCs w:val="24"/>
              </w:rPr>
              <w:t>enter</w:t>
            </w:r>
            <w:proofErr w:type="spellEnd"/>
            <w:r w:rsidRPr="001E5347">
              <w:rPr>
                <w:rFonts w:ascii="Times New Roman" w:hAnsi="Times New Roman" w:cs="Times New Roman"/>
                <w:color w:val="000000" w:themeColor="text1"/>
                <w:sz w:val="24"/>
                <w:szCs w:val="24"/>
              </w:rPr>
              <w:t xml:space="preserve">, comenzara a buscarlo. </w:t>
            </w:r>
          </w:p>
        </w:tc>
      </w:tr>
      <w:tr w:rsidR="00587CD8" w:rsidRPr="00BF299F" w:rsidTr="00587CD8">
        <w:tc>
          <w:tcPr>
            <w:cnfStyle w:val="001000000000" w:firstRow="0" w:lastRow="0" w:firstColumn="1" w:lastColumn="0" w:oddVBand="0" w:evenVBand="0" w:oddHBand="0" w:evenHBand="0" w:firstRowFirstColumn="0" w:firstRowLastColumn="0" w:lastRowFirstColumn="0" w:lastRowLastColumn="0"/>
            <w:tcW w:w="2830" w:type="dxa"/>
          </w:tcPr>
          <w:p w:rsidR="00587CD8" w:rsidRPr="00BF299F" w:rsidRDefault="00587CD8" w:rsidP="00587CD8">
            <w:pPr>
              <w:jc w:val="cente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Excepciones</w:t>
            </w:r>
          </w:p>
        </w:tc>
        <w:tc>
          <w:tcPr>
            <w:tcW w:w="5998" w:type="dxa"/>
          </w:tcPr>
          <w:p w:rsidR="00587CD8" w:rsidRPr="001E5347" w:rsidRDefault="001E5347" w:rsidP="00587CD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 no se agrega el </w:t>
            </w:r>
            <w:r w:rsidR="00587CD8" w:rsidRPr="001E5347">
              <w:rPr>
                <w:rFonts w:ascii="Times New Roman" w:hAnsi="Times New Roman" w:cs="Times New Roman"/>
                <w:color w:val="000000" w:themeColor="text1"/>
                <w:sz w:val="24"/>
                <w:szCs w:val="24"/>
              </w:rPr>
              <w:t>paciente, no se encontrara ningún paciente con el nombre escrito.</w:t>
            </w:r>
          </w:p>
        </w:tc>
      </w:tr>
    </w:tbl>
    <w:p w:rsidR="00EB2226" w:rsidRDefault="00EB2226" w:rsidP="00EB2226">
      <w:pPr>
        <w:pStyle w:val="Descripcin"/>
        <w:keepNext/>
        <w:jc w:val="center"/>
      </w:pPr>
      <w:bookmarkStart w:id="1167" w:name="_Toc421062305"/>
      <w:r>
        <w:t xml:space="preserve">Tabla </w:t>
      </w:r>
      <w:fldSimple w:instr=" SEQ Tabla \* ARABIC ">
        <w:r w:rsidR="00DC1A26">
          <w:rPr>
            <w:noProof/>
          </w:rPr>
          <w:t>25</w:t>
        </w:r>
      </w:fldSimple>
      <w:r w:rsidRPr="008D331A">
        <w:t xml:space="preserve"> CDU8: Buscar paciente.</w:t>
      </w:r>
      <w:bookmarkEnd w:id="1167"/>
    </w:p>
    <w:p w:rsidR="00083F0B" w:rsidRDefault="00083F0B" w:rsidP="00587CD8">
      <w:pPr>
        <w:rPr>
          <w:rStyle w:val="textexposedshow"/>
          <w:rFonts w:ascii="Times New Roman" w:hAnsi="Times New Roman" w:cs="Times New Roman"/>
          <w:b/>
          <w:color w:val="141823"/>
          <w:sz w:val="24"/>
          <w:szCs w:val="24"/>
          <w:shd w:val="clear" w:color="auto" w:fill="FFFFFF"/>
        </w:rPr>
      </w:pPr>
    </w:p>
    <w:p w:rsidR="00587CD8" w:rsidRPr="00EB2226" w:rsidRDefault="00587CD8" w:rsidP="00587CD8">
      <w:pPr>
        <w:rPr>
          <w:rStyle w:val="textexposedshow"/>
          <w:rFonts w:ascii="Times New Roman" w:hAnsi="Times New Roman" w:cs="Times New Roman"/>
          <w:b/>
          <w:color w:val="141823"/>
          <w:sz w:val="24"/>
          <w:szCs w:val="24"/>
          <w:shd w:val="clear" w:color="auto" w:fill="FFFFFF"/>
        </w:rPr>
      </w:pPr>
      <w:r w:rsidRPr="00EB2226">
        <w:rPr>
          <w:rStyle w:val="textexposedshow"/>
          <w:rFonts w:ascii="Times New Roman" w:hAnsi="Times New Roman" w:cs="Times New Roman"/>
          <w:b/>
          <w:color w:val="141823"/>
          <w:sz w:val="24"/>
          <w:szCs w:val="24"/>
          <w:shd w:val="clear" w:color="auto" w:fill="FFFFFF"/>
        </w:rPr>
        <w:lastRenderedPageBreak/>
        <w:t>Trayectoria Principal.</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(Nutriólogo)Selecciona la barra “Buscar”.</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(Nutriólogo)Introduce el número del expediente del Paciente.</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(Aplicación Web)Envía los datos al web </w:t>
      </w:r>
      <w:proofErr w:type="spellStart"/>
      <w:r w:rsidRPr="00BF299F">
        <w:rPr>
          <w:rStyle w:val="textexposedshow"/>
          <w:rFonts w:ascii="Times New Roman" w:hAnsi="Times New Roman" w:cs="Times New Roman"/>
          <w:color w:val="141823"/>
          <w:sz w:val="24"/>
          <w:szCs w:val="24"/>
          <w:shd w:val="clear" w:color="auto" w:fill="FFFFFF"/>
        </w:rPr>
        <w:t>service</w:t>
      </w:r>
      <w:proofErr w:type="spellEnd"/>
      <w:r w:rsidRPr="00BF299F">
        <w:rPr>
          <w:rStyle w:val="textexposedshow"/>
          <w:rFonts w:ascii="Times New Roman" w:hAnsi="Times New Roman" w:cs="Times New Roman"/>
          <w:color w:val="141823"/>
          <w:sz w:val="24"/>
          <w:szCs w:val="24"/>
          <w:shd w:val="clear" w:color="auto" w:fill="FFFFFF"/>
        </w:rPr>
        <w:t xml:space="preserve">. </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(Web </w:t>
      </w:r>
      <w:proofErr w:type="spellStart"/>
      <w:r w:rsidRPr="00BF299F">
        <w:rPr>
          <w:rStyle w:val="textexposedshow"/>
          <w:rFonts w:ascii="Times New Roman" w:hAnsi="Times New Roman" w:cs="Times New Roman"/>
          <w:color w:val="141823"/>
          <w:sz w:val="24"/>
          <w:szCs w:val="24"/>
          <w:shd w:val="clear" w:color="auto" w:fill="FFFFFF"/>
        </w:rPr>
        <w:t>Service</w:t>
      </w:r>
      <w:proofErr w:type="spellEnd"/>
      <w:r w:rsidRPr="00BF299F">
        <w:rPr>
          <w:rStyle w:val="textexposedshow"/>
          <w:rFonts w:ascii="Times New Roman" w:hAnsi="Times New Roman" w:cs="Times New Roman"/>
          <w:color w:val="141823"/>
          <w:sz w:val="24"/>
          <w:szCs w:val="24"/>
          <w:shd w:val="clear" w:color="auto" w:fill="FFFFFF"/>
        </w:rPr>
        <w:t>) Busca</w:t>
      </w:r>
      <w:r w:rsidR="001E5347">
        <w:rPr>
          <w:rStyle w:val="textexposedshow"/>
          <w:rFonts w:ascii="Times New Roman" w:hAnsi="Times New Roman" w:cs="Times New Roman"/>
          <w:color w:val="141823"/>
          <w:sz w:val="24"/>
          <w:szCs w:val="24"/>
          <w:shd w:val="clear" w:color="auto" w:fill="FFFFFF"/>
        </w:rPr>
        <w:t xml:space="preserve"> </w:t>
      </w:r>
      <w:r w:rsidRPr="00BF299F">
        <w:rPr>
          <w:rStyle w:val="textexposedshow"/>
          <w:rFonts w:ascii="Times New Roman" w:hAnsi="Times New Roman" w:cs="Times New Roman"/>
          <w:color w:val="141823"/>
          <w:sz w:val="24"/>
          <w:szCs w:val="24"/>
          <w:shd w:val="clear" w:color="auto" w:fill="FFFFFF"/>
        </w:rPr>
        <w:t>en la base de datos el expediente del paciente.</w:t>
      </w:r>
    </w:p>
    <w:p w:rsidR="00587CD8" w:rsidRPr="00BF299F" w:rsidRDefault="001E5347"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 xml:space="preserve">(Web </w:t>
      </w:r>
      <w:proofErr w:type="spellStart"/>
      <w:r>
        <w:rPr>
          <w:rStyle w:val="textexposedshow"/>
          <w:rFonts w:ascii="Times New Roman" w:hAnsi="Times New Roman" w:cs="Times New Roman"/>
          <w:color w:val="141823"/>
          <w:sz w:val="24"/>
          <w:szCs w:val="24"/>
          <w:shd w:val="clear" w:color="auto" w:fill="FFFFFF"/>
        </w:rPr>
        <w:t>Service</w:t>
      </w:r>
      <w:proofErr w:type="spellEnd"/>
      <w:r>
        <w:rPr>
          <w:rStyle w:val="textexposedshow"/>
          <w:rFonts w:ascii="Times New Roman" w:hAnsi="Times New Roman" w:cs="Times New Roman"/>
          <w:color w:val="141823"/>
          <w:sz w:val="24"/>
          <w:szCs w:val="24"/>
          <w:shd w:val="clear" w:color="auto" w:fill="FFFFFF"/>
        </w:rPr>
        <w:t xml:space="preserve">) Envía </w:t>
      </w:r>
      <w:r w:rsidR="00587CD8" w:rsidRPr="00BF299F">
        <w:rPr>
          <w:rStyle w:val="textexposedshow"/>
          <w:rFonts w:ascii="Times New Roman" w:hAnsi="Times New Roman" w:cs="Times New Roman"/>
          <w:color w:val="141823"/>
          <w:sz w:val="24"/>
          <w:szCs w:val="24"/>
          <w:shd w:val="clear" w:color="auto" w:fill="FFFFFF"/>
        </w:rPr>
        <w:t>los datos del Paciente con ese número de expediente. (Trayectoria A)</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(Aplicación Web)Muestra la página con los datos del Paciente. </w:t>
      </w:r>
    </w:p>
    <w:p w:rsidR="00587CD8" w:rsidRPr="00BF299F" w:rsidRDefault="0062633A"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(Nutrió</w:t>
      </w:r>
      <w:r w:rsidR="00587CD8" w:rsidRPr="00BF299F">
        <w:rPr>
          <w:rStyle w:val="textexposedshow"/>
          <w:rFonts w:ascii="Times New Roman" w:hAnsi="Times New Roman" w:cs="Times New Roman"/>
          <w:color w:val="141823"/>
          <w:sz w:val="24"/>
          <w:szCs w:val="24"/>
          <w:shd w:val="clear" w:color="auto" w:fill="FFFFFF"/>
        </w:rPr>
        <w:t>logo)Visualiza la información.</w:t>
      </w:r>
    </w:p>
    <w:p w:rsidR="00587CD8" w:rsidRPr="00BF299F" w:rsidRDefault="00587CD8" w:rsidP="00587CD8">
      <w:pPr>
        <w:pStyle w:val="Prrafodelista"/>
        <w:numPr>
          <w:ilvl w:val="0"/>
          <w:numId w:val="23"/>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Fin de la Trayectoria.</w:t>
      </w:r>
    </w:p>
    <w:p w:rsidR="00587CD8" w:rsidRPr="00BF299F" w:rsidRDefault="0062633A" w:rsidP="00587CD8">
      <w:p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Trayectoria A</w:t>
      </w:r>
      <w:r w:rsidR="00587CD8" w:rsidRPr="00BF299F">
        <w:rPr>
          <w:rStyle w:val="textexposedshow"/>
          <w:rFonts w:ascii="Times New Roman" w:hAnsi="Times New Roman" w:cs="Times New Roman"/>
          <w:color w:val="141823"/>
          <w:sz w:val="24"/>
          <w:szCs w:val="24"/>
          <w:shd w:val="clear" w:color="auto" w:fill="FFFFFF"/>
        </w:rPr>
        <w:t>: No encuentra el expediente</w:t>
      </w:r>
      <w:r>
        <w:rPr>
          <w:rStyle w:val="textexposedshow"/>
          <w:rFonts w:ascii="Times New Roman" w:hAnsi="Times New Roman" w:cs="Times New Roman"/>
          <w:color w:val="141823"/>
          <w:sz w:val="24"/>
          <w:szCs w:val="24"/>
          <w:shd w:val="clear" w:color="auto" w:fill="FFFFFF"/>
        </w:rPr>
        <w:t>.</w:t>
      </w:r>
    </w:p>
    <w:p w:rsidR="00587CD8" w:rsidRPr="00BF299F" w:rsidRDefault="00587CD8" w:rsidP="00587CD8">
      <w:pPr>
        <w:rPr>
          <w:rStyle w:val="textexposedshow"/>
          <w:rFonts w:ascii="Times New Roman" w:hAnsi="Times New Roman" w:cs="Times New Roman"/>
          <w:color w:val="141823"/>
          <w:sz w:val="24"/>
          <w:szCs w:val="24"/>
          <w:shd w:val="clear" w:color="auto" w:fill="FFFFFF"/>
        </w:rPr>
      </w:pPr>
    </w:p>
    <w:p w:rsidR="00587CD8" w:rsidRPr="00BF299F" w:rsidRDefault="00587CD8" w:rsidP="00587CD8">
      <w:pPr>
        <w:pStyle w:val="Prrafodelista"/>
        <w:numPr>
          <w:ilvl w:val="0"/>
          <w:numId w:val="24"/>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(Web </w:t>
      </w:r>
      <w:proofErr w:type="spellStart"/>
      <w:r w:rsidRPr="00BF299F">
        <w:rPr>
          <w:rStyle w:val="textexposedshow"/>
          <w:rFonts w:ascii="Times New Roman" w:hAnsi="Times New Roman" w:cs="Times New Roman"/>
          <w:color w:val="141823"/>
          <w:sz w:val="24"/>
          <w:szCs w:val="24"/>
          <w:shd w:val="clear" w:color="auto" w:fill="FFFFFF"/>
        </w:rPr>
        <w:t>Service</w:t>
      </w:r>
      <w:proofErr w:type="spellEnd"/>
      <w:r w:rsidRPr="00BF299F">
        <w:rPr>
          <w:rStyle w:val="textexposedshow"/>
          <w:rFonts w:ascii="Times New Roman" w:hAnsi="Times New Roman" w:cs="Times New Roman"/>
          <w:color w:val="141823"/>
          <w:sz w:val="24"/>
          <w:szCs w:val="24"/>
          <w:shd w:val="clear" w:color="auto" w:fill="FFFFFF"/>
        </w:rPr>
        <w:t>) No encuentra el número de expediente.</w:t>
      </w:r>
    </w:p>
    <w:p w:rsidR="00587CD8" w:rsidRPr="00BF299F" w:rsidRDefault="00587CD8" w:rsidP="00587CD8">
      <w:pPr>
        <w:pStyle w:val="Prrafodelista"/>
        <w:numPr>
          <w:ilvl w:val="0"/>
          <w:numId w:val="24"/>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(Aplicación Web)Envía</w:t>
      </w:r>
      <w:r w:rsidR="001E5347">
        <w:rPr>
          <w:rStyle w:val="textexposedshow"/>
          <w:rFonts w:ascii="Times New Roman" w:hAnsi="Times New Roman" w:cs="Times New Roman"/>
          <w:color w:val="141823"/>
          <w:sz w:val="24"/>
          <w:szCs w:val="24"/>
          <w:shd w:val="clear" w:color="auto" w:fill="FFFFFF"/>
        </w:rPr>
        <w:t xml:space="preserve"> un alerta “No se encontró el n</w:t>
      </w:r>
      <w:r w:rsidRPr="00BF299F">
        <w:rPr>
          <w:rStyle w:val="textexposedshow"/>
          <w:rFonts w:ascii="Times New Roman" w:hAnsi="Times New Roman" w:cs="Times New Roman"/>
          <w:color w:val="141823"/>
          <w:sz w:val="24"/>
          <w:szCs w:val="24"/>
          <w:shd w:val="clear" w:color="auto" w:fill="FFFFFF"/>
        </w:rPr>
        <w:t xml:space="preserve">úmero de expediente: ####”. </w:t>
      </w:r>
    </w:p>
    <w:p w:rsidR="00587CD8" w:rsidRPr="00BF299F" w:rsidRDefault="00587CD8" w:rsidP="00587CD8">
      <w:pPr>
        <w:pStyle w:val="Prrafodelista"/>
        <w:numPr>
          <w:ilvl w:val="0"/>
          <w:numId w:val="24"/>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(Nutrió</w:t>
      </w:r>
      <w:r w:rsidR="001E5347">
        <w:rPr>
          <w:rStyle w:val="textexposedshow"/>
          <w:rFonts w:ascii="Times New Roman" w:hAnsi="Times New Roman" w:cs="Times New Roman"/>
          <w:color w:val="141823"/>
          <w:sz w:val="24"/>
          <w:szCs w:val="24"/>
          <w:shd w:val="clear" w:color="auto" w:fill="FFFFFF"/>
        </w:rPr>
        <w:t>logo)Oprime la opción “Aceptar”</w:t>
      </w:r>
      <w:r w:rsidRPr="00BF299F">
        <w:rPr>
          <w:rStyle w:val="textexposedshow"/>
          <w:rFonts w:ascii="Times New Roman" w:hAnsi="Times New Roman" w:cs="Times New Roman"/>
          <w:color w:val="141823"/>
          <w:sz w:val="24"/>
          <w:szCs w:val="24"/>
          <w:shd w:val="clear" w:color="auto" w:fill="FFFFFF"/>
        </w:rPr>
        <w:t>.</w:t>
      </w:r>
    </w:p>
    <w:p w:rsidR="00587CD8" w:rsidRPr="00BF299F" w:rsidRDefault="00587CD8" w:rsidP="00587CD8">
      <w:pPr>
        <w:pStyle w:val="Prrafodelista"/>
        <w:numPr>
          <w:ilvl w:val="0"/>
          <w:numId w:val="24"/>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(Aplicación Web)Muestra a la </w:t>
      </w:r>
      <w:proofErr w:type="spellStart"/>
      <w:r w:rsidRPr="00BF299F">
        <w:rPr>
          <w:rStyle w:val="textexposedshow"/>
          <w:rFonts w:ascii="Times New Roman" w:hAnsi="Times New Roman" w:cs="Times New Roman"/>
          <w:color w:val="141823"/>
          <w:sz w:val="24"/>
          <w:szCs w:val="24"/>
          <w:shd w:val="clear" w:color="auto" w:fill="FFFFFF"/>
        </w:rPr>
        <w:t>página_principal</w:t>
      </w:r>
      <w:proofErr w:type="spellEnd"/>
    </w:p>
    <w:p w:rsidR="00587CD8" w:rsidRDefault="00587CD8" w:rsidP="00587CD8">
      <w:pPr>
        <w:pStyle w:val="Prrafodelista"/>
        <w:numPr>
          <w:ilvl w:val="0"/>
          <w:numId w:val="24"/>
        </w:numP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Fin de la trayectoria.</w:t>
      </w: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D33061" w:rsidRDefault="00D33061" w:rsidP="001E5347">
      <w:pPr>
        <w:rPr>
          <w:rStyle w:val="textexposedshow"/>
          <w:rFonts w:ascii="Times New Roman" w:hAnsi="Times New Roman" w:cs="Times New Roman"/>
          <w:color w:val="141823"/>
          <w:sz w:val="24"/>
          <w:szCs w:val="24"/>
          <w:shd w:val="clear" w:color="auto" w:fill="FFFFFF"/>
        </w:rPr>
      </w:pPr>
    </w:p>
    <w:p w:rsidR="00D33061" w:rsidRDefault="00D33061"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1E5347" w:rsidRDefault="001E5347" w:rsidP="001E5347">
      <w:pPr>
        <w:rPr>
          <w:rStyle w:val="textexposedshow"/>
          <w:rFonts w:ascii="Times New Roman" w:hAnsi="Times New Roman" w:cs="Times New Roman"/>
          <w:color w:val="141823"/>
          <w:sz w:val="24"/>
          <w:szCs w:val="24"/>
          <w:shd w:val="clear" w:color="auto" w:fill="FFFFFF"/>
        </w:rPr>
      </w:pPr>
    </w:p>
    <w:p w:rsidR="00E13DB5" w:rsidRPr="00BF299F" w:rsidRDefault="008E1CA5" w:rsidP="008E1CA5">
      <w:pPr>
        <w:pStyle w:val="Ttulo3"/>
        <w:ind w:left="360"/>
        <w:rPr>
          <w:rFonts w:ascii="Times New Roman" w:hAnsi="Times New Roman" w:cs="Times New Roman"/>
          <w:noProof/>
          <w:lang w:eastAsia="es-MX"/>
        </w:rPr>
      </w:pPr>
      <w:bookmarkStart w:id="1168" w:name="_Toc421088255"/>
      <w:r>
        <w:rPr>
          <w:rFonts w:ascii="Times New Roman" w:hAnsi="Times New Roman" w:cs="Times New Roman"/>
          <w:noProof/>
          <w:lang w:eastAsia="es-MX"/>
        </w:rPr>
        <w:t>4.3.2</w:t>
      </w:r>
      <w:r w:rsidR="00E13DB5" w:rsidRPr="00BF299F">
        <w:rPr>
          <w:rFonts w:ascii="Times New Roman" w:hAnsi="Times New Roman" w:cs="Times New Roman"/>
          <w:noProof/>
          <w:lang w:eastAsia="es-MX"/>
        </w:rPr>
        <w:t>Diagrama de caso</w:t>
      </w:r>
      <w:r w:rsidR="0091768D" w:rsidRPr="00BF299F">
        <w:rPr>
          <w:rFonts w:ascii="Times New Roman" w:hAnsi="Times New Roman" w:cs="Times New Roman"/>
          <w:noProof/>
          <w:lang w:eastAsia="es-MX"/>
        </w:rPr>
        <w:t>s</w:t>
      </w:r>
      <w:r w:rsidR="00E13DB5" w:rsidRPr="00BF299F">
        <w:rPr>
          <w:rFonts w:ascii="Times New Roman" w:hAnsi="Times New Roman" w:cs="Times New Roman"/>
          <w:noProof/>
          <w:lang w:eastAsia="es-MX"/>
        </w:rPr>
        <w:t xml:space="preserve"> de uso</w:t>
      </w:r>
      <w:r w:rsidR="0091768D" w:rsidRPr="00BF299F">
        <w:rPr>
          <w:rFonts w:ascii="Times New Roman" w:hAnsi="Times New Roman" w:cs="Times New Roman"/>
          <w:noProof/>
          <w:lang w:eastAsia="es-MX"/>
        </w:rPr>
        <w:t xml:space="preserve"> web</w:t>
      </w:r>
      <w:r w:rsidR="00E13DB5" w:rsidRPr="00BF299F">
        <w:rPr>
          <w:rFonts w:ascii="Times New Roman" w:hAnsi="Times New Roman" w:cs="Times New Roman"/>
          <w:noProof/>
          <w:lang w:eastAsia="es-MX"/>
        </w:rPr>
        <w:t xml:space="preserve"> General</w:t>
      </w:r>
      <w:bookmarkEnd w:id="1168"/>
      <w:r w:rsidR="00E13DB5" w:rsidRPr="00BF299F">
        <w:rPr>
          <w:rFonts w:ascii="Times New Roman" w:hAnsi="Times New Roman" w:cs="Times New Roman"/>
          <w:noProof/>
          <w:lang w:eastAsia="es-MX"/>
        </w:rPr>
        <w:t xml:space="preserve"> </w:t>
      </w:r>
    </w:p>
    <w:p w:rsidR="0091768D" w:rsidRPr="00BF299F" w:rsidRDefault="0091768D" w:rsidP="0091768D">
      <w:pPr>
        <w:rPr>
          <w:rFonts w:ascii="Times New Roman" w:hAnsi="Times New Roman" w:cs="Times New Roman"/>
          <w:sz w:val="24"/>
          <w:szCs w:val="24"/>
          <w:lang w:eastAsia="es-MX"/>
        </w:rPr>
      </w:pPr>
    </w:p>
    <w:p w:rsidR="0091768D" w:rsidRPr="00BF299F" w:rsidRDefault="0091768D" w:rsidP="0091768D">
      <w:pPr>
        <w:rPr>
          <w:rFonts w:ascii="Times New Roman" w:hAnsi="Times New Roman" w:cs="Times New Roman"/>
          <w:sz w:val="24"/>
          <w:szCs w:val="24"/>
          <w:lang w:eastAsia="es-MX"/>
        </w:rPr>
      </w:pPr>
      <w:r w:rsidRPr="00BF299F">
        <w:rPr>
          <w:rFonts w:ascii="Times New Roman" w:hAnsi="Times New Roman" w:cs="Times New Roman"/>
          <w:sz w:val="24"/>
          <w:szCs w:val="24"/>
          <w:lang w:eastAsia="es-MX"/>
        </w:rPr>
        <w:lastRenderedPageBreak/>
        <w:t>En este diagrama englobamos los casos de uso que realizara el Nutriólogo.</w:t>
      </w:r>
    </w:p>
    <w:p w:rsidR="0091768D" w:rsidRPr="00BF299F" w:rsidRDefault="0091768D" w:rsidP="0091768D">
      <w:pPr>
        <w:rPr>
          <w:rFonts w:ascii="Times New Roman" w:hAnsi="Times New Roman" w:cs="Times New Roman"/>
          <w:sz w:val="24"/>
          <w:szCs w:val="24"/>
          <w:lang w:eastAsia="es-MX"/>
        </w:rPr>
      </w:pPr>
    </w:p>
    <w:p w:rsidR="00587CD8" w:rsidRPr="00BF299F" w:rsidRDefault="00BA171F" w:rsidP="00BA171F">
      <w:pPr>
        <w:jc w:val="center"/>
        <w:rPr>
          <w:rStyle w:val="textexposedshow"/>
          <w:rFonts w:ascii="Times New Roman" w:hAnsi="Times New Roman" w:cs="Times New Roman"/>
          <w:color w:val="141823"/>
          <w:sz w:val="24"/>
          <w:szCs w:val="24"/>
          <w:shd w:val="clear" w:color="auto" w:fill="FFFFFF"/>
        </w:rPr>
      </w:pPr>
      <w:r>
        <w:rPr>
          <w:noProof/>
          <w:lang w:eastAsia="es-MX"/>
        </w:rPr>
        <w:drawing>
          <wp:inline distT="0" distB="0" distL="0" distR="0">
            <wp:extent cx="5603240" cy="5273675"/>
            <wp:effectExtent l="0" t="0" r="0" b="3175"/>
            <wp:docPr id="25" name="Imagen 25" descr="CasoUsoNutrio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UsoNutrio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3240" cy="5273675"/>
                    </a:xfrm>
                    <a:prstGeom prst="rect">
                      <a:avLst/>
                    </a:prstGeom>
                    <a:noFill/>
                    <a:ln>
                      <a:noFill/>
                    </a:ln>
                  </pic:spPr>
                </pic:pic>
              </a:graphicData>
            </a:graphic>
          </wp:inline>
        </w:drawing>
      </w:r>
    </w:p>
    <w:p w:rsidR="00E13DB5" w:rsidRPr="00BF299F" w:rsidRDefault="008E6F85" w:rsidP="008E6F85">
      <w:pPr>
        <w:pStyle w:val="Descripcin"/>
        <w:jc w:val="center"/>
        <w:rPr>
          <w:rStyle w:val="textexposedshow"/>
          <w:rFonts w:ascii="Times New Roman" w:hAnsi="Times New Roman" w:cs="Times New Roman"/>
          <w:color w:val="141823"/>
          <w:sz w:val="24"/>
          <w:szCs w:val="24"/>
          <w:shd w:val="clear" w:color="auto" w:fill="FFFFFF"/>
          <w:rPrChange w:id="1169" w:author="Almondris Gonzalez" w:date="2015-05-18T22:05:00Z">
            <w:rPr>
              <w:rStyle w:val="textexposedshow"/>
              <w:rFonts w:ascii="Helvetica" w:hAnsi="Helvetica" w:cs="Helvetica"/>
              <w:i w:val="0"/>
              <w:iCs w:val="0"/>
              <w:color w:val="141823"/>
              <w:sz w:val="21"/>
              <w:szCs w:val="21"/>
              <w:shd w:val="clear" w:color="auto" w:fill="FFFFFF"/>
            </w:rPr>
          </w:rPrChange>
        </w:rPr>
      </w:pPr>
      <w:bookmarkStart w:id="1170" w:name="_Toc421060059"/>
      <w:bookmarkStart w:id="1171" w:name="_Toc421209264"/>
      <w:r>
        <w:t xml:space="preserve">Imagen </w:t>
      </w:r>
      <w:fldSimple w:instr=" SEQ Imagen \* ARABIC ">
        <w:r w:rsidR="00DC1A26">
          <w:rPr>
            <w:noProof/>
          </w:rPr>
          <w:t>14</w:t>
        </w:r>
      </w:fldSimple>
      <w:r w:rsidRPr="00F06111">
        <w:t>: Diagrama de Caso de uso Web General</w:t>
      </w:r>
      <w:bookmarkEnd w:id="1170"/>
      <w:bookmarkEnd w:id="1171"/>
    </w:p>
    <w:p w:rsidR="00587CD8" w:rsidRPr="00BF299F" w:rsidRDefault="00587CD8" w:rsidP="00587CD8">
      <w:pPr>
        <w:jc w:val="both"/>
        <w:rPr>
          <w:rStyle w:val="textexposedshow"/>
          <w:rFonts w:ascii="Times New Roman" w:hAnsi="Times New Roman" w:cs="Times New Roman"/>
          <w:color w:val="141823"/>
          <w:sz w:val="24"/>
          <w:szCs w:val="24"/>
          <w:shd w:val="clear" w:color="auto" w:fill="FFFFFF"/>
          <w:rPrChange w:id="1172" w:author="Almondris Gonzalez" w:date="2015-05-18T22:05:00Z">
            <w:rPr>
              <w:rStyle w:val="textexposedshow"/>
              <w:rFonts w:ascii="Helvetica" w:hAnsi="Helvetica" w:cs="Helvetica"/>
              <w:i/>
              <w:iCs/>
              <w:color w:val="141823"/>
              <w:sz w:val="21"/>
              <w:szCs w:val="21"/>
              <w:shd w:val="clear" w:color="auto" w:fill="FFFFFF"/>
            </w:rPr>
          </w:rPrChange>
        </w:rPr>
      </w:pPr>
    </w:p>
    <w:p w:rsidR="00587CD8" w:rsidRDefault="00587CD8" w:rsidP="00587CD8">
      <w:pPr>
        <w:jc w:val="center"/>
        <w:rPr>
          <w:rFonts w:ascii="Times New Roman" w:hAnsi="Times New Roman" w:cs="Times New Roman"/>
          <w:b/>
          <w:color w:val="000000" w:themeColor="text1"/>
          <w:sz w:val="24"/>
          <w:szCs w:val="24"/>
        </w:rPr>
      </w:pPr>
    </w:p>
    <w:p w:rsidR="00D33061" w:rsidRDefault="00D33061" w:rsidP="00587CD8">
      <w:pPr>
        <w:jc w:val="center"/>
        <w:rPr>
          <w:rFonts w:ascii="Times New Roman" w:hAnsi="Times New Roman" w:cs="Times New Roman"/>
          <w:b/>
          <w:color w:val="000000" w:themeColor="text1"/>
          <w:sz w:val="24"/>
          <w:szCs w:val="24"/>
        </w:rPr>
      </w:pPr>
    </w:p>
    <w:p w:rsidR="00083F0B" w:rsidRDefault="00083F0B" w:rsidP="00587CD8">
      <w:pPr>
        <w:jc w:val="center"/>
        <w:rPr>
          <w:rFonts w:ascii="Times New Roman" w:hAnsi="Times New Roman" w:cs="Times New Roman"/>
          <w:b/>
          <w:color w:val="000000" w:themeColor="text1"/>
          <w:sz w:val="24"/>
          <w:szCs w:val="24"/>
        </w:rPr>
      </w:pPr>
    </w:p>
    <w:p w:rsidR="00083F0B" w:rsidRPr="00BF299F" w:rsidRDefault="00083F0B" w:rsidP="00587CD8">
      <w:pPr>
        <w:jc w:val="center"/>
        <w:rPr>
          <w:rFonts w:ascii="Times New Roman" w:hAnsi="Times New Roman" w:cs="Times New Roman"/>
          <w:b/>
          <w:color w:val="000000" w:themeColor="text1"/>
          <w:sz w:val="24"/>
          <w:szCs w:val="24"/>
        </w:rPr>
      </w:pPr>
    </w:p>
    <w:p w:rsidR="00587CD8" w:rsidRPr="00BF299F" w:rsidRDefault="00587CD8" w:rsidP="00587CD8">
      <w:pPr>
        <w:rPr>
          <w:rFonts w:ascii="Times New Roman" w:hAnsi="Times New Roman" w:cs="Times New Roman"/>
          <w:sz w:val="24"/>
          <w:szCs w:val="24"/>
        </w:rPr>
      </w:pPr>
    </w:p>
    <w:p w:rsidR="00BC59A7" w:rsidRPr="00BF299F" w:rsidRDefault="00BC59A7" w:rsidP="00BC59A7">
      <w:pPr>
        <w:jc w:val="both"/>
        <w:rPr>
          <w:rFonts w:ascii="Times New Roman" w:hAnsi="Times New Roman" w:cs="Times New Roman"/>
          <w:b/>
          <w:color w:val="000000" w:themeColor="text1"/>
          <w:sz w:val="24"/>
          <w:szCs w:val="24"/>
        </w:rPr>
      </w:pPr>
    </w:p>
    <w:p w:rsidR="00BC59A7" w:rsidRDefault="00B65A1D" w:rsidP="00BA171F">
      <w:pPr>
        <w:rPr>
          <w:rFonts w:ascii="Times New Roman" w:hAnsi="Times New Roman" w:cs="Times New Roman"/>
          <w:b/>
          <w:color w:val="000000" w:themeColor="text1"/>
        </w:rPr>
      </w:pPr>
      <w:bookmarkStart w:id="1173" w:name="_Toc421088256"/>
      <w:r w:rsidRPr="00BA171F">
        <w:rPr>
          <w:rFonts w:ascii="Times New Roman" w:eastAsiaTheme="majorEastAsia" w:hAnsi="Times New Roman" w:cs="Times New Roman"/>
          <w:noProof/>
          <w:color w:val="1F4D78" w:themeColor="accent1" w:themeShade="7F"/>
          <w:sz w:val="24"/>
          <w:szCs w:val="24"/>
          <w:lang w:eastAsia="es-MX"/>
        </w:rPr>
        <w:lastRenderedPageBreak/>
        <w:t>4.3.3</w:t>
      </w:r>
      <w:r w:rsidR="00BC59A7" w:rsidRPr="00BA171F">
        <w:rPr>
          <w:rFonts w:ascii="Times New Roman" w:eastAsiaTheme="majorEastAsia" w:hAnsi="Times New Roman" w:cs="Times New Roman"/>
          <w:noProof/>
          <w:color w:val="1F4D78" w:themeColor="accent1" w:themeShade="7F"/>
          <w:sz w:val="24"/>
          <w:szCs w:val="24"/>
          <w:lang w:eastAsia="es-MX"/>
        </w:rPr>
        <w:t>Casos de Uso Móvil</w:t>
      </w:r>
      <w:bookmarkEnd w:id="1173"/>
    </w:p>
    <w:p w:rsidR="00C71C70" w:rsidRPr="00C71C70" w:rsidRDefault="00C71C70" w:rsidP="00C71C70"/>
    <w:p w:rsidR="006C7DC5" w:rsidRDefault="006C7DC5" w:rsidP="006C7DC5">
      <w:pPr>
        <w:rPr>
          <w:rFonts w:ascii="Times New Roman" w:hAnsi="Times New Roman" w:cs="Times New Roman"/>
          <w:sz w:val="24"/>
          <w:szCs w:val="24"/>
        </w:rPr>
      </w:pPr>
      <w:r w:rsidRPr="00BF299F">
        <w:rPr>
          <w:rFonts w:ascii="Times New Roman" w:hAnsi="Times New Roman" w:cs="Times New Roman"/>
          <w:sz w:val="24"/>
          <w:szCs w:val="24"/>
        </w:rPr>
        <w:t xml:space="preserve">A continuación se expondrán los casos de Uso de la aplicación </w:t>
      </w:r>
      <w:r w:rsidR="00A166C2" w:rsidRPr="00BF299F">
        <w:rPr>
          <w:rFonts w:ascii="Times New Roman" w:hAnsi="Times New Roman" w:cs="Times New Roman"/>
          <w:sz w:val="24"/>
          <w:szCs w:val="24"/>
        </w:rPr>
        <w:t>Móvil</w:t>
      </w:r>
      <w:r w:rsidR="005A5B93" w:rsidRPr="00BF299F">
        <w:rPr>
          <w:rFonts w:ascii="Times New Roman" w:hAnsi="Times New Roman" w:cs="Times New Roman"/>
          <w:sz w:val="24"/>
          <w:szCs w:val="24"/>
        </w:rPr>
        <w:t>.</w:t>
      </w:r>
    </w:p>
    <w:p w:rsidR="00C225F1" w:rsidRDefault="00C225F1" w:rsidP="006C7DC5">
      <w:pPr>
        <w:rPr>
          <w:rFonts w:ascii="Times New Roman" w:hAnsi="Times New Roman" w:cs="Times New Roman"/>
          <w:sz w:val="24"/>
          <w:szCs w:val="24"/>
        </w:rPr>
      </w:pPr>
      <w:r>
        <w:rPr>
          <w:rFonts w:ascii="Times New Roman" w:hAnsi="Times New Roman" w:cs="Times New Roman"/>
          <w:sz w:val="24"/>
          <w:szCs w:val="24"/>
        </w:rPr>
        <w:t>Caso de uso 1: El paciente accede a la aplicación móvil.</w:t>
      </w:r>
    </w:p>
    <w:tbl>
      <w:tblPr>
        <w:tblStyle w:val="Tabladecuadrcula4-nfasis12"/>
        <w:tblW w:w="0" w:type="auto"/>
        <w:tblLook w:val="04A0" w:firstRow="1" w:lastRow="0" w:firstColumn="1" w:lastColumn="0" w:noHBand="0" w:noVBand="1"/>
      </w:tblPr>
      <w:tblGrid>
        <w:gridCol w:w="3256"/>
        <w:gridCol w:w="5572"/>
      </w:tblGrid>
      <w:tr w:rsidR="00C225F1" w:rsidRPr="00645E85" w:rsidTr="00420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74" w:author="Almondris Gonzalez" w:date="2015-05-18T22:05:00Z">
                  <w:rPr>
                    <w:rStyle w:val="textexposedshow"/>
                    <w:rFonts w:ascii="Helvetica" w:hAnsi="Helvetica" w:cs="Helvetica"/>
                    <w:b w:val="0"/>
                    <w:bCs w:val="0"/>
                    <w:i/>
                    <w:iCs/>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75"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C225F1" w:rsidRPr="00645E85" w:rsidRDefault="00C225F1" w:rsidP="00420E11">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76" w:author="Almondris Gonzalez" w:date="2015-05-18T22:05:00Z">
                  <w:rPr>
                    <w:rStyle w:val="textexposedshow"/>
                    <w:rFonts w:ascii="Helvetica" w:hAnsi="Helvetica" w:cs="Helvetica"/>
                    <w:b w:val="0"/>
                    <w:bCs w:val="0"/>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Acceder a la aplicación móvil</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C225F1" w:rsidRPr="00645E85" w:rsidRDefault="00C225F1" w:rsidP="00420E11">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77" w:author="Almondris Gonzalez" w:date="2015-05-18T22:05:00Z">
                  <w:rPr>
                    <w:rStyle w:val="textexposedshow"/>
                    <w:rFonts w:ascii="Times New Roman" w:hAnsi="Times New Roman" w:cs="Times New Roman"/>
                    <w:b/>
                    <w:bCs/>
                    <w:color w:val="141823"/>
                    <w:sz w:val="24"/>
                    <w:szCs w:val="24"/>
                    <w:shd w:val="clear" w:color="auto" w:fill="FFFFFF"/>
                  </w:rPr>
                </w:rPrChange>
              </w:rPr>
            </w:pPr>
            <w:r>
              <w:rPr>
                <w:rStyle w:val="textexposedshow"/>
                <w:rFonts w:ascii="Times New Roman" w:hAnsi="Times New Roman" w:cs="Times New Roman"/>
                <w:color w:val="141823"/>
                <w:sz w:val="24"/>
                <w:szCs w:val="24"/>
                <w:shd w:val="clear" w:color="auto" w:fill="FFFFFF"/>
              </w:rPr>
              <w:t>CDUM1</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Pr>
          <w:p w:rsidR="00C225F1"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Tipo</w:t>
            </w:r>
          </w:p>
        </w:tc>
        <w:tc>
          <w:tcPr>
            <w:tcW w:w="5572" w:type="dxa"/>
          </w:tcPr>
          <w:p w:rsidR="00C225F1" w:rsidRDefault="00C225F1" w:rsidP="00420E11">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Móvil</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225F1"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No de Requerimiento</w:t>
            </w:r>
          </w:p>
        </w:tc>
        <w:tc>
          <w:tcPr>
            <w:tcW w:w="5572" w:type="dxa"/>
          </w:tcPr>
          <w:p w:rsidR="00C225F1" w:rsidRDefault="00C225F1" w:rsidP="00420E11">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1</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78"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79"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80"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Paciente, Base de datos</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81"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82"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83"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 xml:space="preserve">El usuario paciente podrá acceder al sistema introduciendo su respectivo nombre de usuario y contraseña. </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84"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85"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86"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El paciente solo será registrado por el nutriólogo</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87"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88"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89"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En la página de inicio de la aplicación se mostrará la opción de “Iniciar sesión”.</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90"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91"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92" w:author="Almondris Gonzalez" w:date="2015-05-18T22:05:00Z">
                  <w:rPr>
                    <w:rStyle w:val="textexposedshow"/>
                    <w:rFonts w:ascii="Helvetica" w:hAnsi="Helvetica" w:cs="Helvetica"/>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93" w:author="Almondris Gonzalez" w:date="2015-05-18T22:05:00Z">
                  <w:rPr>
                    <w:rStyle w:val="textexposedshow"/>
                    <w:rFonts w:ascii="Helvetica" w:hAnsi="Helvetica" w:cs="Helvetica"/>
                    <w:color w:val="141823"/>
                    <w:sz w:val="21"/>
                    <w:szCs w:val="21"/>
                    <w:shd w:val="clear" w:color="auto" w:fill="FFFFFF"/>
                  </w:rPr>
                </w:rPrChange>
              </w:rPr>
              <w:t xml:space="preserve">Para </w:t>
            </w:r>
            <w:r>
              <w:rPr>
                <w:rStyle w:val="textexposedshow"/>
                <w:rFonts w:ascii="Times New Roman" w:hAnsi="Times New Roman" w:cs="Times New Roman"/>
                <w:color w:val="141823"/>
                <w:sz w:val="24"/>
                <w:szCs w:val="24"/>
                <w:shd w:val="clear" w:color="auto" w:fill="FFFFFF"/>
              </w:rPr>
              <w:t>poder acceder al sistema es necesario que el nutriólogo lo dé de alta.</w:t>
            </w:r>
            <w:r w:rsidRPr="00645E85">
              <w:rPr>
                <w:rStyle w:val="textexposedshow"/>
                <w:rFonts w:ascii="Times New Roman" w:hAnsi="Times New Roman" w:cs="Times New Roman"/>
                <w:color w:val="141823"/>
                <w:sz w:val="24"/>
                <w:szCs w:val="24"/>
                <w:shd w:val="clear" w:color="auto" w:fill="FFFFFF"/>
                <w:rPrChange w:id="1194" w:author="Almondris Gonzalez" w:date="2015-05-18T22:05:00Z">
                  <w:rPr>
                    <w:rStyle w:val="textexposedshow"/>
                    <w:rFonts w:ascii="Helvetica" w:hAnsi="Helvetica" w:cs="Helvetica"/>
                    <w:color w:val="141823"/>
                    <w:sz w:val="21"/>
                    <w:szCs w:val="21"/>
                    <w:shd w:val="clear" w:color="auto" w:fill="FFFFFF"/>
                  </w:rPr>
                </w:rPrChange>
              </w:rPr>
              <w:t xml:space="preserve"> </w:t>
            </w:r>
            <w:r>
              <w:rPr>
                <w:rStyle w:val="textexposedshow"/>
                <w:rFonts w:ascii="Times New Roman" w:hAnsi="Times New Roman" w:cs="Times New Roman"/>
                <w:color w:val="141823"/>
                <w:sz w:val="24"/>
                <w:szCs w:val="24"/>
                <w:shd w:val="clear" w:color="auto" w:fill="FFFFFF"/>
              </w:rPr>
              <w:t>Y el Paciente introduzca su usuario y contraseña correcta.</w:t>
            </w:r>
          </w:p>
        </w:tc>
      </w:tr>
    </w:tbl>
    <w:p w:rsidR="00EB2226" w:rsidRDefault="00EB2226" w:rsidP="00EB2226">
      <w:pPr>
        <w:pStyle w:val="Descripcin"/>
        <w:keepNext/>
        <w:jc w:val="center"/>
      </w:pPr>
      <w:bookmarkStart w:id="1195" w:name="_Toc421062306"/>
      <w:r>
        <w:t xml:space="preserve">Tabla </w:t>
      </w:r>
      <w:fldSimple w:instr=" SEQ Tabla \* ARABIC ">
        <w:r w:rsidR="00DC1A26">
          <w:rPr>
            <w:noProof/>
          </w:rPr>
          <w:t>26</w:t>
        </w:r>
      </w:fldSimple>
      <w:r w:rsidRPr="007450E3">
        <w:t xml:space="preserve"> CDUM1: Acceder a la aplicación móvil.</w:t>
      </w:r>
      <w:bookmarkEnd w:id="1195"/>
    </w:p>
    <w:p w:rsidR="00C225F1" w:rsidRPr="0006581D" w:rsidRDefault="00C225F1" w:rsidP="00C225F1">
      <w:pPr>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Principal</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 Selecciona la página de inicio del sistema.</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(Aplicación Móvil) Muestra pá</w:t>
      </w:r>
      <w:r w:rsidRPr="0006581D">
        <w:rPr>
          <w:rStyle w:val="textexposedshow"/>
          <w:rFonts w:ascii="Times New Roman" w:hAnsi="Times New Roman" w:cs="Times New Roman"/>
          <w:color w:val="141823"/>
          <w:sz w:val="24"/>
          <w:szCs w:val="24"/>
          <w:shd w:val="clear" w:color="auto" w:fill="FFFFFF"/>
        </w:rPr>
        <w:t>gina y la opción de "Iniciar sesión".</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 Introduce usuario y contraseña, y oprime el botón "Iniciar sesión".</w:t>
      </w:r>
      <w:r>
        <w:rPr>
          <w:rStyle w:val="textexposedshow"/>
          <w:rFonts w:ascii="Times New Roman" w:hAnsi="Times New Roman" w:cs="Times New Roman"/>
          <w:color w:val="141823"/>
          <w:sz w:val="24"/>
          <w:szCs w:val="24"/>
          <w:shd w:val="clear" w:color="auto" w:fill="FFFFFF"/>
        </w:rPr>
        <w:t xml:space="preserve"> </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t>
      </w:r>
      <w:r>
        <w:rPr>
          <w:rStyle w:val="textexposedshow"/>
          <w:rFonts w:ascii="Times New Roman" w:hAnsi="Times New Roman" w:cs="Times New Roman"/>
          <w:color w:val="141823"/>
          <w:sz w:val="24"/>
          <w:szCs w:val="24"/>
          <w:shd w:val="clear" w:color="auto" w:fill="FFFFFF"/>
        </w:rPr>
        <w:t>Móvil</w:t>
      </w:r>
      <w:r w:rsidRPr="0006581D">
        <w:rPr>
          <w:rStyle w:val="textexposedshow"/>
          <w:rFonts w:ascii="Times New Roman" w:hAnsi="Times New Roman" w:cs="Times New Roman"/>
          <w:color w:val="141823"/>
          <w:sz w:val="24"/>
          <w:szCs w:val="24"/>
          <w:shd w:val="clear" w:color="auto" w:fill="FFFFFF"/>
        </w:rPr>
        <w:t>) Envía los datos al servidor.</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(Web </w:t>
      </w:r>
      <w:proofErr w:type="spellStart"/>
      <w:r w:rsidRPr="0006581D">
        <w:rPr>
          <w:rStyle w:val="textexposedshow"/>
          <w:rFonts w:ascii="Times New Roman" w:hAnsi="Times New Roman" w:cs="Times New Roman"/>
          <w:color w:val="141823"/>
          <w:sz w:val="24"/>
          <w:szCs w:val="24"/>
          <w:shd w:val="clear" w:color="auto" w:fill="FFFFFF"/>
        </w:rPr>
        <w:t>Service</w:t>
      </w:r>
      <w:proofErr w:type="spellEnd"/>
      <w:r w:rsidRPr="0006581D">
        <w:rPr>
          <w:rStyle w:val="textexposedshow"/>
          <w:rFonts w:ascii="Times New Roman" w:hAnsi="Times New Roman" w:cs="Times New Roman"/>
          <w:color w:val="141823"/>
          <w:sz w:val="24"/>
          <w:szCs w:val="24"/>
          <w:shd w:val="clear" w:color="auto" w:fill="FFFFFF"/>
        </w:rPr>
        <w:t>) Verifica que los datos sean correctos. Trayectoria A</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t>
      </w:r>
      <w:r>
        <w:rPr>
          <w:rStyle w:val="textexposedshow"/>
          <w:rFonts w:ascii="Times New Roman" w:hAnsi="Times New Roman" w:cs="Times New Roman"/>
          <w:color w:val="141823"/>
          <w:sz w:val="24"/>
          <w:szCs w:val="24"/>
          <w:shd w:val="clear" w:color="auto" w:fill="FFFFFF"/>
        </w:rPr>
        <w:t>Móvil</w:t>
      </w:r>
      <w:r w:rsidRPr="0006581D">
        <w:rPr>
          <w:rStyle w:val="textexposedshow"/>
          <w:rFonts w:ascii="Times New Roman" w:hAnsi="Times New Roman" w:cs="Times New Roman"/>
          <w:color w:val="141823"/>
          <w:sz w:val="24"/>
          <w:szCs w:val="24"/>
          <w:shd w:val="clear" w:color="auto" w:fill="FFFFFF"/>
        </w:rPr>
        <w:t xml:space="preserve">) Muestra la página de perfil del </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 xml:space="preserve">) Accedió al sistema. </w:t>
      </w:r>
    </w:p>
    <w:p w:rsidR="00C225F1" w:rsidRPr="0006581D" w:rsidRDefault="00C225F1" w:rsidP="00C225F1">
      <w:pPr>
        <w:pStyle w:val="Sinespaciado"/>
        <w:numPr>
          <w:ilvl w:val="0"/>
          <w:numId w:val="45"/>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Fin de la trayectoria.</w:t>
      </w:r>
    </w:p>
    <w:p w:rsidR="00C225F1" w:rsidRDefault="00C225F1" w:rsidP="00C225F1">
      <w:pPr>
        <w:pStyle w:val="Sinespaciado"/>
        <w:rPr>
          <w:rStyle w:val="textexposedshow"/>
          <w:rFonts w:ascii="Times New Roman" w:hAnsi="Times New Roman" w:cs="Times New Roman"/>
          <w:color w:val="141823"/>
          <w:sz w:val="24"/>
          <w:szCs w:val="24"/>
          <w:shd w:val="clear" w:color="auto" w:fill="FFFFFF"/>
        </w:rPr>
      </w:pPr>
    </w:p>
    <w:p w:rsidR="00C225F1" w:rsidRPr="0006581D" w:rsidRDefault="00C225F1" w:rsidP="00C225F1">
      <w:pPr>
        <w:pStyle w:val="Sinespaciado"/>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A: El usuario o contraseña son incorrectos.</w:t>
      </w:r>
    </w:p>
    <w:p w:rsidR="00C225F1" w:rsidRPr="0006581D" w:rsidRDefault="00C225F1" w:rsidP="00C225F1">
      <w:pPr>
        <w:pStyle w:val="Sinespaciado"/>
        <w:numPr>
          <w:ilvl w:val="0"/>
          <w:numId w:val="46"/>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(Web </w:t>
      </w:r>
      <w:proofErr w:type="spellStart"/>
      <w:r w:rsidRPr="0006581D">
        <w:rPr>
          <w:rStyle w:val="textexposedshow"/>
          <w:rFonts w:ascii="Times New Roman" w:hAnsi="Times New Roman" w:cs="Times New Roman"/>
          <w:color w:val="141823"/>
          <w:sz w:val="24"/>
          <w:szCs w:val="24"/>
          <w:shd w:val="clear" w:color="auto" w:fill="FFFFFF"/>
        </w:rPr>
        <w:t>Service</w:t>
      </w:r>
      <w:proofErr w:type="spellEnd"/>
      <w:r w:rsidRPr="0006581D">
        <w:rPr>
          <w:rStyle w:val="textexposedshow"/>
          <w:rFonts w:ascii="Times New Roman" w:hAnsi="Times New Roman" w:cs="Times New Roman"/>
          <w:color w:val="141823"/>
          <w:sz w:val="24"/>
          <w:szCs w:val="24"/>
          <w:shd w:val="clear" w:color="auto" w:fill="FFFFFF"/>
        </w:rPr>
        <w:t>) Verifica incorrectos los datos introducidos.</w:t>
      </w:r>
    </w:p>
    <w:p w:rsidR="00C225F1" w:rsidRPr="0006581D" w:rsidRDefault="00C225F1" w:rsidP="00C225F1">
      <w:pPr>
        <w:pStyle w:val="Sinespaciado"/>
        <w:numPr>
          <w:ilvl w:val="0"/>
          <w:numId w:val="46"/>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(Aplicación</w:t>
      </w:r>
      <w:r w:rsidRPr="0006581D">
        <w:rPr>
          <w:rStyle w:val="textexposedshow"/>
          <w:rFonts w:ascii="Times New Roman" w:hAnsi="Times New Roman" w:cs="Times New Roman"/>
          <w:color w:val="141823"/>
          <w:sz w:val="24"/>
          <w:szCs w:val="24"/>
          <w:shd w:val="clear" w:color="auto" w:fill="FFFFFF"/>
        </w:rPr>
        <w:t xml:space="preserve"> </w:t>
      </w:r>
      <w:r>
        <w:rPr>
          <w:rStyle w:val="textexposedshow"/>
          <w:rFonts w:ascii="Times New Roman" w:hAnsi="Times New Roman" w:cs="Times New Roman"/>
          <w:color w:val="141823"/>
          <w:sz w:val="24"/>
          <w:szCs w:val="24"/>
          <w:shd w:val="clear" w:color="auto" w:fill="FFFFFF"/>
        </w:rPr>
        <w:t>Móvil</w:t>
      </w:r>
      <w:r w:rsidRPr="0006581D">
        <w:rPr>
          <w:rStyle w:val="textexposedshow"/>
          <w:rFonts w:ascii="Times New Roman" w:hAnsi="Times New Roman" w:cs="Times New Roman"/>
          <w:color w:val="141823"/>
          <w:sz w:val="24"/>
          <w:szCs w:val="24"/>
          <w:shd w:val="clear" w:color="auto" w:fill="FFFFFF"/>
        </w:rPr>
        <w:t xml:space="preserve">) envía una alerta "Tu nombre </w:t>
      </w:r>
      <w:r>
        <w:rPr>
          <w:rStyle w:val="textexposedshow"/>
          <w:rFonts w:ascii="Times New Roman" w:hAnsi="Times New Roman" w:cs="Times New Roman"/>
          <w:color w:val="141823"/>
          <w:sz w:val="24"/>
          <w:szCs w:val="24"/>
          <w:shd w:val="clear" w:color="auto" w:fill="FFFFFF"/>
        </w:rPr>
        <w:t>de usuario o contraseña no es vá</w:t>
      </w:r>
      <w:r w:rsidRPr="0006581D">
        <w:rPr>
          <w:rStyle w:val="textexposedshow"/>
          <w:rFonts w:ascii="Times New Roman" w:hAnsi="Times New Roman" w:cs="Times New Roman"/>
          <w:color w:val="141823"/>
          <w:sz w:val="24"/>
          <w:szCs w:val="24"/>
          <w:shd w:val="clear" w:color="auto" w:fill="FFFFFF"/>
        </w:rPr>
        <w:t>lida, vuelve a introducir tus datos".</w:t>
      </w:r>
    </w:p>
    <w:p w:rsidR="00C225F1" w:rsidRPr="0006581D" w:rsidRDefault="00C225F1" w:rsidP="00C225F1">
      <w:pPr>
        <w:pStyle w:val="Sinespaciado"/>
        <w:numPr>
          <w:ilvl w:val="0"/>
          <w:numId w:val="46"/>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 Escribe los datos correctos.</w:t>
      </w:r>
    </w:p>
    <w:p w:rsidR="00C225F1" w:rsidRPr="0006581D" w:rsidRDefault="00C225F1" w:rsidP="00C225F1">
      <w:pPr>
        <w:pStyle w:val="Sinespaciado"/>
        <w:numPr>
          <w:ilvl w:val="0"/>
          <w:numId w:val="46"/>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 xml:space="preserve">(Aplicación </w:t>
      </w:r>
      <w:r>
        <w:rPr>
          <w:rStyle w:val="textexposedshow"/>
          <w:rFonts w:ascii="Times New Roman" w:hAnsi="Times New Roman" w:cs="Times New Roman"/>
          <w:color w:val="141823"/>
          <w:sz w:val="24"/>
          <w:szCs w:val="24"/>
          <w:shd w:val="clear" w:color="auto" w:fill="FFFFFF"/>
        </w:rPr>
        <w:t>Móvil</w:t>
      </w:r>
      <w:r w:rsidRPr="0006581D">
        <w:rPr>
          <w:rStyle w:val="textexposedshow"/>
          <w:rFonts w:ascii="Times New Roman" w:hAnsi="Times New Roman" w:cs="Times New Roman"/>
          <w:color w:val="141823"/>
          <w:sz w:val="24"/>
          <w:szCs w:val="24"/>
          <w:shd w:val="clear" w:color="auto" w:fill="FFFFFF"/>
        </w:rPr>
        <w:t xml:space="preserve">) Muestra la página de perfil del </w:t>
      </w:r>
      <w:r>
        <w:rPr>
          <w:rStyle w:val="textexposedshow"/>
          <w:rFonts w:ascii="Times New Roman" w:hAnsi="Times New Roman" w:cs="Times New Roman"/>
          <w:color w:val="141823"/>
          <w:sz w:val="24"/>
          <w:szCs w:val="24"/>
          <w:shd w:val="clear" w:color="auto" w:fill="FFFFFF"/>
        </w:rPr>
        <w:t>paciente</w:t>
      </w:r>
      <w:r w:rsidRPr="0006581D">
        <w:rPr>
          <w:rStyle w:val="textexposedshow"/>
          <w:rFonts w:ascii="Times New Roman" w:hAnsi="Times New Roman" w:cs="Times New Roman"/>
          <w:color w:val="141823"/>
          <w:sz w:val="24"/>
          <w:szCs w:val="24"/>
          <w:shd w:val="clear" w:color="auto" w:fill="FFFFFF"/>
        </w:rPr>
        <w:t>.</w:t>
      </w:r>
    </w:p>
    <w:p w:rsidR="00C225F1" w:rsidRPr="0006581D" w:rsidRDefault="00C225F1" w:rsidP="00C225F1">
      <w:pPr>
        <w:pStyle w:val="Sinespaciado"/>
        <w:numPr>
          <w:ilvl w:val="0"/>
          <w:numId w:val="46"/>
        </w:numPr>
        <w:rPr>
          <w:rStyle w:val="textexposedshow"/>
          <w:rFonts w:ascii="Times New Roman" w:hAnsi="Times New Roman" w:cs="Times New Roman"/>
          <w:color w:val="141823"/>
          <w:sz w:val="24"/>
          <w:szCs w:val="24"/>
          <w:shd w:val="clear" w:color="auto" w:fill="FFFFFF"/>
        </w:rPr>
      </w:pPr>
      <w:r w:rsidRPr="0006581D">
        <w:rPr>
          <w:rStyle w:val="textexposedshow"/>
          <w:rFonts w:ascii="Times New Roman" w:hAnsi="Times New Roman" w:cs="Times New Roman"/>
          <w:color w:val="141823"/>
          <w:sz w:val="24"/>
          <w:szCs w:val="24"/>
          <w:shd w:val="clear" w:color="auto" w:fill="FFFFFF"/>
        </w:rPr>
        <w:t>Fin de la trayectoria.</w:t>
      </w:r>
    </w:p>
    <w:p w:rsidR="00C225F1" w:rsidRDefault="00C225F1" w:rsidP="00C225F1"/>
    <w:p w:rsidR="00C225F1" w:rsidRDefault="00C225F1" w:rsidP="00C225F1"/>
    <w:p w:rsidR="00C71C70" w:rsidRDefault="00C71C70" w:rsidP="00C225F1"/>
    <w:p w:rsidR="00C225F1" w:rsidRDefault="00C225F1" w:rsidP="00C225F1"/>
    <w:p w:rsidR="00C225F1" w:rsidRDefault="002E2E1A" w:rsidP="006C7DC5">
      <w:pPr>
        <w:rPr>
          <w:rFonts w:ascii="Times New Roman" w:hAnsi="Times New Roman" w:cs="Times New Roman"/>
          <w:sz w:val="24"/>
          <w:szCs w:val="24"/>
        </w:rPr>
      </w:pPr>
      <w:r>
        <w:rPr>
          <w:rFonts w:ascii="Times New Roman" w:hAnsi="Times New Roman" w:cs="Times New Roman"/>
          <w:sz w:val="24"/>
          <w:szCs w:val="24"/>
        </w:rPr>
        <w:lastRenderedPageBreak/>
        <w:t xml:space="preserve">Caso de uso 2: </w:t>
      </w:r>
      <w:r w:rsidR="00C225F1">
        <w:rPr>
          <w:rFonts w:ascii="Times New Roman" w:hAnsi="Times New Roman" w:cs="Times New Roman"/>
          <w:sz w:val="24"/>
          <w:szCs w:val="24"/>
        </w:rPr>
        <w:t>El paciente podrá registrar sus alimentos consumidos.</w:t>
      </w:r>
    </w:p>
    <w:tbl>
      <w:tblPr>
        <w:tblStyle w:val="Tabladecuadrcula4-nfasis12"/>
        <w:tblW w:w="0" w:type="auto"/>
        <w:tblLook w:val="04A0" w:firstRow="1" w:lastRow="0" w:firstColumn="1" w:lastColumn="0" w:noHBand="0" w:noVBand="1"/>
      </w:tblPr>
      <w:tblGrid>
        <w:gridCol w:w="3256"/>
        <w:gridCol w:w="5572"/>
      </w:tblGrid>
      <w:tr w:rsidR="00C225F1" w:rsidRPr="00645E85" w:rsidTr="00420E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196" w:author="Almondris Gonzalez" w:date="2015-05-18T22:05:00Z">
                  <w:rPr>
                    <w:rStyle w:val="textexposedshow"/>
                    <w:rFonts w:ascii="Helvetica" w:hAnsi="Helvetica" w:cs="Helvetica"/>
                    <w:b w:val="0"/>
                    <w:bCs w:val="0"/>
                    <w:i/>
                    <w:iCs/>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197"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C225F1" w:rsidRPr="00645E85" w:rsidRDefault="00C225F1" w:rsidP="00420E11">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98" w:author="Almondris Gonzalez" w:date="2015-05-18T22:05:00Z">
                  <w:rPr>
                    <w:rStyle w:val="textexposedshow"/>
                    <w:rFonts w:ascii="Helvetica" w:hAnsi="Helvetica" w:cs="Helvetica"/>
                    <w:b w:val="0"/>
                    <w:bCs w:val="0"/>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Registrar alimentos</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C225F1" w:rsidRPr="00645E85" w:rsidRDefault="00C225F1" w:rsidP="00420E11">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199" w:author="Almondris Gonzalez" w:date="2015-05-18T22:05:00Z">
                  <w:rPr>
                    <w:rStyle w:val="textexposedshow"/>
                    <w:rFonts w:ascii="Times New Roman" w:hAnsi="Times New Roman" w:cs="Times New Roman"/>
                    <w:b/>
                    <w:bCs/>
                    <w:color w:val="141823"/>
                    <w:sz w:val="24"/>
                    <w:szCs w:val="24"/>
                    <w:shd w:val="clear" w:color="auto" w:fill="FFFFFF"/>
                  </w:rPr>
                </w:rPrChange>
              </w:rPr>
            </w:pPr>
            <w:r>
              <w:rPr>
                <w:rStyle w:val="textexposedshow"/>
                <w:rFonts w:ascii="Times New Roman" w:hAnsi="Times New Roman" w:cs="Times New Roman"/>
                <w:color w:val="141823"/>
                <w:sz w:val="24"/>
                <w:szCs w:val="24"/>
                <w:shd w:val="clear" w:color="auto" w:fill="FFFFFF"/>
              </w:rPr>
              <w:t>CDUM2</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Pr>
          <w:p w:rsidR="00C225F1"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Tipo</w:t>
            </w:r>
          </w:p>
        </w:tc>
        <w:tc>
          <w:tcPr>
            <w:tcW w:w="5572" w:type="dxa"/>
          </w:tcPr>
          <w:p w:rsidR="00C225F1" w:rsidRDefault="00C225F1" w:rsidP="00420E11">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Móvil</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225F1" w:rsidRDefault="00C225F1" w:rsidP="00420E11">
            <w:pPr>
              <w:jc w:val="cente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No de Requerimiento</w:t>
            </w:r>
          </w:p>
        </w:tc>
        <w:tc>
          <w:tcPr>
            <w:tcW w:w="5572" w:type="dxa"/>
          </w:tcPr>
          <w:p w:rsidR="00C225F1" w:rsidRDefault="00C225F1" w:rsidP="00420E11">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2</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200"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201"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02"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Paciente, Base de datos.</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203"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204"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05"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 xml:space="preserve">El usuario registrará las porciones de los alimentos consumidos en cada comida durante el día. Para llevar un conteo de sus calorías. </w:t>
            </w:r>
            <w:r w:rsidRPr="00645E85">
              <w:rPr>
                <w:rStyle w:val="textexposedshow"/>
                <w:rFonts w:ascii="Times New Roman" w:hAnsi="Times New Roman" w:cs="Times New Roman"/>
                <w:color w:val="141823"/>
                <w:sz w:val="24"/>
                <w:szCs w:val="24"/>
                <w:shd w:val="clear" w:color="auto" w:fill="FFFFFF"/>
                <w:rPrChange w:id="1206" w:author="Almondris Gonzalez" w:date="2015-05-18T22:05:00Z">
                  <w:rPr>
                    <w:rStyle w:val="textexposedshow"/>
                    <w:rFonts w:ascii="Helvetica" w:hAnsi="Helvetica" w:cs="Helvetica"/>
                    <w:color w:val="141823"/>
                    <w:sz w:val="21"/>
                    <w:szCs w:val="21"/>
                    <w:shd w:val="clear" w:color="auto" w:fill="FFFFFF"/>
                  </w:rPr>
                </w:rPrChange>
              </w:rPr>
              <w:t xml:space="preserve"> </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207"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208"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09"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 xml:space="preserve">El paciente solo registrará los alimentos si lo ha consumido. </w:t>
            </w:r>
          </w:p>
        </w:tc>
      </w:tr>
      <w:tr w:rsidR="00C225F1" w:rsidRPr="00645E85" w:rsidTr="00420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210"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211"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12"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En la página de perfil de usuario, el usuario tendrá la opción de registrar sus alimentos. Se mostraran los respectivos tiempos de comida durante el día y el usuario deberá agregar las porciones de los alimentos consumidos. Se guardarán los alimentos diarios.</w:t>
            </w:r>
          </w:p>
        </w:tc>
      </w:tr>
      <w:tr w:rsidR="00C225F1" w:rsidRPr="00645E85" w:rsidTr="00420E11">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225F1" w:rsidP="00420E11">
            <w:pPr>
              <w:jc w:val="center"/>
              <w:rPr>
                <w:rStyle w:val="textexposedshow"/>
                <w:rFonts w:ascii="Times New Roman" w:hAnsi="Times New Roman" w:cs="Times New Roman"/>
                <w:color w:val="141823"/>
                <w:sz w:val="24"/>
                <w:szCs w:val="24"/>
                <w:shd w:val="clear" w:color="auto" w:fill="FFFFFF"/>
                <w:rPrChange w:id="1213" w:author="Almondris Gonzalez" w:date="2015-05-18T22:05:00Z">
                  <w:rPr>
                    <w:rStyle w:val="textexposedshow"/>
                    <w:rFonts w:ascii="Helvetica" w:hAnsi="Helvetica" w:cs="Helvetica"/>
                    <w:b w:val="0"/>
                    <w:bCs w:val="0"/>
                    <w:color w:val="141823"/>
                    <w:sz w:val="21"/>
                    <w:szCs w:val="21"/>
                    <w:shd w:val="clear" w:color="auto" w:fill="FFFFFF"/>
                  </w:rPr>
                </w:rPrChange>
              </w:rPr>
            </w:pPr>
            <w:r w:rsidRPr="00645E85">
              <w:rPr>
                <w:rStyle w:val="textexposedshow"/>
                <w:rFonts w:ascii="Times New Roman" w:hAnsi="Times New Roman" w:cs="Times New Roman"/>
                <w:color w:val="141823"/>
                <w:sz w:val="24"/>
                <w:szCs w:val="24"/>
                <w:shd w:val="clear" w:color="auto" w:fill="FFFFFF"/>
                <w:rPrChange w:id="1214"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C225F1" w:rsidRPr="00645E85" w:rsidRDefault="00C71C70" w:rsidP="00420E11">
            <w:pP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15"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El paciente deberá estar registrado en la aplicación para poder hacer un registro de los alimentos.</w:t>
            </w:r>
          </w:p>
        </w:tc>
      </w:tr>
    </w:tbl>
    <w:p w:rsidR="00EB2226" w:rsidRDefault="00EB2226" w:rsidP="00EB2226">
      <w:pPr>
        <w:pStyle w:val="Descripcin"/>
        <w:keepNext/>
        <w:jc w:val="center"/>
      </w:pPr>
      <w:bookmarkStart w:id="1216" w:name="_Toc421062307"/>
      <w:r>
        <w:t xml:space="preserve">Tabla </w:t>
      </w:r>
      <w:fldSimple w:instr=" SEQ Tabla \* ARABIC ">
        <w:r w:rsidR="00DC1A26">
          <w:rPr>
            <w:noProof/>
          </w:rPr>
          <w:t>27</w:t>
        </w:r>
      </w:fldSimple>
      <w:r w:rsidRPr="00EE37CF">
        <w:t xml:space="preserve">  CDUM2: Registrar alimentos.</w:t>
      </w:r>
      <w:bookmarkEnd w:id="1216"/>
    </w:p>
    <w:p w:rsidR="00C225F1" w:rsidRPr="0006581D" w:rsidRDefault="00C225F1" w:rsidP="00C225F1">
      <w:pPr>
        <w:rPr>
          <w:rStyle w:val="textexposedshow"/>
          <w:rFonts w:ascii="Times New Roman" w:hAnsi="Times New Roman" w:cs="Times New Roman"/>
          <w:b/>
          <w:color w:val="141823"/>
          <w:sz w:val="24"/>
          <w:szCs w:val="24"/>
          <w:shd w:val="clear" w:color="auto" w:fill="FFFFFF"/>
        </w:rPr>
      </w:pPr>
      <w:r w:rsidRPr="0006581D">
        <w:rPr>
          <w:rStyle w:val="textexposedshow"/>
          <w:rFonts w:ascii="Times New Roman" w:hAnsi="Times New Roman" w:cs="Times New Roman"/>
          <w:b/>
          <w:color w:val="141823"/>
          <w:sz w:val="24"/>
          <w:szCs w:val="24"/>
          <w:shd w:val="clear" w:color="auto" w:fill="FFFFFF"/>
        </w:rPr>
        <w:t>Trayectoria Principal.</w:t>
      </w:r>
    </w:p>
    <w:p w:rsidR="00C225F1" w:rsidRPr="00645E85" w:rsidRDefault="00C225F1" w:rsidP="00C225F1">
      <w:pPr>
        <w:pStyle w:val="Prrafodelista"/>
        <w:numPr>
          <w:ilvl w:val="0"/>
          <w:numId w:val="21"/>
        </w:numPr>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(Paciente</w:t>
      </w:r>
      <w:r w:rsidRPr="00645E85">
        <w:rPr>
          <w:rStyle w:val="textexposedshow"/>
          <w:rFonts w:ascii="Times New Roman" w:hAnsi="Times New Roman" w:cs="Times New Roman"/>
          <w:color w:val="141823"/>
          <w:sz w:val="24"/>
          <w:szCs w:val="24"/>
          <w:shd w:val="clear" w:color="auto" w:fill="FFFFFF"/>
        </w:rPr>
        <w:t>) Selecciona la opción “</w:t>
      </w:r>
      <w:r>
        <w:rPr>
          <w:rStyle w:val="textexposedshow"/>
          <w:rFonts w:ascii="Times New Roman" w:hAnsi="Times New Roman" w:cs="Times New Roman"/>
          <w:color w:val="141823"/>
          <w:sz w:val="24"/>
          <w:szCs w:val="24"/>
          <w:shd w:val="clear" w:color="auto" w:fill="FFFFFF"/>
        </w:rPr>
        <w:t>Registrar alimentos</w:t>
      </w:r>
      <w:r w:rsidRPr="00645E85">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 xml:space="preserve"> en la página “Alimentos”</w:t>
      </w:r>
      <w:r w:rsidRPr="00645E85">
        <w:rPr>
          <w:rStyle w:val="textexposedshow"/>
          <w:rFonts w:ascii="Times New Roman" w:hAnsi="Times New Roman" w:cs="Times New Roman"/>
          <w:color w:val="141823"/>
          <w:sz w:val="24"/>
          <w:szCs w:val="24"/>
          <w:shd w:val="clear" w:color="auto" w:fill="FFFFFF"/>
        </w:rPr>
        <w:t>.</w:t>
      </w:r>
    </w:p>
    <w:p w:rsidR="00C225F1" w:rsidRPr="00645E85" w:rsidRDefault="00C225F1" w:rsidP="00C225F1">
      <w:pPr>
        <w:pStyle w:val="Prrafodelista"/>
        <w:numPr>
          <w:ilvl w:val="0"/>
          <w:numId w:val="21"/>
        </w:numPr>
        <w:rPr>
          <w:rStyle w:val="textexposedshow"/>
          <w:rFonts w:ascii="Times New Roman" w:hAnsi="Times New Roman" w:cs="Times New Roman"/>
          <w:color w:val="141823"/>
          <w:sz w:val="24"/>
          <w:szCs w:val="24"/>
          <w:shd w:val="clear" w:color="auto" w:fill="FFFFFF"/>
        </w:rPr>
      </w:pPr>
      <w:r w:rsidRPr="00645E85">
        <w:rPr>
          <w:rStyle w:val="textexposedshow"/>
          <w:rFonts w:ascii="Times New Roman" w:hAnsi="Times New Roman" w:cs="Times New Roman"/>
          <w:color w:val="141823"/>
          <w:sz w:val="24"/>
          <w:szCs w:val="24"/>
          <w:shd w:val="clear" w:color="auto" w:fill="FFFFFF"/>
        </w:rPr>
        <w:t xml:space="preserve">(Aplicación </w:t>
      </w:r>
      <w:r>
        <w:rPr>
          <w:rStyle w:val="textexposedshow"/>
          <w:rFonts w:ascii="Times New Roman" w:hAnsi="Times New Roman" w:cs="Times New Roman"/>
          <w:color w:val="141823"/>
          <w:sz w:val="24"/>
          <w:szCs w:val="24"/>
          <w:shd w:val="clear" w:color="auto" w:fill="FFFFFF"/>
        </w:rPr>
        <w:t xml:space="preserve">Móvil) Muestra la </w:t>
      </w:r>
      <w:proofErr w:type="spellStart"/>
      <w:r>
        <w:rPr>
          <w:rStyle w:val="textexposedshow"/>
          <w:rFonts w:ascii="Times New Roman" w:hAnsi="Times New Roman" w:cs="Times New Roman"/>
          <w:color w:val="141823"/>
          <w:sz w:val="24"/>
          <w:szCs w:val="24"/>
          <w:shd w:val="clear" w:color="auto" w:fill="FFFFFF"/>
        </w:rPr>
        <w:t>pá</w:t>
      </w:r>
      <w:r w:rsidRPr="00645E85">
        <w:rPr>
          <w:rStyle w:val="textexposedshow"/>
          <w:rFonts w:ascii="Times New Roman" w:hAnsi="Times New Roman" w:cs="Times New Roman"/>
          <w:color w:val="141823"/>
          <w:sz w:val="24"/>
          <w:szCs w:val="24"/>
          <w:shd w:val="clear" w:color="auto" w:fill="FFFFFF"/>
        </w:rPr>
        <w:t>gina_</w:t>
      </w:r>
      <w:r>
        <w:rPr>
          <w:rStyle w:val="textexposedshow"/>
          <w:rFonts w:ascii="Times New Roman" w:hAnsi="Times New Roman" w:cs="Times New Roman"/>
          <w:color w:val="141823"/>
          <w:sz w:val="24"/>
          <w:szCs w:val="24"/>
          <w:shd w:val="clear" w:color="auto" w:fill="FFFFFF"/>
        </w:rPr>
        <w:t>Alimentos</w:t>
      </w:r>
      <w:proofErr w:type="spellEnd"/>
      <w:r w:rsidRPr="00645E85">
        <w:rPr>
          <w:rStyle w:val="textexposedshow"/>
          <w:rFonts w:ascii="Times New Roman" w:hAnsi="Times New Roman" w:cs="Times New Roman"/>
          <w:color w:val="141823"/>
          <w:sz w:val="24"/>
          <w:szCs w:val="24"/>
          <w:shd w:val="clear" w:color="auto" w:fill="FFFFFF"/>
        </w:rPr>
        <w:t>.</w:t>
      </w:r>
    </w:p>
    <w:p w:rsidR="00C225F1" w:rsidRPr="003D3808" w:rsidRDefault="00C225F1" w:rsidP="00C225F1">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extexposedshow"/>
          <w:rFonts w:ascii="Times New Roman" w:eastAsia="Arial" w:hAnsi="Times New Roman" w:cs="Times New Roman"/>
          <w:sz w:val="24"/>
          <w:szCs w:val="24"/>
        </w:rPr>
      </w:pPr>
      <w:r w:rsidRPr="00645E85">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645E85">
        <w:rPr>
          <w:rStyle w:val="textexposedshow"/>
          <w:rFonts w:ascii="Times New Roman" w:hAnsi="Times New Roman" w:cs="Times New Roman"/>
          <w:color w:val="141823"/>
          <w:sz w:val="24"/>
          <w:szCs w:val="24"/>
          <w:shd w:val="clear" w:color="auto" w:fill="FFFFFF"/>
        </w:rPr>
        <w:t xml:space="preserve">) Selecciona </w:t>
      </w:r>
      <w:r>
        <w:rPr>
          <w:rStyle w:val="textexposedshow"/>
          <w:rFonts w:ascii="Times New Roman" w:hAnsi="Times New Roman" w:cs="Times New Roman"/>
          <w:color w:val="141823"/>
          <w:sz w:val="24"/>
          <w:szCs w:val="24"/>
          <w:shd w:val="clear" w:color="auto" w:fill="FFFFFF"/>
        </w:rPr>
        <w:t>la comida o colación correspondiente en que consumió sus alimentos</w:t>
      </w:r>
      <w:r w:rsidRPr="00645E85">
        <w:rPr>
          <w:rStyle w:val="textexposedshow"/>
          <w:rFonts w:ascii="Times New Roman" w:hAnsi="Times New Roman" w:cs="Times New Roman"/>
          <w:color w:val="141823"/>
          <w:sz w:val="24"/>
          <w:szCs w:val="24"/>
          <w:shd w:val="clear" w:color="auto" w:fill="FFFFFF"/>
        </w:rPr>
        <w:t>.</w:t>
      </w:r>
    </w:p>
    <w:p w:rsidR="00C225F1" w:rsidRPr="00645E85" w:rsidRDefault="00C225F1" w:rsidP="00C225F1">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extexposedshow"/>
          <w:rFonts w:ascii="Times New Roman" w:eastAsia="Arial" w:hAnsi="Times New Roman" w:cs="Times New Roman"/>
          <w:sz w:val="24"/>
          <w:szCs w:val="24"/>
        </w:rPr>
      </w:pPr>
      <w:r>
        <w:rPr>
          <w:rStyle w:val="textexposedshow"/>
          <w:rFonts w:ascii="Times New Roman" w:hAnsi="Times New Roman" w:cs="Times New Roman"/>
          <w:color w:val="141823"/>
          <w:sz w:val="24"/>
          <w:szCs w:val="24"/>
          <w:shd w:val="clear" w:color="auto" w:fill="FFFFFF"/>
        </w:rPr>
        <w:t xml:space="preserve">(Aplicación Móvil) La aplicación mostrará la página de la comida o colación que selecciono. </w:t>
      </w:r>
    </w:p>
    <w:p w:rsidR="00C225F1" w:rsidRPr="003D3808" w:rsidRDefault="00C225F1" w:rsidP="00C225F1">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extexposedshow"/>
          <w:rFonts w:ascii="Times New Roman" w:eastAsia="Arial" w:hAnsi="Times New Roman" w:cs="Times New Roman"/>
          <w:sz w:val="24"/>
          <w:szCs w:val="24"/>
        </w:rPr>
      </w:pPr>
      <w:r w:rsidRPr="00645E85">
        <w:rPr>
          <w:rStyle w:val="textexposedshow"/>
          <w:rFonts w:ascii="Times New Roman" w:hAnsi="Times New Roman" w:cs="Times New Roman"/>
          <w:color w:val="141823"/>
          <w:sz w:val="24"/>
          <w:szCs w:val="24"/>
          <w:shd w:val="clear" w:color="auto" w:fill="FFFFFF"/>
        </w:rPr>
        <w:t>(</w:t>
      </w:r>
      <w:r>
        <w:rPr>
          <w:rStyle w:val="textexposedshow"/>
          <w:rFonts w:ascii="Times New Roman" w:hAnsi="Times New Roman" w:cs="Times New Roman"/>
          <w:color w:val="141823"/>
          <w:sz w:val="24"/>
          <w:szCs w:val="24"/>
          <w:shd w:val="clear" w:color="auto" w:fill="FFFFFF"/>
        </w:rPr>
        <w:t>Paciente</w:t>
      </w:r>
      <w:r w:rsidRPr="00645E85">
        <w:rPr>
          <w:rStyle w:val="textexposedshow"/>
          <w:rFonts w:ascii="Times New Roman" w:hAnsi="Times New Roman" w:cs="Times New Roman"/>
          <w:color w:val="141823"/>
          <w:sz w:val="24"/>
          <w:szCs w:val="24"/>
          <w:shd w:val="clear" w:color="auto" w:fill="FFFFFF"/>
        </w:rPr>
        <w:t xml:space="preserve">) </w:t>
      </w:r>
      <w:r>
        <w:rPr>
          <w:rStyle w:val="textexposedshow"/>
          <w:rFonts w:ascii="Times New Roman" w:hAnsi="Times New Roman" w:cs="Times New Roman"/>
          <w:color w:val="141823"/>
          <w:sz w:val="24"/>
          <w:szCs w:val="24"/>
          <w:shd w:val="clear" w:color="auto" w:fill="FFFFFF"/>
        </w:rPr>
        <w:t>Agrega las porciones que ha consumido y oprime el botón “Guardar alimentos”. (Trayectoria A).</w:t>
      </w:r>
    </w:p>
    <w:p w:rsidR="00C225F1" w:rsidRPr="00645E85" w:rsidRDefault="00C225F1" w:rsidP="00C225F1">
      <w:pPr>
        <w:pStyle w:val="Prrafodelista"/>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color w:val="000000"/>
          <w:sz w:val="24"/>
          <w:szCs w:val="24"/>
        </w:rPr>
        <w:t xml:space="preserve">(Aplicación </w:t>
      </w:r>
      <w:r>
        <w:rPr>
          <w:rStyle w:val="textexposedshow"/>
          <w:rFonts w:ascii="Times New Roman" w:hAnsi="Times New Roman" w:cs="Times New Roman"/>
          <w:color w:val="141823"/>
          <w:sz w:val="24"/>
          <w:szCs w:val="24"/>
          <w:shd w:val="clear" w:color="auto" w:fill="FFFFFF"/>
        </w:rPr>
        <w:t>Móvil</w:t>
      </w:r>
      <w:r w:rsidRPr="00645E85">
        <w:rPr>
          <w:rFonts w:ascii="Times New Roman" w:eastAsia="Arial" w:hAnsi="Times New Roman" w:cs="Times New Roman"/>
          <w:color w:val="000000"/>
          <w:sz w:val="24"/>
          <w:szCs w:val="24"/>
        </w:rPr>
        <w:t>) envía los datos al servidor.</w:t>
      </w:r>
    </w:p>
    <w:p w:rsidR="00C225F1" w:rsidRPr="00645E85" w:rsidRDefault="00C225F1" w:rsidP="00C225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645E85">
        <w:rPr>
          <w:rFonts w:ascii="Times New Roman" w:eastAsia="Arial" w:hAnsi="Times New Roman" w:cs="Times New Roman"/>
          <w:color w:val="000000"/>
          <w:sz w:val="24"/>
          <w:szCs w:val="24"/>
        </w:rPr>
        <w:t xml:space="preserve">(Web </w:t>
      </w:r>
      <w:proofErr w:type="spellStart"/>
      <w:r w:rsidRPr="00645E85">
        <w:rPr>
          <w:rFonts w:ascii="Times New Roman" w:eastAsia="Arial" w:hAnsi="Times New Roman" w:cs="Times New Roman"/>
          <w:color w:val="000000"/>
          <w:sz w:val="24"/>
          <w:szCs w:val="24"/>
        </w:rPr>
        <w:t>Service</w:t>
      </w:r>
      <w:proofErr w:type="spellEnd"/>
      <w:r w:rsidRPr="00645E85">
        <w:rPr>
          <w:rFonts w:ascii="Times New Roman" w:eastAsia="Arial" w:hAnsi="Times New Roman" w:cs="Times New Roman"/>
          <w:color w:val="000000"/>
          <w:sz w:val="24"/>
          <w:szCs w:val="24"/>
        </w:rPr>
        <w:t>) envía los datos a la Base de datos y Guarda lo</w:t>
      </w:r>
      <w:r>
        <w:rPr>
          <w:rFonts w:ascii="Times New Roman" w:eastAsia="Arial" w:hAnsi="Times New Roman" w:cs="Times New Roman"/>
          <w:color w:val="000000"/>
          <w:sz w:val="24"/>
          <w:szCs w:val="24"/>
        </w:rPr>
        <w:t>s datos dentro de la clase “Dieta consumida</w:t>
      </w:r>
      <w:r w:rsidRPr="00645E85">
        <w:rPr>
          <w:rFonts w:ascii="Times New Roman" w:eastAsia="Arial" w:hAnsi="Times New Roman" w:cs="Times New Roman"/>
          <w:color w:val="000000"/>
          <w:sz w:val="24"/>
          <w:szCs w:val="24"/>
        </w:rPr>
        <w:t>”.</w:t>
      </w:r>
    </w:p>
    <w:p w:rsidR="00C225F1" w:rsidRPr="00645E85" w:rsidRDefault="00C225F1" w:rsidP="00C225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Pr>
          <w:rFonts w:ascii="Times New Roman" w:eastAsia="Arial" w:hAnsi="Times New Roman" w:cs="Times New Roman"/>
          <w:color w:val="000000"/>
          <w:sz w:val="24"/>
          <w:szCs w:val="24"/>
        </w:rPr>
        <w:t xml:space="preserve">(Aplicación </w:t>
      </w:r>
      <w:r>
        <w:rPr>
          <w:rStyle w:val="textexposedshow"/>
          <w:rFonts w:ascii="Times New Roman" w:hAnsi="Times New Roman" w:cs="Times New Roman"/>
          <w:color w:val="141823"/>
          <w:sz w:val="24"/>
          <w:szCs w:val="24"/>
          <w:shd w:val="clear" w:color="auto" w:fill="FFFFFF"/>
        </w:rPr>
        <w:t>Móvil</w:t>
      </w:r>
      <w:r w:rsidRPr="00645E85">
        <w:rPr>
          <w:rFonts w:ascii="Times New Roman" w:eastAsia="Arial" w:hAnsi="Times New Roman" w:cs="Times New Roman"/>
          <w:color w:val="000000"/>
          <w:sz w:val="24"/>
          <w:szCs w:val="24"/>
        </w:rPr>
        <w:t>) Envía una alerta: Los datos fueron Guardados Correctamente.</w:t>
      </w:r>
    </w:p>
    <w:p w:rsidR="00C225F1" w:rsidRPr="00645E85" w:rsidRDefault="00C225F1" w:rsidP="00C225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645E85">
        <w:rPr>
          <w:rFonts w:ascii="Times New Roman" w:eastAsia="Arial" w:hAnsi="Times New Roman" w:cs="Times New Roman"/>
          <w:color w:val="000000"/>
          <w:sz w:val="24"/>
          <w:szCs w:val="24"/>
        </w:rPr>
        <w:t>(</w:t>
      </w:r>
      <w:r>
        <w:rPr>
          <w:rStyle w:val="textexposedshow"/>
          <w:rFonts w:ascii="Times New Roman" w:hAnsi="Times New Roman" w:cs="Times New Roman"/>
          <w:color w:val="141823"/>
          <w:sz w:val="24"/>
          <w:szCs w:val="24"/>
          <w:shd w:val="clear" w:color="auto" w:fill="FFFFFF"/>
        </w:rPr>
        <w:t>Paciente</w:t>
      </w:r>
      <w:r w:rsidRPr="00645E85">
        <w:rPr>
          <w:rFonts w:ascii="Times New Roman" w:eastAsia="Arial" w:hAnsi="Times New Roman" w:cs="Times New Roman"/>
          <w:color w:val="000000"/>
          <w:sz w:val="24"/>
          <w:szCs w:val="24"/>
        </w:rPr>
        <w:t>) Selecciona la opción “Cerrar”.</w:t>
      </w:r>
    </w:p>
    <w:p w:rsidR="00C225F1" w:rsidRPr="00645E85" w:rsidRDefault="00C225F1" w:rsidP="00C225F1">
      <w:pPr>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645E85">
        <w:rPr>
          <w:rFonts w:ascii="Times New Roman" w:eastAsia="Arial" w:hAnsi="Times New Roman" w:cs="Times New Roman"/>
          <w:color w:val="000000"/>
          <w:sz w:val="24"/>
          <w:szCs w:val="24"/>
        </w:rPr>
        <w:t>Fin de la trayectoria.</w:t>
      </w:r>
    </w:p>
    <w:p w:rsidR="00C225F1" w:rsidRPr="00645E85" w:rsidRDefault="00C225F1" w:rsidP="00C2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color w:val="000000"/>
          <w:sz w:val="24"/>
          <w:szCs w:val="24"/>
        </w:rPr>
      </w:pPr>
    </w:p>
    <w:p w:rsidR="00C225F1" w:rsidRPr="0006581D" w:rsidRDefault="00C225F1" w:rsidP="00C22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b/>
          <w:color w:val="000000"/>
          <w:sz w:val="24"/>
          <w:szCs w:val="24"/>
        </w:rPr>
      </w:pPr>
      <w:r w:rsidRPr="0006581D">
        <w:rPr>
          <w:rFonts w:ascii="Times New Roman" w:eastAsia="Arial" w:hAnsi="Times New Roman" w:cs="Times New Roman"/>
          <w:b/>
          <w:color w:val="000000"/>
          <w:sz w:val="24"/>
          <w:szCs w:val="24"/>
        </w:rPr>
        <w:t xml:space="preserve">Trayectoria A: Nutriólogo no oprime el botón “Guardar </w:t>
      </w:r>
      <w:r>
        <w:rPr>
          <w:rFonts w:ascii="Times New Roman" w:eastAsia="Arial" w:hAnsi="Times New Roman" w:cs="Times New Roman"/>
          <w:b/>
          <w:color w:val="000000"/>
          <w:sz w:val="24"/>
          <w:szCs w:val="24"/>
        </w:rPr>
        <w:t>alimentos</w:t>
      </w:r>
      <w:r w:rsidRPr="0006581D">
        <w:rPr>
          <w:rFonts w:ascii="Times New Roman" w:eastAsia="Arial" w:hAnsi="Times New Roman" w:cs="Times New Roman"/>
          <w:b/>
          <w:color w:val="000000"/>
          <w:sz w:val="24"/>
          <w:szCs w:val="24"/>
        </w:rPr>
        <w:t>”.</w:t>
      </w:r>
    </w:p>
    <w:p w:rsidR="00C225F1" w:rsidRPr="00645E85" w:rsidRDefault="00C225F1" w:rsidP="00C225F1">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(Paciente</w:t>
      </w:r>
      <w:r w:rsidRPr="00645E85">
        <w:rPr>
          <w:rFonts w:ascii="Times New Roman" w:eastAsia="Arial" w:hAnsi="Times New Roman" w:cs="Times New Roman"/>
          <w:sz w:val="24"/>
          <w:szCs w:val="24"/>
        </w:rPr>
        <w:t xml:space="preserve">) No Selecciona la opción </w:t>
      </w:r>
      <w:r>
        <w:rPr>
          <w:rFonts w:ascii="Times New Roman" w:eastAsia="Arial" w:hAnsi="Times New Roman" w:cs="Times New Roman"/>
          <w:sz w:val="24"/>
          <w:szCs w:val="24"/>
        </w:rPr>
        <w:t>“</w:t>
      </w:r>
      <w:r w:rsidRPr="00645E85">
        <w:rPr>
          <w:rFonts w:ascii="Times New Roman" w:eastAsia="Arial" w:hAnsi="Times New Roman" w:cs="Times New Roman"/>
          <w:sz w:val="24"/>
          <w:szCs w:val="24"/>
        </w:rPr>
        <w:t>Guardar</w:t>
      </w:r>
      <w:r>
        <w:rPr>
          <w:rFonts w:ascii="Times New Roman" w:eastAsia="Arial" w:hAnsi="Times New Roman" w:cs="Times New Roman"/>
          <w:sz w:val="24"/>
          <w:szCs w:val="24"/>
        </w:rPr>
        <w:t xml:space="preserve"> alimentos”</w:t>
      </w:r>
      <w:r w:rsidRPr="00645E85">
        <w:rPr>
          <w:rFonts w:ascii="Times New Roman" w:eastAsia="Arial" w:hAnsi="Times New Roman" w:cs="Times New Roman"/>
          <w:sz w:val="24"/>
          <w:szCs w:val="24"/>
        </w:rPr>
        <w:t>.</w:t>
      </w:r>
    </w:p>
    <w:p w:rsidR="00C225F1" w:rsidRPr="00645E85" w:rsidRDefault="00C225F1" w:rsidP="00C225F1">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(Aplicación Móvil</w:t>
      </w:r>
      <w:r w:rsidRPr="00645E85">
        <w:rPr>
          <w:rFonts w:ascii="Times New Roman" w:eastAsia="Arial" w:hAnsi="Times New Roman" w:cs="Times New Roman"/>
          <w:sz w:val="24"/>
          <w:szCs w:val="24"/>
        </w:rPr>
        <w:t>) Manda una alerta: Oprime la opción “Guardar</w:t>
      </w:r>
      <w:r>
        <w:rPr>
          <w:rFonts w:ascii="Times New Roman" w:eastAsia="Arial" w:hAnsi="Times New Roman" w:cs="Times New Roman"/>
          <w:sz w:val="24"/>
          <w:szCs w:val="24"/>
        </w:rPr>
        <w:t xml:space="preserve"> alimentos</w:t>
      </w:r>
      <w:r w:rsidRPr="00645E85">
        <w:rPr>
          <w:rFonts w:ascii="Times New Roman" w:eastAsia="Arial" w:hAnsi="Times New Roman" w:cs="Times New Roman"/>
          <w:sz w:val="24"/>
          <w:szCs w:val="24"/>
        </w:rPr>
        <w:t>” para almacenar la información.</w:t>
      </w:r>
    </w:p>
    <w:p w:rsidR="00C225F1" w:rsidRPr="00645E85" w:rsidRDefault="00C225F1" w:rsidP="00C225F1">
      <w:pPr>
        <w:pStyle w:val="Prrafodelista"/>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Arial" w:hAnsi="Times New Roman" w:cs="Times New Roman"/>
          <w:sz w:val="24"/>
          <w:szCs w:val="24"/>
        </w:rPr>
      </w:pPr>
      <w:r>
        <w:rPr>
          <w:rFonts w:ascii="Times New Roman" w:eastAsia="Arial" w:hAnsi="Times New Roman" w:cs="Times New Roman"/>
          <w:sz w:val="24"/>
          <w:szCs w:val="24"/>
        </w:rPr>
        <w:t>(Paciente</w:t>
      </w:r>
      <w:r w:rsidRPr="00645E85">
        <w:rPr>
          <w:rFonts w:ascii="Times New Roman" w:eastAsia="Arial" w:hAnsi="Times New Roman" w:cs="Times New Roman"/>
          <w:sz w:val="24"/>
          <w:szCs w:val="24"/>
        </w:rPr>
        <w:t>) Selecciona la opción “Guardar</w:t>
      </w:r>
      <w:r>
        <w:rPr>
          <w:rFonts w:ascii="Times New Roman" w:eastAsia="Arial" w:hAnsi="Times New Roman" w:cs="Times New Roman"/>
          <w:sz w:val="24"/>
          <w:szCs w:val="24"/>
        </w:rPr>
        <w:t xml:space="preserve"> alimentos</w:t>
      </w:r>
      <w:r w:rsidRPr="00645E85">
        <w:rPr>
          <w:rFonts w:ascii="Times New Roman" w:eastAsia="Arial" w:hAnsi="Times New Roman" w:cs="Times New Roman"/>
          <w:sz w:val="24"/>
          <w:szCs w:val="24"/>
        </w:rPr>
        <w:t>”</w:t>
      </w:r>
    </w:p>
    <w:p w:rsidR="00C225F1" w:rsidRPr="00645E85" w:rsidRDefault="00C225F1" w:rsidP="00C225F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Pr>
          <w:rFonts w:ascii="Times New Roman" w:eastAsia="Arial" w:hAnsi="Times New Roman" w:cs="Times New Roman"/>
          <w:color w:val="000000"/>
          <w:sz w:val="24"/>
          <w:szCs w:val="24"/>
        </w:rPr>
        <w:t>(Aplicación Móvil</w:t>
      </w:r>
      <w:r w:rsidRPr="00645E85">
        <w:rPr>
          <w:rFonts w:ascii="Times New Roman" w:eastAsia="Arial" w:hAnsi="Times New Roman" w:cs="Times New Roman"/>
          <w:color w:val="000000"/>
          <w:sz w:val="24"/>
          <w:szCs w:val="24"/>
        </w:rPr>
        <w:t>) Envía una alerta: Los datos fueron Guardados Correctamente.</w:t>
      </w:r>
    </w:p>
    <w:p w:rsidR="00C225F1" w:rsidRPr="00645E85" w:rsidRDefault="00C225F1" w:rsidP="00C225F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Pr>
          <w:rFonts w:ascii="Times New Roman" w:eastAsia="Arial" w:hAnsi="Times New Roman" w:cs="Times New Roman"/>
          <w:color w:val="000000"/>
          <w:sz w:val="24"/>
          <w:szCs w:val="24"/>
        </w:rPr>
        <w:t>(</w:t>
      </w:r>
      <w:r>
        <w:rPr>
          <w:rFonts w:ascii="Times New Roman" w:eastAsia="Arial" w:hAnsi="Times New Roman" w:cs="Times New Roman"/>
          <w:sz w:val="24"/>
          <w:szCs w:val="24"/>
        </w:rPr>
        <w:t>Paciente</w:t>
      </w:r>
      <w:r w:rsidRPr="00645E85">
        <w:rPr>
          <w:rFonts w:ascii="Times New Roman" w:eastAsia="Arial" w:hAnsi="Times New Roman" w:cs="Times New Roman"/>
          <w:color w:val="000000"/>
          <w:sz w:val="24"/>
          <w:szCs w:val="24"/>
        </w:rPr>
        <w:t>)Selecciona la opción “Cerrar”.</w:t>
      </w:r>
    </w:p>
    <w:p w:rsidR="00C225F1" w:rsidRPr="00645E85" w:rsidRDefault="00C225F1" w:rsidP="00C225F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Pr>
          <w:rFonts w:ascii="Times New Roman" w:eastAsia="Arial" w:hAnsi="Times New Roman" w:cs="Times New Roman"/>
          <w:color w:val="000000"/>
          <w:sz w:val="24"/>
          <w:szCs w:val="24"/>
        </w:rPr>
        <w:t>(Aplicación Móvil</w:t>
      </w:r>
      <w:r w:rsidRPr="00645E85">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 Muestra la </w:t>
      </w:r>
      <w:proofErr w:type="spellStart"/>
      <w:r>
        <w:rPr>
          <w:rFonts w:ascii="Times New Roman" w:eastAsia="Arial" w:hAnsi="Times New Roman" w:cs="Times New Roman"/>
          <w:color w:val="000000"/>
          <w:sz w:val="24"/>
          <w:szCs w:val="24"/>
        </w:rPr>
        <w:t>pá</w:t>
      </w:r>
      <w:r w:rsidRPr="00645E85">
        <w:rPr>
          <w:rFonts w:ascii="Times New Roman" w:eastAsia="Arial" w:hAnsi="Times New Roman" w:cs="Times New Roman"/>
          <w:color w:val="000000"/>
          <w:sz w:val="24"/>
          <w:szCs w:val="24"/>
        </w:rPr>
        <w:t>gina_</w:t>
      </w:r>
      <w:r>
        <w:rPr>
          <w:rFonts w:ascii="Times New Roman" w:eastAsia="Arial" w:hAnsi="Times New Roman" w:cs="Times New Roman"/>
          <w:color w:val="000000"/>
          <w:sz w:val="24"/>
          <w:szCs w:val="24"/>
        </w:rPr>
        <w:t>Alimentos</w:t>
      </w:r>
      <w:proofErr w:type="spellEnd"/>
      <w:r>
        <w:rPr>
          <w:rFonts w:ascii="Times New Roman" w:eastAsia="Arial" w:hAnsi="Times New Roman" w:cs="Times New Roman"/>
          <w:color w:val="000000"/>
          <w:sz w:val="24"/>
          <w:szCs w:val="24"/>
        </w:rPr>
        <w:t>.</w:t>
      </w:r>
    </w:p>
    <w:p w:rsidR="00C225F1" w:rsidRPr="00645E85" w:rsidRDefault="00C225F1" w:rsidP="00C225F1">
      <w:pPr>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Arial" w:hAnsi="Times New Roman" w:cs="Times New Roman"/>
          <w:sz w:val="24"/>
          <w:szCs w:val="24"/>
        </w:rPr>
      </w:pPr>
      <w:r w:rsidRPr="00645E85">
        <w:rPr>
          <w:rFonts w:ascii="Times New Roman" w:eastAsia="Arial" w:hAnsi="Times New Roman" w:cs="Times New Roman"/>
          <w:color w:val="000000"/>
          <w:sz w:val="24"/>
          <w:szCs w:val="24"/>
        </w:rPr>
        <w:t>Fin de la trayectoria.</w:t>
      </w:r>
    </w:p>
    <w:p w:rsidR="005A5B93" w:rsidRPr="00BF299F" w:rsidRDefault="005A5B93" w:rsidP="005A5B93">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lastRenderedPageBreak/>
        <w:t xml:space="preserve">Caso de uso 3: El paciente </w:t>
      </w:r>
      <w:r w:rsidRPr="00BF299F">
        <w:rPr>
          <w:rFonts w:ascii="Times New Roman" w:hAnsi="Times New Roman" w:cs="Times New Roman"/>
          <w:sz w:val="24"/>
          <w:szCs w:val="24"/>
        </w:rPr>
        <w:t>podrá consultar la información nutrimental de alimentos.</w:t>
      </w:r>
    </w:p>
    <w:tbl>
      <w:tblPr>
        <w:tblStyle w:val="Tabladecuadrcula4-nfasis12"/>
        <w:tblW w:w="0" w:type="auto"/>
        <w:tblLook w:val="04A0" w:firstRow="1" w:lastRow="0" w:firstColumn="1" w:lastColumn="0" w:noHBand="0" w:noVBand="1"/>
      </w:tblPr>
      <w:tblGrid>
        <w:gridCol w:w="3256"/>
        <w:gridCol w:w="5572"/>
      </w:tblGrid>
      <w:tr w:rsidR="005A5B93" w:rsidRPr="00BF299F" w:rsidTr="001B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17" w:author="Almondris Gonzalez" w:date="2015-05-18T22:05:00Z">
                  <w:rPr>
                    <w:rStyle w:val="textexposedshow"/>
                    <w:rFonts w:ascii="Helvetica" w:eastAsiaTheme="majorEastAsi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18"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5A5B93" w:rsidRPr="00BF299F" w:rsidRDefault="002E2E1A" w:rsidP="002E2E1A">
            <w:pPr>
              <w:jc w:val="both"/>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19" w:author="Almondris Gonzalez" w:date="2015-05-18T22:05:00Z">
                  <w:rPr>
                    <w:rStyle w:val="textexposedshow"/>
                    <w:rFonts w:ascii="Helvetica" w:hAnsi="Helvetica" w:cs="Helvetica"/>
                    <w:b w:val="0"/>
                    <w:bCs w:val="0"/>
                    <w:color w:val="141823"/>
                    <w:sz w:val="21"/>
                    <w:szCs w:val="21"/>
                    <w:shd w:val="clear" w:color="auto" w:fill="FFFFFF"/>
                  </w:rPr>
                </w:rPrChange>
              </w:rPr>
            </w:pPr>
            <w:r>
              <w:rPr>
                <w:rFonts w:ascii="Times New Roman" w:hAnsi="Times New Roman" w:cs="Times New Roman"/>
                <w:sz w:val="24"/>
                <w:szCs w:val="24"/>
              </w:rPr>
              <w:t>C</w:t>
            </w:r>
            <w:r w:rsidR="005A5B93" w:rsidRPr="00BF299F">
              <w:rPr>
                <w:rFonts w:ascii="Times New Roman" w:hAnsi="Times New Roman" w:cs="Times New Roman"/>
                <w:sz w:val="24"/>
                <w:szCs w:val="24"/>
              </w:rPr>
              <w:t>onsultar información nutrimental de alimentos</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Tipo de caso de uso</w:t>
            </w:r>
          </w:p>
        </w:tc>
        <w:tc>
          <w:tcPr>
            <w:tcW w:w="5572" w:type="dxa"/>
          </w:tcPr>
          <w:p w:rsidR="005A5B93" w:rsidRPr="00BF299F" w:rsidRDefault="005A5B93" w:rsidP="001B4F7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Móvil</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Número de caso de uso </w:t>
            </w:r>
          </w:p>
        </w:tc>
        <w:tc>
          <w:tcPr>
            <w:tcW w:w="5572" w:type="dxa"/>
          </w:tcPr>
          <w:p w:rsidR="005A5B93" w:rsidRPr="00BF299F" w:rsidRDefault="005A5B93" w:rsidP="001B4F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3</w:t>
            </w:r>
          </w:p>
        </w:tc>
      </w:tr>
      <w:tr w:rsidR="005A3F24"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3F24" w:rsidRPr="00BF299F" w:rsidRDefault="005A3F24" w:rsidP="001B4F7C">
            <w:pPr>
              <w:jc w:val="both"/>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5A3F24" w:rsidRPr="00BF299F" w:rsidRDefault="005A3F24" w:rsidP="001B4F7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CDUM3</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20"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21"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22"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B</w:t>
            </w:r>
            <w:r w:rsidRPr="00BF299F">
              <w:rPr>
                <w:rStyle w:val="textexposedshow"/>
                <w:rFonts w:ascii="Times New Roman" w:hAnsi="Times New Roman" w:cs="Times New Roman"/>
                <w:color w:val="141823"/>
                <w:sz w:val="24"/>
                <w:szCs w:val="24"/>
                <w:shd w:val="clear" w:color="auto" w:fill="FFFFFF"/>
                <w:rPrChange w:id="1223" w:author="Almondris Gonzalez" w:date="2015-05-18T22:05:00Z">
                  <w:rPr>
                    <w:rStyle w:val="textexposedshow"/>
                    <w:rFonts w:ascii="Helvetica" w:hAnsi="Helvetica" w:cs="Helvetica"/>
                    <w:color w:val="141823"/>
                    <w:sz w:val="21"/>
                    <w:szCs w:val="21"/>
                    <w:shd w:val="clear" w:color="auto" w:fill="FFFFFF"/>
                  </w:rPr>
                </w:rPrChange>
              </w:rPr>
              <w:t>ases de datos</w:t>
            </w:r>
            <w:r w:rsidRPr="00BF299F">
              <w:rPr>
                <w:rStyle w:val="textexposedshow"/>
                <w:rFonts w:ascii="Times New Roman" w:hAnsi="Times New Roman" w:cs="Times New Roman"/>
                <w:color w:val="141823"/>
                <w:sz w:val="24"/>
                <w:szCs w:val="24"/>
                <w:shd w:val="clear" w:color="auto" w:fill="FFFFFF"/>
              </w:rPr>
              <w:t>, usuario</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24"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25"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26"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El usuario podrá visualizar en la aplicación móvil la información nutrimental de los alimentos, así como sus equivalencias.</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27"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28"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29"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30" w:author="Almondris Gonzalez" w:date="2015-05-18T22:05:00Z">
                  <w:rPr>
                    <w:rStyle w:val="textexposedshow"/>
                    <w:rFonts w:ascii="Helvetica" w:hAnsi="Helvetica" w:cs="Helvetica"/>
                    <w:color w:val="141823"/>
                    <w:sz w:val="21"/>
                    <w:szCs w:val="21"/>
                    <w:shd w:val="clear" w:color="auto" w:fill="FFFFFF"/>
                  </w:rPr>
                </w:rPrChange>
              </w:rPr>
              <w:t>Es necesario</w:t>
            </w:r>
            <w:r w:rsidRPr="00BF299F">
              <w:rPr>
                <w:rStyle w:val="textexposedshow"/>
                <w:rFonts w:ascii="Times New Roman" w:hAnsi="Times New Roman" w:cs="Times New Roman"/>
                <w:color w:val="141823"/>
                <w:sz w:val="24"/>
                <w:szCs w:val="24"/>
                <w:shd w:val="clear" w:color="auto" w:fill="FFFFFF"/>
              </w:rPr>
              <w:t xml:space="preserve"> que el usuario este registrado para tener acceso al Sistema.</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3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32"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33"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El usuario podrá buscar la información de los alimentos desde su Smartphone ingresando el nombre del alimento y la cantidad de está.</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34"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35"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A5B93" w:rsidRPr="00BF299F" w:rsidRDefault="005A5B93" w:rsidP="001B4F7C">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36"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Si el alimento no está previamente ingresado en el repositorio de datos, podrá pedirle la información a su nutriólogo.</w:t>
            </w:r>
          </w:p>
        </w:tc>
      </w:tr>
    </w:tbl>
    <w:p w:rsidR="00EB2226" w:rsidRDefault="00EB2226" w:rsidP="00EB2226">
      <w:pPr>
        <w:pStyle w:val="Descripcin"/>
        <w:keepNext/>
        <w:jc w:val="center"/>
      </w:pPr>
      <w:bookmarkStart w:id="1237" w:name="_Toc421062308"/>
      <w:r>
        <w:t xml:space="preserve">Tabla </w:t>
      </w:r>
      <w:fldSimple w:instr=" SEQ Tabla \* ARABIC ">
        <w:r w:rsidR="00DC1A26">
          <w:rPr>
            <w:noProof/>
          </w:rPr>
          <w:t>28</w:t>
        </w:r>
      </w:fldSimple>
      <w:r w:rsidRPr="003324CD">
        <w:t xml:space="preserve"> CDUM3: Consultar información nutrimental de alimentos</w:t>
      </w:r>
      <w:bookmarkEnd w:id="1237"/>
    </w:p>
    <w:p w:rsidR="005A5B93" w:rsidRPr="00EB2226" w:rsidRDefault="005A5B93" w:rsidP="005A5B93">
      <w:pPr>
        <w:rPr>
          <w:rFonts w:ascii="Times New Roman" w:hAnsi="Times New Roman" w:cs="Times New Roman"/>
          <w:b/>
          <w:sz w:val="24"/>
          <w:szCs w:val="24"/>
        </w:rPr>
      </w:pPr>
      <w:r w:rsidRPr="00EB2226">
        <w:rPr>
          <w:rFonts w:ascii="Times New Roman" w:hAnsi="Times New Roman" w:cs="Times New Roman"/>
          <w:b/>
          <w:sz w:val="24"/>
          <w:szCs w:val="24"/>
        </w:rPr>
        <w:t>Trayectoria Principal.</w:t>
      </w:r>
    </w:p>
    <w:p w:rsidR="005A5B93" w:rsidRPr="00BF299F" w:rsidRDefault="005A5B93" w:rsidP="005A5B93">
      <w:pPr>
        <w:pStyle w:val="Prrafodelista"/>
        <w:numPr>
          <w:ilvl w:val="0"/>
          <w:numId w:val="26"/>
        </w:numPr>
        <w:rPr>
          <w:rFonts w:ascii="Times New Roman" w:hAnsi="Times New Roman" w:cs="Times New Roman"/>
          <w:sz w:val="24"/>
          <w:szCs w:val="24"/>
        </w:rPr>
      </w:pPr>
      <w:r w:rsidRPr="00BF299F">
        <w:rPr>
          <w:rFonts w:ascii="Times New Roman" w:hAnsi="Times New Roman" w:cs="Times New Roman"/>
          <w:sz w:val="24"/>
          <w:szCs w:val="24"/>
        </w:rPr>
        <w:t>(Paciente) Selecciona la opción “Información de alimentos”.</w:t>
      </w:r>
    </w:p>
    <w:p w:rsidR="005A5B93" w:rsidRPr="00BF299F" w:rsidRDefault="005A5B93" w:rsidP="005A5B93">
      <w:pPr>
        <w:pStyle w:val="Prrafodelista"/>
        <w:numPr>
          <w:ilvl w:val="0"/>
          <w:numId w:val="26"/>
        </w:numPr>
        <w:rPr>
          <w:rFonts w:ascii="Times New Roman" w:hAnsi="Times New Roman" w:cs="Times New Roman"/>
          <w:sz w:val="24"/>
          <w:szCs w:val="24"/>
        </w:rPr>
      </w:pPr>
      <w:r w:rsidRPr="00BF299F">
        <w:rPr>
          <w:rFonts w:ascii="Times New Roman" w:hAnsi="Times New Roman" w:cs="Times New Roman"/>
          <w:sz w:val="24"/>
          <w:szCs w:val="24"/>
        </w:rPr>
        <w:t>(Aplicación Móvil)Muestra la pantalla Información de alimentos.</w:t>
      </w:r>
    </w:p>
    <w:p w:rsidR="005A5B93" w:rsidRPr="00BF299F" w:rsidRDefault="005A5B93" w:rsidP="005A5B93">
      <w:pPr>
        <w:pStyle w:val="Prrafodelista"/>
        <w:numPr>
          <w:ilvl w:val="0"/>
          <w:numId w:val="26"/>
        </w:numPr>
        <w:rPr>
          <w:rFonts w:ascii="Times New Roman" w:hAnsi="Times New Roman" w:cs="Times New Roman"/>
          <w:sz w:val="24"/>
          <w:szCs w:val="24"/>
        </w:rPr>
      </w:pPr>
      <w:r w:rsidRPr="00BF299F">
        <w:rPr>
          <w:rFonts w:ascii="Times New Roman" w:hAnsi="Times New Roman" w:cs="Times New Roman"/>
          <w:sz w:val="24"/>
          <w:szCs w:val="24"/>
        </w:rPr>
        <w:t>(Aplicación Móvil) Muestra las calorías y porciones nutrimentales del alimento seleccionado según la cantidad solicitada.</w:t>
      </w:r>
    </w:p>
    <w:p w:rsidR="005A5B93" w:rsidRDefault="005A5B93" w:rsidP="005A5B93">
      <w:pPr>
        <w:pStyle w:val="Prrafodelista"/>
        <w:numPr>
          <w:ilvl w:val="0"/>
          <w:numId w:val="26"/>
        </w:numPr>
        <w:rPr>
          <w:rFonts w:ascii="Times New Roman" w:hAnsi="Times New Roman" w:cs="Times New Roman"/>
          <w:sz w:val="24"/>
          <w:szCs w:val="24"/>
        </w:rPr>
      </w:pPr>
      <w:r w:rsidRPr="00BF299F">
        <w:rPr>
          <w:rFonts w:ascii="Times New Roman" w:hAnsi="Times New Roman" w:cs="Times New Roman"/>
          <w:sz w:val="24"/>
          <w:szCs w:val="24"/>
        </w:rPr>
        <w:t>Fin Trayectoria</w:t>
      </w:r>
    </w:p>
    <w:p w:rsidR="005A5B93" w:rsidRPr="00BF299F" w:rsidRDefault="005A5B93" w:rsidP="005A5B93">
      <w:p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Caso de uso 4: El paciente p</w:t>
      </w:r>
      <w:r w:rsidR="006C789C">
        <w:rPr>
          <w:rFonts w:ascii="Times New Roman" w:hAnsi="Times New Roman" w:cs="Times New Roman"/>
          <w:color w:val="000000" w:themeColor="text1"/>
          <w:sz w:val="24"/>
          <w:szCs w:val="24"/>
        </w:rPr>
        <w:t xml:space="preserve">odrá consultar recomendaciones </w:t>
      </w:r>
      <w:r w:rsidRPr="00BF299F">
        <w:rPr>
          <w:rFonts w:ascii="Times New Roman" w:hAnsi="Times New Roman" w:cs="Times New Roman"/>
          <w:color w:val="000000" w:themeColor="text1"/>
          <w:sz w:val="24"/>
          <w:szCs w:val="24"/>
        </w:rPr>
        <w:t>de alimentos.</w:t>
      </w:r>
    </w:p>
    <w:tbl>
      <w:tblPr>
        <w:tblStyle w:val="Tabladecuadrcula4-nfasis12"/>
        <w:tblW w:w="0" w:type="auto"/>
        <w:tblLook w:val="04A0" w:firstRow="1" w:lastRow="0" w:firstColumn="1" w:lastColumn="0" w:noHBand="0" w:noVBand="1"/>
      </w:tblPr>
      <w:tblGrid>
        <w:gridCol w:w="3256"/>
        <w:gridCol w:w="5572"/>
      </w:tblGrid>
      <w:tr w:rsidR="005A5B93" w:rsidRPr="00BF299F" w:rsidTr="001B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38" w:author="Almondris Gonzalez" w:date="2015-05-18T22:05:00Z">
                  <w:rPr>
                    <w:rStyle w:val="textexposedshow"/>
                    <w:rFonts w:ascii="Helvetica" w:eastAsiaTheme="majorEastAsi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39"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5A5B93" w:rsidRPr="00BF299F" w:rsidRDefault="002E2E1A" w:rsidP="001B4F7C">
            <w:pPr>
              <w:jc w:val="both"/>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40" w:author="Almondris Gonzalez" w:date="2015-05-18T22:05:00Z">
                  <w:rPr>
                    <w:rStyle w:val="textexposedshow"/>
                    <w:rFonts w:ascii="Helvetica" w:hAnsi="Helvetica" w:cs="Helvetica"/>
                    <w:b w:val="0"/>
                    <w:bCs w:val="0"/>
                    <w:color w:val="141823"/>
                    <w:sz w:val="21"/>
                    <w:szCs w:val="21"/>
                    <w:shd w:val="clear" w:color="auto" w:fill="FFFFFF"/>
                  </w:rPr>
                </w:rPrChange>
              </w:rPr>
            </w:pPr>
            <w:r>
              <w:rPr>
                <w:rFonts w:ascii="Times New Roman" w:hAnsi="Times New Roman" w:cs="Times New Roman"/>
                <w:sz w:val="24"/>
                <w:szCs w:val="24"/>
              </w:rPr>
              <w:t>C</w:t>
            </w:r>
            <w:r w:rsidR="005A5B93" w:rsidRPr="00BF299F">
              <w:rPr>
                <w:rFonts w:ascii="Times New Roman" w:hAnsi="Times New Roman" w:cs="Times New Roman"/>
                <w:sz w:val="24"/>
                <w:szCs w:val="24"/>
              </w:rPr>
              <w:t>onsultar recomendaciones  de alimentos</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Tipo de caso de uso</w:t>
            </w:r>
          </w:p>
        </w:tc>
        <w:tc>
          <w:tcPr>
            <w:tcW w:w="5572" w:type="dxa"/>
          </w:tcPr>
          <w:p w:rsidR="005A5B93" w:rsidRPr="00BF299F" w:rsidRDefault="005A5B93" w:rsidP="001B4F7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Móvil</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Número de caso de uso </w:t>
            </w:r>
          </w:p>
        </w:tc>
        <w:tc>
          <w:tcPr>
            <w:tcW w:w="5572" w:type="dxa"/>
          </w:tcPr>
          <w:p w:rsidR="005A5B93" w:rsidRPr="00BF299F" w:rsidRDefault="005A5B93" w:rsidP="001B4F7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4</w:t>
            </w:r>
          </w:p>
        </w:tc>
      </w:tr>
      <w:tr w:rsidR="005A3F24"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A3F24" w:rsidRPr="00BF299F" w:rsidRDefault="005A3F24" w:rsidP="001B4F7C">
            <w:pPr>
              <w:jc w:val="both"/>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5A3F24" w:rsidRPr="00BF299F" w:rsidRDefault="005A3F24" w:rsidP="001B4F7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CDUM4</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4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42"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43"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B</w:t>
            </w:r>
            <w:r w:rsidRPr="00BF299F">
              <w:rPr>
                <w:rStyle w:val="textexposedshow"/>
                <w:rFonts w:ascii="Times New Roman" w:hAnsi="Times New Roman" w:cs="Times New Roman"/>
                <w:color w:val="141823"/>
                <w:sz w:val="24"/>
                <w:szCs w:val="24"/>
                <w:shd w:val="clear" w:color="auto" w:fill="FFFFFF"/>
                <w:rPrChange w:id="1244" w:author="Almondris Gonzalez" w:date="2015-05-18T22:05:00Z">
                  <w:rPr>
                    <w:rStyle w:val="textexposedshow"/>
                    <w:rFonts w:ascii="Helvetica" w:hAnsi="Helvetica" w:cs="Helvetica"/>
                    <w:color w:val="141823"/>
                    <w:sz w:val="21"/>
                    <w:szCs w:val="21"/>
                    <w:shd w:val="clear" w:color="auto" w:fill="FFFFFF"/>
                  </w:rPr>
                </w:rPrChange>
              </w:rPr>
              <w:t>ases de datos</w:t>
            </w:r>
            <w:r w:rsidRPr="00BF299F">
              <w:rPr>
                <w:rStyle w:val="textexposedshow"/>
                <w:rFonts w:ascii="Times New Roman" w:hAnsi="Times New Roman" w:cs="Times New Roman"/>
                <w:color w:val="141823"/>
                <w:sz w:val="24"/>
                <w:szCs w:val="24"/>
                <w:shd w:val="clear" w:color="auto" w:fill="FFFFFF"/>
              </w:rPr>
              <w:t>, usuario</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45"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46"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47"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El usuario podrá visualizar en la aplicación móvil</w:t>
            </w:r>
            <w:r w:rsidR="00F967CC">
              <w:rPr>
                <w:rStyle w:val="textexposedshow"/>
                <w:rFonts w:ascii="Times New Roman" w:hAnsi="Times New Roman" w:cs="Times New Roman"/>
                <w:color w:val="141823"/>
                <w:sz w:val="24"/>
                <w:szCs w:val="24"/>
                <w:shd w:val="clear" w:color="auto" w:fill="FFFFFF"/>
              </w:rPr>
              <w:t xml:space="preserve"> recomendaciones de alimentos, </w:t>
            </w:r>
            <w:r w:rsidRPr="00BF299F">
              <w:rPr>
                <w:rStyle w:val="textexposedshow"/>
                <w:rFonts w:ascii="Times New Roman" w:hAnsi="Times New Roman" w:cs="Times New Roman"/>
                <w:color w:val="141823"/>
                <w:sz w:val="24"/>
                <w:szCs w:val="24"/>
                <w:shd w:val="clear" w:color="auto" w:fill="FFFFFF"/>
              </w:rPr>
              <w:t>así como sus equivalencias.</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48"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49"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50"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51" w:author="Almondris Gonzalez" w:date="2015-05-18T22:05:00Z">
                  <w:rPr>
                    <w:rStyle w:val="textexposedshow"/>
                    <w:rFonts w:ascii="Helvetica" w:hAnsi="Helvetica" w:cs="Helvetica"/>
                    <w:color w:val="141823"/>
                    <w:sz w:val="21"/>
                    <w:szCs w:val="21"/>
                    <w:shd w:val="clear" w:color="auto" w:fill="FFFFFF"/>
                  </w:rPr>
                </w:rPrChange>
              </w:rPr>
              <w:t>Es necesario</w:t>
            </w:r>
            <w:r w:rsidRPr="00BF299F">
              <w:rPr>
                <w:rStyle w:val="textexposedshow"/>
                <w:rFonts w:ascii="Times New Roman" w:hAnsi="Times New Roman" w:cs="Times New Roman"/>
                <w:color w:val="141823"/>
                <w:sz w:val="24"/>
                <w:szCs w:val="24"/>
                <w:shd w:val="clear" w:color="auto" w:fill="FFFFFF"/>
              </w:rPr>
              <w:t xml:space="preserve"> que el usuario este registrado para tener acceso al Sistema.</w:t>
            </w:r>
          </w:p>
        </w:tc>
      </w:tr>
      <w:tr w:rsidR="005A5B93" w:rsidRPr="00BF299F" w:rsidTr="001B4F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52"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53"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54"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 xml:space="preserve">El usuario podrá consultar recomendaciones de alimentos por su Smartphone dependiendo el momento del día y </w:t>
            </w:r>
            <w:r w:rsidR="00F967CC">
              <w:rPr>
                <w:rStyle w:val="textexposedshow"/>
                <w:rFonts w:ascii="Times New Roman" w:hAnsi="Times New Roman" w:cs="Times New Roman"/>
                <w:color w:val="141823"/>
                <w:sz w:val="24"/>
                <w:szCs w:val="24"/>
                <w:shd w:val="clear" w:color="auto" w:fill="FFFFFF"/>
              </w:rPr>
              <w:t xml:space="preserve">las calorías que le faltan por </w:t>
            </w:r>
            <w:r w:rsidRPr="00BF299F">
              <w:rPr>
                <w:rStyle w:val="textexposedshow"/>
                <w:rFonts w:ascii="Times New Roman" w:hAnsi="Times New Roman" w:cs="Times New Roman"/>
                <w:color w:val="141823"/>
                <w:sz w:val="24"/>
                <w:szCs w:val="24"/>
                <w:shd w:val="clear" w:color="auto" w:fill="FFFFFF"/>
              </w:rPr>
              <w:t>cubrir.</w:t>
            </w:r>
          </w:p>
        </w:tc>
      </w:tr>
      <w:tr w:rsidR="005A5B93" w:rsidRPr="00BF299F" w:rsidTr="001B4F7C">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5A5B93" w:rsidRPr="00BF299F" w:rsidRDefault="005A5B93" w:rsidP="001B4F7C">
            <w:pPr>
              <w:jc w:val="both"/>
              <w:rPr>
                <w:rStyle w:val="textexposedshow"/>
                <w:rFonts w:ascii="Times New Roman" w:hAnsi="Times New Roman" w:cs="Times New Roman"/>
                <w:color w:val="141823"/>
                <w:sz w:val="24"/>
                <w:szCs w:val="24"/>
                <w:shd w:val="clear" w:color="auto" w:fill="FFFFFF"/>
                <w:rPrChange w:id="1255"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56"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5A5B93" w:rsidRPr="00BF299F" w:rsidRDefault="005A5B93" w:rsidP="005A5B93">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57"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Si ya no cuenta con calorías suficientes para seguir consumiendo alimentos, no mostrara recomendaciones.</w:t>
            </w:r>
          </w:p>
        </w:tc>
      </w:tr>
    </w:tbl>
    <w:p w:rsidR="00EB2226" w:rsidRDefault="00EB2226" w:rsidP="00EB2226">
      <w:pPr>
        <w:pStyle w:val="Descripcin"/>
        <w:keepNext/>
        <w:jc w:val="center"/>
      </w:pPr>
      <w:bookmarkStart w:id="1258" w:name="_Toc421062309"/>
      <w:r>
        <w:t xml:space="preserve">Tabla </w:t>
      </w:r>
      <w:fldSimple w:instr=" SEQ Tabla \* ARABIC ">
        <w:r w:rsidR="00DC1A26">
          <w:rPr>
            <w:noProof/>
          </w:rPr>
          <w:t>29</w:t>
        </w:r>
      </w:fldSimple>
      <w:r w:rsidRPr="00740BF7">
        <w:t xml:space="preserve"> CDUM4: Consultar recomendaciones de alimentos</w:t>
      </w:r>
      <w:bookmarkEnd w:id="1258"/>
    </w:p>
    <w:p w:rsidR="00083F0B" w:rsidRDefault="00083F0B" w:rsidP="005A5B93">
      <w:pPr>
        <w:rPr>
          <w:rFonts w:ascii="Times New Roman" w:hAnsi="Times New Roman" w:cs="Times New Roman"/>
          <w:b/>
          <w:sz w:val="24"/>
          <w:szCs w:val="24"/>
        </w:rPr>
      </w:pPr>
    </w:p>
    <w:p w:rsidR="005A5B93" w:rsidRPr="00EB2226" w:rsidRDefault="005A5B93" w:rsidP="005A5B93">
      <w:pPr>
        <w:rPr>
          <w:rFonts w:ascii="Times New Roman" w:hAnsi="Times New Roman" w:cs="Times New Roman"/>
          <w:b/>
          <w:sz w:val="24"/>
          <w:szCs w:val="24"/>
        </w:rPr>
      </w:pPr>
      <w:r w:rsidRPr="00EB2226">
        <w:rPr>
          <w:rFonts w:ascii="Times New Roman" w:hAnsi="Times New Roman" w:cs="Times New Roman"/>
          <w:b/>
          <w:sz w:val="24"/>
          <w:szCs w:val="24"/>
        </w:rPr>
        <w:lastRenderedPageBreak/>
        <w:t>Trayectoria Principal.</w:t>
      </w:r>
    </w:p>
    <w:p w:rsidR="005A5B93" w:rsidRPr="00BF299F" w:rsidRDefault="005A5B93" w:rsidP="005A5B93">
      <w:pPr>
        <w:pStyle w:val="Prrafodelista"/>
        <w:numPr>
          <w:ilvl w:val="0"/>
          <w:numId w:val="37"/>
        </w:numPr>
        <w:rPr>
          <w:rFonts w:ascii="Times New Roman" w:hAnsi="Times New Roman" w:cs="Times New Roman"/>
          <w:sz w:val="24"/>
          <w:szCs w:val="24"/>
        </w:rPr>
      </w:pPr>
      <w:r w:rsidRPr="00BF299F">
        <w:rPr>
          <w:rFonts w:ascii="Times New Roman" w:hAnsi="Times New Roman" w:cs="Times New Roman"/>
          <w:sz w:val="24"/>
          <w:szCs w:val="24"/>
        </w:rPr>
        <w:t>(Paciente) Selecciona la opción “Recomendación de alimentos”.</w:t>
      </w:r>
    </w:p>
    <w:p w:rsidR="005A5B93" w:rsidRPr="00BF299F" w:rsidRDefault="005A5B93" w:rsidP="005A5B93">
      <w:pPr>
        <w:pStyle w:val="Prrafodelista"/>
        <w:numPr>
          <w:ilvl w:val="0"/>
          <w:numId w:val="37"/>
        </w:numPr>
        <w:rPr>
          <w:rFonts w:ascii="Times New Roman" w:hAnsi="Times New Roman" w:cs="Times New Roman"/>
          <w:sz w:val="24"/>
          <w:szCs w:val="24"/>
        </w:rPr>
      </w:pPr>
      <w:r w:rsidRPr="00BF299F">
        <w:rPr>
          <w:rFonts w:ascii="Times New Roman" w:hAnsi="Times New Roman" w:cs="Times New Roman"/>
          <w:sz w:val="24"/>
          <w:szCs w:val="24"/>
        </w:rPr>
        <w:t>(Aplicación Móvil)Muestra la pantalla Recomendación de alimentos.</w:t>
      </w:r>
    </w:p>
    <w:p w:rsidR="005A5B93" w:rsidRPr="00BF299F" w:rsidRDefault="005A5B93" w:rsidP="005A5B93">
      <w:pPr>
        <w:pStyle w:val="Prrafodelista"/>
        <w:numPr>
          <w:ilvl w:val="0"/>
          <w:numId w:val="37"/>
        </w:numPr>
        <w:rPr>
          <w:rFonts w:ascii="Times New Roman" w:hAnsi="Times New Roman" w:cs="Times New Roman"/>
          <w:sz w:val="24"/>
          <w:szCs w:val="24"/>
        </w:rPr>
      </w:pPr>
      <w:r w:rsidRPr="00BF299F">
        <w:rPr>
          <w:rFonts w:ascii="Times New Roman" w:hAnsi="Times New Roman" w:cs="Times New Roman"/>
          <w:sz w:val="24"/>
          <w:szCs w:val="24"/>
        </w:rPr>
        <w:t>(Aplicación Móvil) Muestra las calorías y porcio</w:t>
      </w:r>
      <w:r w:rsidR="00F967CC">
        <w:rPr>
          <w:rFonts w:ascii="Times New Roman" w:hAnsi="Times New Roman" w:cs="Times New Roman"/>
          <w:sz w:val="24"/>
          <w:szCs w:val="24"/>
        </w:rPr>
        <w:t xml:space="preserve">nes nutrimentales de alimentos </w:t>
      </w:r>
      <w:r w:rsidRPr="00BF299F">
        <w:rPr>
          <w:rStyle w:val="textexposedshow"/>
          <w:rFonts w:ascii="Times New Roman" w:hAnsi="Times New Roman" w:cs="Times New Roman"/>
          <w:color w:val="141823"/>
          <w:sz w:val="24"/>
          <w:szCs w:val="24"/>
          <w:shd w:val="clear" w:color="auto" w:fill="FFFFFF"/>
        </w:rPr>
        <w:t xml:space="preserve">dependiendo el momento del día y </w:t>
      </w:r>
      <w:r w:rsidR="001C552E">
        <w:rPr>
          <w:rStyle w:val="textexposedshow"/>
          <w:rFonts w:ascii="Times New Roman" w:hAnsi="Times New Roman" w:cs="Times New Roman"/>
          <w:color w:val="141823"/>
          <w:sz w:val="24"/>
          <w:szCs w:val="24"/>
          <w:shd w:val="clear" w:color="auto" w:fill="FFFFFF"/>
        </w:rPr>
        <w:t xml:space="preserve">las calorías que le faltan por </w:t>
      </w:r>
      <w:r w:rsidRPr="00BF299F">
        <w:rPr>
          <w:rStyle w:val="textexposedshow"/>
          <w:rFonts w:ascii="Times New Roman" w:hAnsi="Times New Roman" w:cs="Times New Roman"/>
          <w:color w:val="141823"/>
          <w:sz w:val="24"/>
          <w:szCs w:val="24"/>
          <w:shd w:val="clear" w:color="auto" w:fill="FFFFFF"/>
        </w:rPr>
        <w:t>cubrir.</w:t>
      </w:r>
    </w:p>
    <w:p w:rsidR="005A5B93" w:rsidRPr="00BF299F" w:rsidRDefault="005A5B93" w:rsidP="005A5B93">
      <w:pPr>
        <w:pStyle w:val="Prrafodelista"/>
        <w:numPr>
          <w:ilvl w:val="0"/>
          <w:numId w:val="37"/>
        </w:numPr>
        <w:rPr>
          <w:rFonts w:ascii="Times New Roman" w:hAnsi="Times New Roman" w:cs="Times New Roman"/>
          <w:sz w:val="24"/>
          <w:szCs w:val="24"/>
        </w:rPr>
      </w:pPr>
      <w:r w:rsidRPr="00BF299F">
        <w:rPr>
          <w:rFonts w:ascii="Times New Roman" w:hAnsi="Times New Roman" w:cs="Times New Roman"/>
          <w:sz w:val="24"/>
          <w:szCs w:val="24"/>
        </w:rPr>
        <w:t>Fin Trayectoria</w:t>
      </w:r>
    </w:p>
    <w:p w:rsidR="005A5B93" w:rsidRPr="00BF299F" w:rsidRDefault="0017769F" w:rsidP="006C7DC5">
      <w:pPr>
        <w:rPr>
          <w:rFonts w:ascii="Times New Roman" w:hAnsi="Times New Roman" w:cs="Times New Roman"/>
          <w:sz w:val="24"/>
          <w:szCs w:val="24"/>
        </w:rPr>
      </w:pPr>
      <w:r>
        <w:rPr>
          <w:rFonts w:ascii="Times New Roman" w:hAnsi="Times New Roman" w:cs="Times New Roman"/>
          <w:sz w:val="24"/>
          <w:szCs w:val="24"/>
        </w:rPr>
        <w:t>Caso de uso 5: El paciente podrá visualizar su consumo cal</w:t>
      </w:r>
      <w:r w:rsidR="007B4409">
        <w:rPr>
          <w:rFonts w:ascii="Times New Roman" w:hAnsi="Times New Roman" w:cs="Times New Roman"/>
          <w:sz w:val="24"/>
          <w:szCs w:val="24"/>
        </w:rPr>
        <w:t>órico.</w:t>
      </w:r>
    </w:p>
    <w:p w:rsidR="00BC59A7" w:rsidRPr="00BF299F" w:rsidRDefault="00BC59A7" w:rsidP="00BC59A7">
      <w:pPr>
        <w:jc w:val="center"/>
        <w:rPr>
          <w:rFonts w:ascii="Times New Roman" w:hAnsi="Times New Roman" w:cs="Times New Roman"/>
          <w:sz w:val="24"/>
          <w:szCs w:val="24"/>
        </w:rPr>
      </w:pPr>
    </w:p>
    <w:tbl>
      <w:tblPr>
        <w:tblStyle w:val="Tabladecuadrcula4-nfasis12"/>
        <w:tblW w:w="0" w:type="auto"/>
        <w:tblLook w:val="04A0" w:firstRow="1" w:lastRow="0" w:firstColumn="1" w:lastColumn="0" w:noHBand="0" w:noVBand="1"/>
      </w:tblPr>
      <w:tblGrid>
        <w:gridCol w:w="3256"/>
        <w:gridCol w:w="5572"/>
      </w:tblGrid>
      <w:tr w:rsidR="00BC59A7" w:rsidRPr="00BF299F" w:rsidTr="00A46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59" w:author="Almondris Gonzalez" w:date="2015-05-18T22:05:00Z">
                  <w:rPr>
                    <w:rStyle w:val="textexposedshow"/>
                    <w:rFonts w:ascii="Helvetica" w:eastAsiaTheme="majorEastAsi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60"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BC59A7" w:rsidRPr="00BF299F" w:rsidRDefault="00BC59A7" w:rsidP="00DB4319">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6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Ver Consumo de calorías en la página Web</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Tipo de caso de uso</w:t>
            </w:r>
          </w:p>
        </w:tc>
        <w:tc>
          <w:tcPr>
            <w:tcW w:w="5572" w:type="dxa"/>
          </w:tcPr>
          <w:p w:rsidR="00BC59A7" w:rsidRPr="00BF299F" w:rsidRDefault="00BC59A7" w:rsidP="00A46EB2">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Móvil</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ID</w:t>
            </w:r>
          </w:p>
        </w:tc>
        <w:tc>
          <w:tcPr>
            <w:tcW w:w="5572" w:type="dxa"/>
          </w:tcPr>
          <w:p w:rsidR="00BC59A7" w:rsidRPr="00BF299F" w:rsidRDefault="005A3F24" w:rsidP="00A46EB2">
            <w:pPr>
              <w:jc w:val="center"/>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CDUM5</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Número de Caso de uso</w:t>
            </w:r>
          </w:p>
        </w:tc>
        <w:tc>
          <w:tcPr>
            <w:tcW w:w="5572" w:type="dxa"/>
          </w:tcPr>
          <w:p w:rsidR="00BC59A7" w:rsidRPr="00BF299F" w:rsidRDefault="00531362" w:rsidP="00A46EB2">
            <w:pPr>
              <w:jc w:val="center"/>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5</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62"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63"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64"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Nutriólogo, B</w:t>
            </w:r>
            <w:r w:rsidRPr="00BF299F">
              <w:rPr>
                <w:rStyle w:val="textexposedshow"/>
                <w:rFonts w:ascii="Times New Roman" w:hAnsi="Times New Roman" w:cs="Times New Roman"/>
                <w:color w:val="141823"/>
                <w:sz w:val="24"/>
                <w:szCs w:val="24"/>
                <w:shd w:val="clear" w:color="auto" w:fill="FFFFFF"/>
                <w:rPrChange w:id="1265" w:author="Almondris Gonzalez" w:date="2015-05-18T22:05:00Z">
                  <w:rPr>
                    <w:rStyle w:val="textexposedshow"/>
                    <w:rFonts w:ascii="Helvetica" w:hAnsi="Helvetica" w:cs="Helvetica"/>
                    <w:color w:val="141823"/>
                    <w:sz w:val="21"/>
                    <w:szCs w:val="21"/>
                    <w:shd w:val="clear" w:color="auto" w:fill="FFFFFF"/>
                  </w:rPr>
                </w:rPrChange>
              </w:rPr>
              <w:t>ases de datos</w:t>
            </w:r>
            <w:r w:rsidRPr="00BF299F">
              <w:rPr>
                <w:rStyle w:val="textexposedshow"/>
                <w:rFonts w:ascii="Times New Roman" w:hAnsi="Times New Roman" w:cs="Times New Roman"/>
                <w:color w:val="141823"/>
                <w:sz w:val="24"/>
                <w:szCs w:val="24"/>
                <w:shd w:val="clear" w:color="auto" w:fill="FFFFFF"/>
              </w:rPr>
              <w:t>, usuario</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66"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67"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68"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w:t>
            </w:r>
            <w:r w:rsidRPr="00BF299F">
              <w:rPr>
                <w:rStyle w:val="textexposedshow"/>
                <w:rFonts w:ascii="Times New Roman" w:hAnsi="Times New Roman" w:cs="Times New Roman"/>
                <w:color w:val="141823"/>
                <w:sz w:val="24"/>
                <w:szCs w:val="24"/>
                <w:shd w:val="clear" w:color="auto" w:fill="FFFFFF"/>
                <w:rPrChange w:id="1269" w:author="Almondris Gonzalez" w:date="2015-05-18T22:05:00Z">
                  <w:rPr>
                    <w:rStyle w:val="textexposedshow"/>
                    <w:rFonts w:ascii="Helvetica" w:hAnsi="Helvetica" w:cs="Helvetica"/>
                    <w:color w:val="141823"/>
                    <w:sz w:val="21"/>
                    <w:szCs w:val="21"/>
                    <w:shd w:val="clear" w:color="auto" w:fill="FFFFFF"/>
                  </w:rPr>
                </w:rPrChange>
              </w:rPr>
              <w:t xml:space="preserve">l </w:t>
            </w:r>
            <w:r w:rsidRPr="00BF299F">
              <w:rPr>
                <w:rStyle w:val="textexposedshow"/>
                <w:rFonts w:ascii="Times New Roman" w:hAnsi="Times New Roman" w:cs="Times New Roman"/>
                <w:color w:val="141823"/>
                <w:sz w:val="24"/>
                <w:szCs w:val="24"/>
                <w:shd w:val="clear" w:color="auto" w:fill="FFFFFF"/>
              </w:rPr>
              <w:t xml:space="preserve">Nutriólogo podrá visualizar en la página Web </w:t>
            </w:r>
            <w:r w:rsidRPr="00BF299F">
              <w:rPr>
                <w:rStyle w:val="textexposedshow"/>
                <w:rFonts w:ascii="Times New Roman" w:hAnsi="Times New Roman" w:cs="Times New Roman"/>
                <w:color w:val="141823"/>
                <w:sz w:val="24"/>
                <w:szCs w:val="24"/>
                <w:shd w:val="clear" w:color="auto" w:fill="FFFFFF"/>
                <w:rPrChange w:id="1270" w:author="Almondris Gonzalez" w:date="2015-05-18T22:05:00Z">
                  <w:rPr>
                    <w:rStyle w:val="textexposedshow"/>
                    <w:rFonts w:ascii="Helvetica" w:hAnsi="Helvetica" w:cs="Helvetica"/>
                    <w:color w:val="141823"/>
                    <w:sz w:val="21"/>
                    <w:szCs w:val="21"/>
                    <w:shd w:val="clear" w:color="auto" w:fill="FFFFFF"/>
                  </w:rPr>
                </w:rPrChange>
              </w:rPr>
              <w:t xml:space="preserve"> </w:t>
            </w:r>
            <w:r w:rsidRPr="00BF299F">
              <w:rPr>
                <w:rStyle w:val="textexposedshow"/>
                <w:rFonts w:ascii="Times New Roman" w:hAnsi="Times New Roman" w:cs="Times New Roman"/>
                <w:color w:val="141823"/>
                <w:sz w:val="24"/>
                <w:szCs w:val="24"/>
                <w:shd w:val="clear" w:color="auto" w:fill="FFFFFF"/>
              </w:rPr>
              <w:t xml:space="preserve"> el consumo de calorías de cada uno de sus pacientes ya que se ira guardando la información conforme el paciente valla registrando sus alimentos</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7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72"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73"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74" w:author="Almondris Gonzalez" w:date="2015-05-18T22:05:00Z">
                  <w:rPr>
                    <w:rStyle w:val="textexposedshow"/>
                    <w:rFonts w:ascii="Helvetica" w:hAnsi="Helvetica" w:cs="Helvetica"/>
                    <w:color w:val="141823"/>
                    <w:sz w:val="21"/>
                    <w:szCs w:val="21"/>
                    <w:shd w:val="clear" w:color="auto" w:fill="FFFFFF"/>
                  </w:rPr>
                </w:rPrChange>
              </w:rPr>
              <w:t>Es necesario</w:t>
            </w:r>
            <w:r w:rsidRPr="00BF299F">
              <w:rPr>
                <w:rStyle w:val="textexposedshow"/>
                <w:rFonts w:ascii="Times New Roman" w:hAnsi="Times New Roman" w:cs="Times New Roman"/>
                <w:color w:val="141823"/>
                <w:sz w:val="24"/>
                <w:szCs w:val="24"/>
                <w:shd w:val="clear" w:color="auto" w:fill="FFFFFF"/>
              </w:rPr>
              <w:t xml:space="preserve"> que el usuario este registrado para tener acceso al sistema.</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75"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76"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77"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78" w:author="Almondris Gonzalez" w:date="2015-05-18T22:05:00Z">
                  <w:rPr>
                    <w:rStyle w:val="textexposedshow"/>
                    <w:rFonts w:ascii="Helvetica" w:hAnsi="Helvetica" w:cs="Helvetica"/>
                    <w:color w:val="141823"/>
                    <w:sz w:val="21"/>
                    <w:szCs w:val="21"/>
                    <w:shd w:val="clear" w:color="auto" w:fill="FFFFFF"/>
                  </w:rPr>
                </w:rPrChange>
              </w:rPr>
              <w:t>El administrador revisará los datos y en la página de inicio del sistema aparecerá la opción de Inicio de sesión y/o Registrar.</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center"/>
              <w:rPr>
                <w:rStyle w:val="textexposedshow"/>
                <w:rFonts w:ascii="Times New Roman" w:hAnsi="Times New Roman" w:cs="Times New Roman"/>
                <w:color w:val="141823"/>
                <w:sz w:val="24"/>
                <w:szCs w:val="24"/>
                <w:shd w:val="clear" w:color="auto" w:fill="FFFFFF"/>
                <w:rPrChange w:id="1279"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80"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C59A7" w:rsidRPr="00BF299F" w:rsidRDefault="001C552E"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81"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Solo se visualizará las calorías consumidas del paciente.</w:t>
            </w:r>
          </w:p>
        </w:tc>
      </w:tr>
    </w:tbl>
    <w:p w:rsidR="00EB2226" w:rsidRDefault="00EB2226" w:rsidP="00EB2226">
      <w:pPr>
        <w:pStyle w:val="Descripcin"/>
        <w:keepNext/>
        <w:jc w:val="center"/>
      </w:pPr>
      <w:bookmarkStart w:id="1282" w:name="_Toc421062310"/>
      <w:r>
        <w:t xml:space="preserve">Tabla </w:t>
      </w:r>
      <w:fldSimple w:instr=" SEQ Tabla \* ARABIC ">
        <w:r w:rsidR="00DC1A26">
          <w:rPr>
            <w:noProof/>
          </w:rPr>
          <w:t>30</w:t>
        </w:r>
      </w:fldSimple>
      <w:r w:rsidRPr="00224DB9">
        <w:t xml:space="preserve">  CDUM5: Visualizar consumo de calorías.</w:t>
      </w:r>
      <w:bookmarkEnd w:id="1282"/>
    </w:p>
    <w:p w:rsidR="00BC59A7" w:rsidRPr="00BF299F" w:rsidRDefault="00BC59A7" w:rsidP="00BC59A7">
      <w:pPr>
        <w:rPr>
          <w:rFonts w:ascii="Times New Roman" w:hAnsi="Times New Roman" w:cs="Times New Roman"/>
          <w:sz w:val="24"/>
          <w:szCs w:val="24"/>
        </w:rPr>
      </w:pPr>
      <w:r w:rsidRPr="00BF299F">
        <w:rPr>
          <w:rFonts w:ascii="Times New Roman" w:hAnsi="Times New Roman" w:cs="Times New Roman"/>
          <w:sz w:val="24"/>
          <w:szCs w:val="24"/>
        </w:rPr>
        <w:t>Trayectoria Principal.</w:t>
      </w:r>
    </w:p>
    <w:p w:rsidR="00BC59A7" w:rsidRPr="00BF299F" w:rsidRDefault="00BC59A7" w:rsidP="00BC59A7">
      <w:pPr>
        <w:pStyle w:val="Prrafodelista"/>
        <w:numPr>
          <w:ilvl w:val="0"/>
          <w:numId w:val="25"/>
        </w:numPr>
        <w:rPr>
          <w:rFonts w:ascii="Times New Roman" w:hAnsi="Times New Roman" w:cs="Times New Roman"/>
          <w:sz w:val="24"/>
          <w:szCs w:val="24"/>
        </w:rPr>
      </w:pPr>
      <w:r w:rsidRPr="00BF299F">
        <w:rPr>
          <w:rFonts w:ascii="Times New Roman" w:hAnsi="Times New Roman" w:cs="Times New Roman"/>
          <w:sz w:val="24"/>
          <w:szCs w:val="24"/>
        </w:rPr>
        <w:t>(Paciente) Selecciona la opción “Contador”.</w:t>
      </w:r>
    </w:p>
    <w:p w:rsidR="00BC59A7" w:rsidRPr="00BF299F" w:rsidRDefault="00BC59A7" w:rsidP="00BC59A7">
      <w:pPr>
        <w:pStyle w:val="Prrafodelista"/>
        <w:numPr>
          <w:ilvl w:val="0"/>
          <w:numId w:val="25"/>
        </w:numPr>
        <w:rPr>
          <w:rFonts w:ascii="Times New Roman" w:hAnsi="Times New Roman" w:cs="Times New Roman"/>
          <w:sz w:val="24"/>
          <w:szCs w:val="24"/>
        </w:rPr>
      </w:pPr>
      <w:r w:rsidRPr="00BF299F">
        <w:rPr>
          <w:rFonts w:ascii="Times New Roman" w:hAnsi="Times New Roman" w:cs="Times New Roman"/>
          <w:sz w:val="24"/>
          <w:szCs w:val="24"/>
        </w:rPr>
        <w:t>(Aplicación Móvil)Muestra la pantalla Contador calórico.</w:t>
      </w:r>
    </w:p>
    <w:p w:rsidR="00BC59A7" w:rsidRPr="00BF299F" w:rsidRDefault="00BC59A7" w:rsidP="00BC59A7">
      <w:pPr>
        <w:pStyle w:val="Prrafodelista"/>
        <w:numPr>
          <w:ilvl w:val="0"/>
          <w:numId w:val="25"/>
        </w:numPr>
        <w:rPr>
          <w:rFonts w:ascii="Times New Roman" w:hAnsi="Times New Roman" w:cs="Times New Roman"/>
          <w:sz w:val="24"/>
          <w:szCs w:val="24"/>
        </w:rPr>
      </w:pPr>
      <w:r w:rsidRPr="00BF299F">
        <w:rPr>
          <w:rFonts w:ascii="Times New Roman" w:hAnsi="Times New Roman" w:cs="Times New Roman"/>
          <w:sz w:val="24"/>
          <w:szCs w:val="24"/>
        </w:rPr>
        <w:t>Fin Trayectoria.</w:t>
      </w:r>
    </w:p>
    <w:p w:rsidR="00BC59A7" w:rsidRPr="00BF299F" w:rsidRDefault="00BC59A7" w:rsidP="00BC59A7">
      <w:pPr>
        <w:jc w:val="center"/>
        <w:rPr>
          <w:rFonts w:ascii="Times New Roman" w:hAnsi="Times New Roman" w:cs="Times New Roman"/>
          <w:sz w:val="24"/>
          <w:szCs w:val="24"/>
        </w:rPr>
      </w:pPr>
    </w:p>
    <w:tbl>
      <w:tblPr>
        <w:tblStyle w:val="Tabladecuadrcula4-nfasis12"/>
        <w:tblW w:w="0" w:type="auto"/>
        <w:tblLook w:val="04A0" w:firstRow="1" w:lastRow="0" w:firstColumn="1" w:lastColumn="0" w:noHBand="0" w:noVBand="1"/>
      </w:tblPr>
      <w:tblGrid>
        <w:gridCol w:w="3256"/>
        <w:gridCol w:w="5572"/>
      </w:tblGrid>
      <w:tr w:rsidR="00BC59A7" w:rsidRPr="00BF299F" w:rsidTr="00A46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283" w:author="Almondris Gonzalez" w:date="2015-05-18T22:05:00Z">
                  <w:rPr>
                    <w:rStyle w:val="textexposedshow"/>
                    <w:rFonts w:ascii="Helvetica" w:eastAsiaTheme="majorEastAsia" w:hAnsi="Helvetica" w:cs="Helvetica"/>
                    <w:b w:val="0"/>
                    <w:bCs w:val="0"/>
                    <w:i/>
                    <w:iCs/>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84"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BC59A7" w:rsidRPr="00BF299F" w:rsidRDefault="00531362" w:rsidP="00DB4319">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85" w:author="Almondris Gonzalez" w:date="2015-05-18T22:05:00Z">
                  <w:rPr>
                    <w:rStyle w:val="textexposedshow"/>
                    <w:rFonts w:ascii="Helvetica" w:hAnsi="Helvetica" w:cs="Helvetica"/>
                    <w:b w:val="0"/>
                    <w:bCs w:val="0"/>
                    <w:color w:val="141823"/>
                    <w:sz w:val="21"/>
                    <w:szCs w:val="21"/>
                    <w:shd w:val="clear" w:color="auto" w:fill="FFFFFF"/>
                  </w:rPr>
                </w:rPrChange>
              </w:rPr>
            </w:pPr>
            <w:r>
              <w:rPr>
                <w:rFonts w:ascii="Times New Roman" w:hAnsi="Times New Roman" w:cs="Times New Roman"/>
                <w:sz w:val="24"/>
                <w:szCs w:val="24"/>
              </w:rPr>
              <w:t>Consultar cita en la agenda.</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Tipo de caso de uso</w:t>
            </w:r>
          </w:p>
        </w:tc>
        <w:tc>
          <w:tcPr>
            <w:tcW w:w="5572" w:type="dxa"/>
          </w:tcPr>
          <w:p w:rsidR="00BC59A7" w:rsidRPr="00BF299F" w:rsidRDefault="00BC59A7" w:rsidP="00A46E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Móvil</w:t>
            </w:r>
          </w:p>
        </w:tc>
      </w:tr>
      <w:tr w:rsidR="0017769F" w:rsidRPr="00BF299F" w:rsidTr="00A46EB2">
        <w:tc>
          <w:tcPr>
            <w:cnfStyle w:val="001000000000" w:firstRow="0" w:lastRow="0" w:firstColumn="1" w:lastColumn="0" w:oddVBand="0" w:evenVBand="0" w:oddHBand="0" w:evenHBand="0" w:firstRowFirstColumn="0" w:firstRowLastColumn="0" w:lastRowFirstColumn="0" w:lastRowLastColumn="0"/>
            <w:tcW w:w="3256" w:type="dxa"/>
          </w:tcPr>
          <w:p w:rsidR="0017769F" w:rsidRPr="00BF299F" w:rsidRDefault="0017769F" w:rsidP="00A46EB2">
            <w:pPr>
              <w:jc w:val="both"/>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17769F" w:rsidRDefault="0017769F" w:rsidP="00A46E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CDUM6</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Número de caso de uso </w:t>
            </w:r>
          </w:p>
        </w:tc>
        <w:tc>
          <w:tcPr>
            <w:tcW w:w="5572" w:type="dxa"/>
          </w:tcPr>
          <w:p w:rsidR="00BC59A7" w:rsidRPr="00BF299F" w:rsidRDefault="00531362" w:rsidP="00A46E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286"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87"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88"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Nutriólogo, B</w:t>
            </w:r>
            <w:r w:rsidRPr="00BF299F">
              <w:rPr>
                <w:rStyle w:val="textexposedshow"/>
                <w:rFonts w:ascii="Times New Roman" w:hAnsi="Times New Roman" w:cs="Times New Roman"/>
                <w:color w:val="141823"/>
                <w:sz w:val="24"/>
                <w:szCs w:val="24"/>
                <w:shd w:val="clear" w:color="auto" w:fill="FFFFFF"/>
                <w:rPrChange w:id="1289" w:author="Almondris Gonzalez" w:date="2015-05-18T22:05:00Z">
                  <w:rPr>
                    <w:rStyle w:val="textexposedshow"/>
                    <w:rFonts w:ascii="Helvetica" w:hAnsi="Helvetica" w:cs="Helvetica"/>
                    <w:color w:val="141823"/>
                    <w:sz w:val="21"/>
                    <w:szCs w:val="21"/>
                    <w:shd w:val="clear" w:color="auto" w:fill="FFFFFF"/>
                  </w:rPr>
                </w:rPrChange>
              </w:rPr>
              <w:t>ases de datos</w:t>
            </w:r>
            <w:r w:rsidRPr="00BF299F">
              <w:rPr>
                <w:rStyle w:val="textexposedshow"/>
                <w:rFonts w:ascii="Times New Roman" w:hAnsi="Times New Roman" w:cs="Times New Roman"/>
                <w:color w:val="141823"/>
                <w:sz w:val="24"/>
                <w:szCs w:val="24"/>
                <w:shd w:val="clear" w:color="auto" w:fill="FFFFFF"/>
              </w:rPr>
              <w:t>, usuario</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290"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91"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92"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w:t>
            </w:r>
            <w:r w:rsidRPr="00BF299F">
              <w:rPr>
                <w:rStyle w:val="textexposedshow"/>
                <w:rFonts w:ascii="Times New Roman" w:hAnsi="Times New Roman" w:cs="Times New Roman"/>
                <w:color w:val="141823"/>
                <w:sz w:val="24"/>
                <w:szCs w:val="24"/>
                <w:shd w:val="clear" w:color="auto" w:fill="FFFFFF"/>
                <w:rPrChange w:id="1293" w:author="Almondris Gonzalez" w:date="2015-05-18T22:05:00Z">
                  <w:rPr>
                    <w:rStyle w:val="textexposedshow"/>
                    <w:rFonts w:ascii="Helvetica" w:hAnsi="Helvetica" w:cs="Helvetica"/>
                    <w:color w:val="141823"/>
                    <w:sz w:val="21"/>
                    <w:szCs w:val="21"/>
                    <w:shd w:val="clear" w:color="auto" w:fill="FFFFFF"/>
                  </w:rPr>
                </w:rPrChange>
              </w:rPr>
              <w:t xml:space="preserve">l </w:t>
            </w:r>
            <w:r w:rsidRPr="00BF299F">
              <w:rPr>
                <w:rStyle w:val="textexposedshow"/>
                <w:rFonts w:ascii="Times New Roman" w:hAnsi="Times New Roman" w:cs="Times New Roman"/>
                <w:color w:val="141823"/>
                <w:sz w:val="24"/>
                <w:szCs w:val="24"/>
                <w:shd w:val="clear" w:color="auto" w:fill="FFFFFF"/>
              </w:rPr>
              <w:t xml:space="preserve">Nutriólogo podrá visualizar en la aplicación móvil su agenda donde estará guardado el día de sus citas que anteriormente el nutriólogo le agendara. </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294"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95"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296"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97" w:author="Almondris Gonzalez" w:date="2015-05-18T22:05:00Z">
                  <w:rPr>
                    <w:rStyle w:val="textexposedshow"/>
                    <w:rFonts w:ascii="Helvetica" w:hAnsi="Helvetica" w:cs="Helvetica"/>
                    <w:color w:val="141823"/>
                    <w:sz w:val="21"/>
                    <w:szCs w:val="21"/>
                    <w:shd w:val="clear" w:color="auto" w:fill="FFFFFF"/>
                  </w:rPr>
                </w:rPrChange>
              </w:rPr>
              <w:t>Es necesario</w:t>
            </w:r>
            <w:r w:rsidRPr="00BF299F">
              <w:rPr>
                <w:rStyle w:val="textexposedshow"/>
                <w:rFonts w:ascii="Times New Roman" w:hAnsi="Times New Roman" w:cs="Times New Roman"/>
                <w:color w:val="141823"/>
                <w:sz w:val="24"/>
                <w:szCs w:val="24"/>
                <w:shd w:val="clear" w:color="auto" w:fill="FFFFFF"/>
              </w:rPr>
              <w:t xml:space="preserve"> que el usuario este registrado para tener </w:t>
            </w:r>
            <w:r w:rsidRPr="00BF299F">
              <w:rPr>
                <w:rStyle w:val="textexposedshow"/>
                <w:rFonts w:ascii="Times New Roman" w:hAnsi="Times New Roman" w:cs="Times New Roman"/>
                <w:color w:val="141823"/>
                <w:sz w:val="24"/>
                <w:szCs w:val="24"/>
                <w:shd w:val="clear" w:color="auto" w:fill="FFFFFF"/>
              </w:rPr>
              <w:lastRenderedPageBreak/>
              <w:t>acceso al Sistema.</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298"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299" w:author="Almondris Gonzalez" w:date="2015-05-18T22:05:00Z">
                  <w:rPr>
                    <w:rStyle w:val="textexposedshow"/>
                    <w:rFonts w:ascii="Helvetica" w:hAnsi="Helvetica" w:cs="Helvetica"/>
                    <w:color w:val="141823"/>
                    <w:sz w:val="21"/>
                    <w:szCs w:val="21"/>
                    <w:shd w:val="clear" w:color="auto" w:fill="FFFFFF"/>
                  </w:rPr>
                </w:rPrChange>
              </w:rPr>
              <w:lastRenderedPageBreak/>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00"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01" w:author="Almondris Gonzalez" w:date="2015-05-18T22:05:00Z">
                  <w:rPr>
                    <w:rStyle w:val="textexposedshow"/>
                    <w:rFonts w:ascii="Helvetica" w:hAnsi="Helvetica" w:cs="Helvetica"/>
                    <w:color w:val="141823"/>
                    <w:sz w:val="21"/>
                    <w:szCs w:val="21"/>
                    <w:shd w:val="clear" w:color="auto" w:fill="FFFFFF"/>
                  </w:rPr>
                </w:rPrChange>
              </w:rPr>
              <w:t>El administrador revisará los datos y en la página de inicio del sistema aparecerá la opción de Inicio de sesión y/o Registrar.</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02"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03"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C59A7" w:rsidRPr="00BF299F" w:rsidRDefault="001C552E"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04"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No se mostrará ninguna cita si no hay registro de alguna.</w:t>
            </w:r>
          </w:p>
        </w:tc>
      </w:tr>
    </w:tbl>
    <w:p w:rsidR="00EB2226" w:rsidRDefault="00EB2226" w:rsidP="00EB2226">
      <w:pPr>
        <w:pStyle w:val="Descripcin"/>
        <w:keepNext/>
        <w:jc w:val="center"/>
      </w:pPr>
      <w:bookmarkStart w:id="1305" w:name="_Toc421062311"/>
      <w:r>
        <w:t xml:space="preserve">Tabla </w:t>
      </w:r>
      <w:fldSimple w:instr=" SEQ Tabla \* ARABIC ">
        <w:r w:rsidR="00DC1A26">
          <w:rPr>
            <w:noProof/>
          </w:rPr>
          <w:t>31</w:t>
        </w:r>
      </w:fldSimple>
      <w:r w:rsidRPr="00DB17E1">
        <w:t xml:space="preserve">  CDUM5: Visualizar consumo de calorías.</w:t>
      </w:r>
      <w:bookmarkEnd w:id="1305"/>
    </w:p>
    <w:p w:rsidR="00531362" w:rsidRPr="0022090A" w:rsidRDefault="00F16A64" w:rsidP="00531362">
      <w:pPr>
        <w:jc w:val="center"/>
        <w:rPr>
          <w:rStyle w:val="textexposedshow"/>
          <w:rFonts w:ascii="Times New Roman" w:hAnsi="Times New Roman" w:cs="Times New Roman"/>
          <w:color w:val="141823"/>
          <w:sz w:val="20"/>
          <w:szCs w:val="24"/>
          <w:shd w:val="clear" w:color="auto" w:fill="FFFFFF"/>
        </w:rPr>
      </w:pPr>
      <w:r>
        <w:rPr>
          <w:rStyle w:val="textexposedshow"/>
          <w:rFonts w:ascii="Times New Roman" w:hAnsi="Times New Roman" w:cs="Times New Roman"/>
          <w:color w:val="141823"/>
          <w:sz w:val="20"/>
          <w:szCs w:val="24"/>
          <w:shd w:val="clear" w:color="auto" w:fill="FFFFFF"/>
        </w:rPr>
        <w:fldChar w:fldCharType="begin"/>
      </w:r>
      <w:r>
        <w:instrText xml:space="preserve"> XE "</w:instrText>
      </w:r>
      <w:r w:rsidRPr="00AD4F5D">
        <w:rPr>
          <w:rFonts w:ascii="Times New Roman" w:hAnsi="Times New Roman" w:cs="Times New Roman"/>
          <w:color w:val="000000" w:themeColor="text1"/>
          <w:sz w:val="20"/>
          <w:szCs w:val="24"/>
        </w:rPr>
        <w:instrText xml:space="preserve">Tabla4.15  </w:instrText>
      </w:r>
      <w:r w:rsidRPr="00AD4F5D">
        <w:rPr>
          <w:rStyle w:val="textexposedshow"/>
          <w:rFonts w:ascii="Times New Roman" w:hAnsi="Times New Roman" w:cs="Times New Roman"/>
          <w:color w:val="141823"/>
          <w:sz w:val="20"/>
          <w:szCs w:val="24"/>
          <w:shd w:val="clear" w:color="auto" w:fill="FFFFFF"/>
        </w:rPr>
        <w:instrText>CDUM6</w:instrText>
      </w:r>
      <w:r w:rsidRPr="00AD4F5D">
        <w:instrText>\</w:instrText>
      </w:r>
      <w:r w:rsidRPr="00AD4F5D">
        <w:rPr>
          <w:rStyle w:val="textexposedshow"/>
          <w:rFonts w:ascii="Times New Roman" w:hAnsi="Times New Roman" w:cs="Times New Roman"/>
          <w:color w:val="141823"/>
          <w:sz w:val="20"/>
          <w:szCs w:val="24"/>
          <w:shd w:val="clear" w:color="auto" w:fill="FFFFFF"/>
        </w:rPr>
        <w:instrText>: Consultar cita en la agenda.</w:instrText>
      </w:r>
      <w:r>
        <w:instrText xml:space="preserve">" </w:instrText>
      </w:r>
      <w:r>
        <w:rPr>
          <w:rStyle w:val="textexposedshow"/>
          <w:rFonts w:ascii="Times New Roman" w:hAnsi="Times New Roman" w:cs="Times New Roman"/>
          <w:color w:val="141823"/>
          <w:sz w:val="20"/>
          <w:szCs w:val="24"/>
          <w:shd w:val="clear" w:color="auto" w:fill="FFFFFF"/>
        </w:rPr>
        <w:fldChar w:fldCharType="end"/>
      </w:r>
    </w:p>
    <w:p w:rsidR="00BC59A7" w:rsidRPr="00BF299F" w:rsidRDefault="00BC59A7" w:rsidP="00BC59A7">
      <w:pPr>
        <w:rPr>
          <w:rFonts w:ascii="Times New Roman" w:hAnsi="Times New Roman" w:cs="Times New Roman"/>
          <w:sz w:val="24"/>
          <w:szCs w:val="24"/>
        </w:rPr>
      </w:pPr>
      <w:r w:rsidRPr="00BF299F">
        <w:rPr>
          <w:rFonts w:ascii="Times New Roman" w:hAnsi="Times New Roman" w:cs="Times New Roman"/>
          <w:sz w:val="24"/>
          <w:szCs w:val="24"/>
        </w:rPr>
        <w:t>Trayectoria Principal.</w:t>
      </w:r>
    </w:p>
    <w:p w:rsidR="007B3D7A" w:rsidRDefault="00BC59A7" w:rsidP="00282BDA">
      <w:pPr>
        <w:pStyle w:val="Prrafodelista"/>
        <w:numPr>
          <w:ilvl w:val="0"/>
          <w:numId w:val="50"/>
        </w:numPr>
        <w:rPr>
          <w:rFonts w:ascii="Times New Roman" w:hAnsi="Times New Roman" w:cs="Times New Roman"/>
          <w:sz w:val="24"/>
          <w:szCs w:val="24"/>
        </w:rPr>
      </w:pPr>
      <w:r w:rsidRPr="007B3D7A">
        <w:rPr>
          <w:rFonts w:ascii="Times New Roman" w:hAnsi="Times New Roman" w:cs="Times New Roman"/>
          <w:sz w:val="24"/>
          <w:szCs w:val="24"/>
        </w:rPr>
        <w:t>(Paciente) Selecciona la opción “Agenda”.</w:t>
      </w:r>
      <w:r w:rsidR="00F967CC">
        <w:rPr>
          <w:rFonts w:ascii="Times New Roman" w:hAnsi="Times New Roman" w:cs="Times New Roman"/>
          <w:sz w:val="24"/>
          <w:szCs w:val="24"/>
        </w:rPr>
        <w:t xml:space="preserve"> </w:t>
      </w:r>
      <w:r w:rsidRPr="007B3D7A">
        <w:rPr>
          <w:rFonts w:ascii="Times New Roman" w:hAnsi="Times New Roman" w:cs="Times New Roman"/>
          <w:sz w:val="24"/>
          <w:szCs w:val="24"/>
        </w:rPr>
        <w:t>(Aplicación Móvil)Muestra la pantalla Agenda.</w:t>
      </w:r>
    </w:p>
    <w:p w:rsidR="007B3D7A" w:rsidRDefault="00BC59A7" w:rsidP="00282BDA">
      <w:pPr>
        <w:pStyle w:val="Prrafodelista"/>
        <w:numPr>
          <w:ilvl w:val="0"/>
          <w:numId w:val="50"/>
        </w:numPr>
        <w:rPr>
          <w:rFonts w:ascii="Times New Roman" w:hAnsi="Times New Roman" w:cs="Times New Roman"/>
          <w:sz w:val="24"/>
          <w:szCs w:val="24"/>
        </w:rPr>
      </w:pPr>
      <w:r w:rsidRPr="007B3D7A">
        <w:rPr>
          <w:rFonts w:ascii="Times New Roman" w:hAnsi="Times New Roman" w:cs="Times New Roman"/>
          <w:sz w:val="24"/>
          <w:szCs w:val="24"/>
        </w:rPr>
        <w:t>(Aplicación Móvil) Muestra el día de la cita próxima.</w:t>
      </w:r>
    </w:p>
    <w:p w:rsidR="00BC59A7" w:rsidRPr="007B3D7A" w:rsidRDefault="00BC59A7" w:rsidP="00282BDA">
      <w:pPr>
        <w:pStyle w:val="Prrafodelista"/>
        <w:numPr>
          <w:ilvl w:val="0"/>
          <w:numId w:val="50"/>
        </w:numPr>
        <w:rPr>
          <w:rFonts w:ascii="Times New Roman" w:hAnsi="Times New Roman" w:cs="Times New Roman"/>
          <w:sz w:val="24"/>
          <w:szCs w:val="24"/>
        </w:rPr>
      </w:pPr>
      <w:r w:rsidRPr="007B3D7A">
        <w:rPr>
          <w:rFonts w:ascii="Times New Roman" w:hAnsi="Times New Roman" w:cs="Times New Roman"/>
          <w:sz w:val="24"/>
          <w:szCs w:val="24"/>
        </w:rPr>
        <w:t>Fin Trayectoria</w:t>
      </w:r>
    </w:p>
    <w:p w:rsidR="00BC59A7" w:rsidRPr="00BF299F" w:rsidRDefault="00BC59A7" w:rsidP="00BC59A7">
      <w:pPr>
        <w:jc w:val="center"/>
        <w:rPr>
          <w:rFonts w:ascii="Times New Roman" w:hAnsi="Times New Roman" w:cs="Times New Roman"/>
          <w:sz w:val="24"/>
          <w:szCs w:val="24"/>
        </w:rPr>
      </w:pPr>
    </w:p>
    <w:tbl>
      <w:tblPr>
        <w:tblStyle w:val="Tabladecuadrcula4-nfasis12"/>
        <w:tblW w:w="0" w:type="auto"/>
        <w:tblLook w:val="04A0" w:firstRow="1" w:lastRow="0" w:firstColumn="1" w:lastColumn="0" w:noHBand="0" w:noVBand="1"/>
      </w:tblPr>
      <w:tblGrid>
        <w:gridCol w:w="3256"/>
        <w:gridCol w:w="5572"/>
      </w:tblGrid>
      <w:tr w:rsidR="00BC59A7" w:rsidRPr="00BF299F" w:rsidTr="00A46E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06" w:author="Almondris Gonzalez" w:date="2015-05-18T22:05:00Z">
                  <w:rPr>
                    <w:rStyle w:val="textexposedshow"/>
                    <w:rFonts w:ascii="Helvetica" w:eastAsiaTheme="majorEastAsi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07" w:author="Almondris Gonzalez" w:date="2015-05-18T22:05:00Z">
                  <w:rPr>
                    <w:rStyle w:val="textexposedshow"/>
                    <w:rFonts w:ascii="Helvetica" w:hAnsi="Helvetica" w:cs="Helvetica"/>
                    <w:color w:val="141823"/>
                    <w:sz w:val="21"/>
                    <w:szCs w:val="21"/>
                    <w:shd w:val="clear" w:color="auto" w:fill="FFFFFF"/>
                  </w:rPr>
                </w:rPrChange>
              </w:rPr>
              <w:t>Casos de uso</w:t>
            </w:r>
          </w:p>
        </w:tc>
        <w:tc>
          <w:tcPr>
            <w:tcW w:w="5572" w:type="dxa"/>
            <w:hideMark/>
          </w:tcPr>
          <w:p w:rsidR="00BC59A7" w:rsidRPr="00BF299F" w:rsidRDefault="00531362" w:rsidP="00DB4319">
            <w:pPr>
              <w:jc w:val="center"/>
              <w:cnfStyle w:val="100000000000" w:firstRow="1"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08" w:author="Almondris Gonzalez" w:date="2015-05-18T22:05:00Z">
                  <w:rPr>
                    <w:rStyle w:val="textexposedshow"/>
                    <w:rFonts w:ascii="Helvetica" w:hAnsi="Helvetica" w:cs="Helvetica"/>
                    <w:b w:val="0"/>
                    <w:bCs w:val="0"/>
                    <w:color w:val="141823"/>
                    <w:sz w:val="21"/>
                    <w:szCs w:val="21"/>
                    <w:shd w:val="clear" w:color="auto" w:fill="FFFFFF"/>
                  </w:rPr>
                </w:rPrChange>
              </w:rPr>
            </w:pPr>
            <w:r>
              <w:rPr>
                <w:rFonts w:ascii="Times New Roman" w:hAnsi="Times New Roman" w:cs="Times New Roman"/>
                <w:sz w:val="24"/>
                <w:szCs w:val="24"/>
              </w:rPr>
              <w:t xml:space="preserve">Visualizar </w:t>
            </w:r>
            <w:r w:rsidR="00BC59A7" w:rsidRPr="00BF299F">
              <w:rPr>
                <w:rFonts w:ascii="Times New Roman" w:hAnsi="Times New Roman" w:cs="Times New Roman"/>
                <w:sz w:val="24"/>
                <w:szCs w:val="24"/>
              </w:rPr>
              <w:t>perfil.</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Tipo de casos de uso </w:t>
            </w:r>
          </w:p>
        </w:tc>
        <w:tc>
          <w:tcPr>
            <w:tcW w:w="5572" w:type="dxa"/>
          </w:tcPr>
          <w:p w:rsidR="00BC59A7" w:rsidRPr="00BF299F" w:rsidRDefault="00BC59A7" w:rsidP="00A46E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Móvil</w:t>
            </w:r>
          </w:p>
        </w:tc>
      </w:tr>
      <w:tr w:rsidR="0017769F" w:rsidRPr="00BF299F" w:rsidTr="00A46EB2">
        <w:tc>
          <w:tcPr>
            <w:cnfStyle w:val="001000000000" w:firstRow="0" w:lastRow="0" w:firstColumn="1" w:lastColumn="0" w:oddVBand="0" w:evenVBand="0" w:oddHBand="0" w:evenHBand="0" w:firstRowFirstColumn="0" w:firstRowLastColumn="0" w:lastRowFirstColumn="0" w:lastRowLastColumn="0"/>
            <w:tcW w:w="3256" w:type="dxa"/>
          </w:tcPr>
          <w:p w:rsidR="0017769F" w:rsidRPr="00BF299F" w:rsidRDefault="0017769F" w:rsidP="00A46EB2">
            <w:pPr>
              <w:jc w:val="both"/>
              <w:rPr>
                <w:rStyle w:val="textexposedshow"/>
                <w:rFonts w:ascii="Times New Roman" w:hAnsi="Times New Roman" w:cs="Times New Roman"/>
                <w:color w:val="141823"/>
                <w:sz w:val="24"/>
                <w:szCs w:val="24"/>
                <w:shd w:val="clear" w:color="auto" w:fill="FFFFFF"/>
              </w:rPr>
            </w:pPr>
            <w:r>
              <w:rPr>
                <w:rStyle w:val="textexposedshow"/>
                <w:rFonts w:ascii="Times New Roman" w:hAnsi="Times New Roman" w:cs="Times New Roman"/>
                <w:color w:val="141823"/>
                <w:sz w:val="24"/>
                <w:szCs w:val="24"/>
                <w:shd w:val="clear" w:color="auto" w:fill="FFFFFF"/>
              </w:rPr>
              <w:t>ID</w:t>
            </w:r>
          </w:p>
        </w:tc>
        <w:tc>
          <w:tcPr>
            <w:tcW w:w="5572" w:type="dxa"/>
          </w:tcPr>
          <w:p w:rsidR="0017769F" w:rsidRPr="00BF299F" w:rsidRDefault="0017769F" w:rsidP="00A46E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CDUM7</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
            </w:pPr>
            <w:r w:rsidRPr="00BF299F">
              <w:rPr>
                <w:rStyle w:val="textexposedshow"/>
                <w:rFonts w:ascii="Times New Roman" w:hAnsi="Times New Roman" w:cs="Times New Roman"/>
                <w:color w:val="141823"/>
                <w:sz w:val="24"/>
                <w:szCs w:val="24"/>
                <w:shd w:val="clear" w:color="auto" w:fill="FFFFFF"/>
              </w:rPr>
              <w:t xml:space="preserve">Numero de caso de uso </w:t>
            </w:r>
          </w:p>
        </w:tc>
        <w:tc>
          <w:tcPr>
            <w:tcW w:w="5572" w:type="dxa"/>
          </w:tcPr>
          <w:p w:rsidR="00BC59A7" w:rsidRPr="00BF299F" w:rsidRDefault="00531362" w:rsidP="00A46EB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09"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10" w:author="Almondris Gonzalez" w:date="2015-05-18T22:05:00Z">
                  <w:rPr>
                    <w:rStyle w:val="textexposedshow"/>
                    <w:rFonts w:ascii="Helvetica" w:hAnsi="Helvetica" w:cs="Helvetica"/>
                    <w:color w:val="141823"/>
                    <w:sz w:val="21"/>
                    <w:szCs w:val="21"/>
                    <w:shd w:val="clear" w:color="auto" w:fill="FFFFFF"/>
                  </w:rPr>
                </w:rPrChange>
              </w:rPr>
              <w:t>Actores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11"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B</w:t>
            </w:r>
            <w:r w:rsidRPr="00BF299F">
              <w:rPr>
                <w:rStyle w:val="textexposedshow"/>
                <w:rFonts w:ascii="Times New Roman" w:hAnsi="Times New Roman" w:cs="Times New Roman"/>
                <w:color w:val="141823"/>
                <w:sz w:val="24"/>
                <w:szCs w:val="24"/>
                <w:shd w:val="clear" w:color="auto" w:fill="FFFFFF"/>
                <w:rPrChange w:id="1312" w:author="Almondris Gonzalez" w:date="2015-05-18T22:05:00Z">
                  <w:rPr>
                    <w:rStyle w:val="textexposedshow"/>
                    <w:rFonts w:ascii="Helvetica" w:hAnsi="Helvetica" w:cs="Helvetica"/>
                    <w:color w:val="141823"/>
                    <w:sz w:val="21"/>
                    <w:szCs w:val="21"/>
                    <w:shd w:val="clear" w:color="auto" w:fill="FFFFFF"/>
                  </w:rPr>
                </w:rPrChange>
              </w:rPr>
              <w:t>ases de datos</w:t>
            </w:r>
            <w:r w:rsidRPr="00BF299F">
              <w:rPr>
                <w:rStyle w:val="textexposedshow"/>
                <w:rFonts w:ascii="Times New Roman" w:hAnsi="Times New Roman" w:cs="Times New Roman"/>
                <w:color w:val="141823"/>
                <w:sz w:val="24"/>
                <w:szCs w:val="24"/>
                <w:shd w:val="clear" w:color="auto" w:fill="FFFFFF"/>
              </w:rPr>
              <w:t>, usuario</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13"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14" w:author="Almondris Gonzalez" w:date="2015-05-18T22:05:00Z">
                  <w:rPr>
                    <w:rStyle w:val="textexposedshow"/>
                    <w:rFonts w:ascii="Helvetica" w:hAnsi="Helvetica" w:cs="Helvetica"/>
                    <w:color w:val="141823"/>
                    <w:sz w:val="21"/>
                    <w:szCs w:val="21"/>
                    <w:shd w:val="clear" w:color="auto" w:fill="FFFFFF"/>
                  </w:rPr>
                </w:rPrChange>
              </w:rPr>
              <w:t>Descripción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15"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
              <w:t>E</w:t>
            </w:r>
            <w:r w:rsidRPr="00BF299F">
              <w:rPr>
                <w:rStyle w:val="textexposedshow"/>
                <w:rFonts w:ascii="Times New Roman" w:hAnsi="Times New Roman" w:cs="Times New Roman"/>
                <w:color w:val="141823"/>
                <w:sz w:val="24"/>
                <w:szCs w:val="24"/>
                <w:shd w:val="clear" w:color="auto" w:fill="FFFFFF"/>
                <w:rPrChange w:id="1316" w:author="Almondris Gonzalez" w:date="2015-05-18T22:05:00Z">
                  <w:rPr>
                    <w:rStyle w:val="textexposedshow"/>
                    <w:rFonts w:ascii="Helvetica" w:hAnsi="Helvetica" w:cs="Helvetica"/>
                    <w:color w:val="141823"/>
                    <w:sz w:val="21"/>
                    <w:szCs w:val="21"/>
                    <w:shd w:val="clear" w:color="auto" w:fill="FFFFFF"/>
                  </w:rPr>
                </w:rPrChange>
              </w:rPr>
              <w:t xml:space="preserve">l </w:t>
            </w:r>
            <w:r w:rsidRPr="00BF299F">
              <w:rPr>
                <w:rStyle w:val="textexposedshow"/>
                <w:rFonts w:ascii="Times New Roman" w:hAnsi="Times New Roman" w:cs="Times New Roman"/>
                <w:color w:val="141823"/>
                <w:sz w:val="24"/>
                <w:szCs w:val="24"/>
                <w:shd w:val="clear" w:color="auto" w:fill="FFFFFF"/>
              </w:rPr>
              <w:t xml:space="preserve">Nutriólogo podrá visualizar su perfil en la aplicación móvil. Y consultar su consumo de calorías diarias y algunos datos personales (Nombre, edad y fecha de nacimiento)  </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17"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18" w:author="Almondris Gonzalez" w:date="2015-05-18T22:05:00Z">
                  <w:rPr>
                    <w:rStyle w:val="textexposedshow"/>
                    <w:rFonts w:ascii="Helvetica" w:hAnsi="Helvetica" w:cs="Helvetica"/>
                    <w:color w:val="141823"/>
                    <w:sz w:val="21"/>
                    <w:szCs w:val="21"/>
                    <w:shd w:val="clear" w:color="auto" w:fill="FFFFFF"/>
                  </w:rPr>
                </w:rPrChange>
              </w:rPr>
              <w:t>Precondición</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19"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20" w:author="Almondris Gonzalez" w:date="2015-05-18T22:05:00Z">
                  <w:rPr>
                    <w:rStyle w:val="textexposedshow"/>
                    <w:rFonts w:ascii="Helvetica" w:hAnsi="Helvetica" w:cs="Helvetica"/>
                    <w:color w:val="141823"/>
                    <w:sz w:val="21"/>
                    <w:szCs w:val="21"/>
                    <w:shd w:val="clear" w:color="auto" w:fill="FFFFFF"/>
                  </w:rPr>
                </w:rPrChange>
              </w:rPr>
              <w:t>Es necesario</w:t>
            </w:r>
            <w:r w:rsidRPr="00BF299F">
              <w:rPr>
                <w:rStyle w:val="textexposedshow"/>
                <w:rFonts w:ascii="Times New Roman" w:hAnsi="Times New Roman" w:cs="Times New Roman"/>
                <w:color w:val="141823"/>
                <w:sz w:val="24"/>
                <w:szCs w:val="24"/>
                <w:shd w:val="clear" w:color="auto" w:fill="FFFFFF"/>
              </w:rPr>
              <w:t xml:space="preserve"> que el usuario este registrado para tener acceso al Sistema.</w:t>
            </w:r>
          </w:p>
        </w:tc>
      </w:tr>
      <w:tr w:rsidR="00BC59A7" w:rsidRPr="00BF299F" w:rsidTr="00A46E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21"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22" w:author="Almondris Gonzalez" w:date="2015-05-18T22:05:00Z">
                  <w:rPr>
                    <w:rStyle w:val="textexposedshow"/>
                    <w:rFonts w:ascii="Helvetica" w:hAnsi="Helvetica" w:cs="Helvetica"/>
                    <w:color w:val="141823"/>
                    <w:sz w:val="21"/>
                    <w:szCs w:val="21"/>
                    <w:shd w:val="clear" w:color="auto" w:fill="FFFFFF"/>
                  </w:rPr>
                </w:rPrChange>
              </w:rPr>
              <w:t>Flujo principal</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cnfStyle w:val="000000100000" w:firstRow="0" w:lastRow="0" w:firstColumn="0" w:lastColumn="0" w:oddVBand="0" w:evenVBand="0" w:oddHBand="1"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23" w:author="Almondris Gonzalez" w:date="2015-05-18T22:05:00Z">
                  <w:rPr>
                    <w:rStyle w:val="textexposedshow"/>
                    <w:rFonts w:ascii="Helvetica" w:hAnsi="Helvetica" w:cs="Helvetica"/>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24" w:author="Almondris Gonzalez" w:date="2015-05-18T22:05:00Z">
                  <w:rPr>
                    <w:rStyle w:val="textexposedshow"/>
                    <w:rFonts w:ascii="Helvetica" w:hAnsi="Helvetica" w:cs="Helvetica"/>
                    <w:color w:val="141823"/>
                    <w:sz w:val="21"/>
                    <w:szCs w:val="21"/>
                    <w:shd w:val="clear" w:color="auto" w:fill="FFFFFF"/>
                  </w:rPr>
                </w:rPrChange>
              </w:rPr>
              <w:t>El administrador revisará los datos y en la página de inicio del sistema aparecerá la opción de Inicio de sesión y/o Registrar.</w:t>
            </w:r>
          </w:p>
        </w:tc>
      </w:tr>
      <w:tr w:rsidR="00BC59A7" w:rsidRPr="00BF299F" w:rsidTr="00A46EB2">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rsidR="00BC59A7" w:rsidRPr="00BF299F" w:rsidRDefault="00BC59A7" w:rsidP="00A46EB2">
            <w:pPr>
              <w:jc w:val="both"/>
              <w:rPr>
                <w:rStyle w:val="textexposedshow"/>
                <w:rFonts w:ascii="Times New Roman" w:hAnsi="Times New Roman" w:cs="Times New Roman"/>
                <w:color w:val="141823"/>
                <w:sz w:val="24"/>
                <w:szCs w:val="24"/>
                <w:shd w:val="clear" w:color="auto" w:fill="FFFFFF"/>
                <w:rPrChange w:id="1325" w:author="Almondris Gonzalez" w:date="2015-05-18T22:05:00Z">
                  <w:rPr>
                    <w:rStyle w:val="textexposedshow"/>
                    <w:rFonts w:ascii="Helvetica" w:hAnsi="Helvetica" w:cs="Helvetica"/>
                    <w:b w:val="0"/>
                    <w:bCs w:val="0"/>
                    <w:color w:val="141823"/>
                    <w:sz w:val="21"/>
                    <w:szCs w:val="21"/>
                    <w:shd w:val="clear" w:color="auto" w:fill="FFFFFF"/>
                  </w:rPr>
                </w:rPrChange>
              </w:rPr>
            </w:pPr>
            <w:r w:rsidRPr="00BF299F">
              <w:rPr>
                <w:rStyle w:val="textexposedshow"/>
                <w:rFonts w:ascii="Times New Roman" w:hAnsi="Times New Roman" w:cs="Times New Roman"/>
                <w:color w:val="141823"/>
                <w:sz w:val="24"/>
                <w:szCs w:val="24"/>
                <w:shd w:val="clear" w:color="auto" w:fill="FFFFFF"/>
                <w:rPrChange w:id="1326" w:author="Almondris Gonzalez" w:date="2015-05-18T22:05:00Z">
                  <w:rPr>
                    <w:rStyle w:val="textexposedshow"/>
                    <w:rFonts w:ascii="Helvetica" w:hAnsi="Helvetica" w:cs="Helvetica"/>
                    <w:color w:val="141823"/>
                    <w:sz w:val="21"/>
                    <w:szCs w:val="21"/>
                    <w:shd w:val="clear" w:color="auto" w:fill="FFFFFF"/>
                  </w:rPr>
                </w:rPrChange>
              </w:rPr>
              <w:t>Excepciones</w:t>
            </w:r>
          </w:p>
        </w:tc>
        <w:tc>
          <w:tcPr>
            <w:tcW w:w="557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tcPr>
          <w:p w:rsidR="00BC59A7" w:rsidRPr="00BF299F" w:rsidRDefault="00DB4319" w:rsidP="00A46EB2">
            <w:pPr>
              <w:jc w:val="both"/>
              <w:cnfStyle w:val="000000000000" w:firstRow="0" w:lastRow="0" w:firstColumn="0" w:lastColumn="0" w:oddVBand="0" w:evenVBand="0" w:oddHBand="0" w:evenHBand="0" w:firstRowFirstColumn="0" w:firstRowLastColumn="0" w:lastRowFirstColumn="0" w:lastRowLastColumn="0"/>
              <w:rPr>
                <w:rStyle w:val="textexposedshow"/>
                <w:rFonts w:ascii="Times New Roman" w:hAnsi="Times New Roman" w:cs="Times New Roman"/>
                <w:color w:val="141823"/>
                <w:sz w:val="24"/>
                <w:szCs w:val="24"/>
                <w:shd w:val="clear" w:color="auto" w:fill="FFFFFF"/>
                <w:rPrChange w:id="1327" w:author="Almondris Gonzalez" w:date="2015-05-18T22:05:00Z">
                  <w:rPr>
                    <w:rStyle w:val="textexposedshow"/>
                    <w:rFonts w:ascii="Helvetica" w:hAnsi="Helvetica" w:cs="Helvetica"/>
                    <w:color w:val="141823"/>
                    <w:sz w:val="21"/>
                    <w:szCs w:val="21"/>
                    <w:shd w:val="clear" w:color="auto" w:fill="FFFFFF"/>
                  </w:rPr>
                </w:rPrChange>
              </w:rPr>
            </w:pPr>
            <w:r>
              <w:rPr>
                <w:rStyle w:val="textexposedshow"/>
                <w:rFonts w:ascii="Times New Roman" w:hAnsi="Times New Roman" w:cs="Times New Roman"/>
                <w:color w:val="141823"/>
                <w:sz w:val="24"/>
                <w:szCs w:val="24"/>
                <w:shd w:val="clear" w:color="auto" w:fill="FFFFFF"/>
              </w:rPr>
              <w:t>No se visualizará el perfil si no hay un registro de paciente.</w:t>
            </w:r>
          </w:p>
        </w:tc>
      </w:tr>
    </w:tbl>
    <w:p w:rsidR="007B3D7A" w:rsidRDefault="007B3D7A" w:rsidP="007B3D7A">
      <w:pPr>
        <w:pStyle w:val="Descripcin"/>
        <w:keepNext/>
        <w:jc w:val="center"/>
      </w:pPr>
      <w:bookmarkStart w:id="1328" w:name="_Toc421062312"/>
      <w:r>
        <w:t xml:space="preserve">Tabla </w:t>
      </w:r>
      <w:fldSimple w:instr=" SEQ Tabla \* ARABIC ">
        <w:r w:rsidR="00DC1A26">
          <w:rPr>
            <w:noProof/>
          </w:rPr>
          <w:t>32</w:t>
        </w:r>
      </w:fldSimple>
      <w:r>
        <w:t xml:space="preserve"> </w:t>
      </w:r>
      <w:r w:rsidR="00F967CC">
        <w:t>4.16</w:t>
      </w:r>
      <w:r w:rsidRPr="00F4054A">
        <w:t xml:space="preserve"> CDUM7: Visualizar perfil.</w:t>
      </w:r>
      <w:bookmarkEnd w:id="1328"/>
    </w:p>
    <w:p w:rsidR="00BC59A7" w:rsidRPr="00BF299F" w:rsidRDefault="00BC59A7" w:rsidP="00BC59A7">
      <w:pPr>
        <w:jc w:val="both"/>
        <w:rPr>
          <w:rFonts w:ascii="Times New Roman" w:hAnsi="Times New Roman" w:cs="Times New Roman"/>
          <w:b/>
          <w:color w:val="000000" w:themeColor="text1"/>
          <w:sz w:val="24"/>
          <w:szCs w:val="24"/>
        </w:rPr>
      </w:pPr>
    </w:p>
    <w:p w:rsidR="00BC59A7" w:rsidRPr="00BF299F" w:rsidRDefault="00BC59A7" w:rsidP="00BC59A7">
      <w:pPr>
        <w:rPr>
          <w:rFonts w:ascii="Times New Roman" w:hAnsi="Times New Roman" w:cs="Times New Roman"/>
          <w:sz w:val="24"/>
          <w:szCs w:val="24"/>
        </w:rPr>
      </w:pPr>
      <w:r w:rsidRPr="00BF299F">
        <w:rPr>
          <w:rFonts w:ascii="Times New Roman" w:hAnsi="Times New Roman" w:cs="Times New Roman"/>
          <w:sz w:val="24"/>
          <w:szCs w:val="24"/>
        </w:rPr>
        <w:t>Trayectoria Principal.</w:t>
      </w:r>
    </w:p>
    <w:p w:rsidR="00BC59A7" w:rsidRPr="00BF299F" w:rsidRDefault="00BC59A7" w:rsidP="00BC59A7">
      <w:pPr>
        <w:pStyle w:val="Prrafodelista"/>
        <w:numPr>
          <w:ilvl w:val="0"/>
          <w:numId w:val="27"/>
        </w:numPr>
        <w:rPr>
          <w:rFonts w:ascii="Times New Roman" w:hAnsi="Times New Roman" w:cs="Times New Roman"/>
          <w:sz w:val="24"/>
          <w:szCs w:val="24"/>
        </w:rPr>
      </w:pPr>
      <w:r w:rsidRPr="00BF299F">
        <w:rPr>
          <w:rFonts w:ascii="Times New Roman" w:hAnsi="Times New Roman" w:cs="Times New Roman"/>
          <w:sz w:val="24"/>
          <w:szCs w:val="24"/>
        </w:rPr>
        <w:t>(Paciente) Selecciona la opción “Perfil”.</w:t>
      </w:r>
    </w:p>
    <w:p w:rsidR="00BC59A7" w:rsidRPr="00BF299F" w:rsidRDefault="00BC59A7" w:rsidP="00BC59A7">
      <w:pPr>
        <w:pStyle w:val="Prrafodelista"/>
        <w:numPr>
          <w:ilvl w:val="0"/>
          <w:numId w:val="27"/>
        </w:numPr>
        <w:rPr>
          <w:rFonts w:ascii="Times New Roman" w:hAnsi="Times New Roman" w:cs="Times New Roman"/>
          <w:sz w:val="24"/>
          <w:szCs w:val="24"/>
        </w:rPr>
      </w:pPr>
      <w:r w:rsidRPr="00BF299F">
        <w:rPr>
          <w:rFonts w:ascii="Times New Roman" w:hAnsi="Times New Roman" w:cs="Times New Roman"/>
          <w:sz w:val="24"/>
          <w:szCs w:val="24"/>
        </w:rPr>
        <w:t>(Aplicación Móvil)Muestra la pantalla perfil.</w:t>
      </w:r>
    </w:p>
    <w:p w:rsidR="00BC59A7" w:rsidRPr="00BF299F" w:rsidRDefault="00BC59A7" w:rsidP="00BC59A7">
      <w:pPr>
        <w:pStyle w:val="Prrafodelista"/>
        <w:numPr>
          <w:ilvl w:val="0"/>
          <w:numId w:val="27"/>
        </w:numPr>
        <w:rPr>
          <w:rFonts w:ascii="Times New Roman" w:hAnsi="Times New Roman" w:cs="Times New Roman"/>
          <w:sz w:val="24"/>
          <w:szCs w:val="24"/>
        </w:rPr>
      </w:pPr>
      <w:r w:rsidRPr="00BF299F">
        <w:rPr>
          <w:rFonts w:ascii="Times New Roman" w:hAnsi="Times New Roman" w:cs="Times New Roman"/>
          <w:sz w:val="24"/>
          <w:szCs w:val="24"/>
        </w:rPr>
        <w:t>(Aplicación Móvil) Muestra la los datos del perfil.</w:t>
      </w:r>
    </w:p>
    <w:p w:rsidR="00BC59A7" w:rsidRPr="00BF299F" w:rsidRDefault="00BC59A7" w:rsidP="00BC59A7">
      <w:pPr>
        <w:pStyle w:val="Prrafodelista"/>
        <w:numPr>
          <w:ilvl w:val="0"/>
          <w:numId w:val="27"/>
        </w:numPr>
        <w:rPr>
          <w:rFonts w:ascii="Times New Roman" w:hAnsi="Times New Roman" w:cs="Times New Roman"/>
          <w:sz w:val="24"/>
          <w:szCs w:val="24"/>
        </w:rPr>
      </w:pPr>
      <w:r w:rsidRPr="00BF299F">
        <w:rPr>
          <w:rFonts w:ascii="Times New Roman" w:hAnsi="Times New Roman" w:cs="Times New Roman"/>
          <w:sz w:val="24"/>
          <w:szCs w:val="24"/>
        </w:rPr>
        <w:t>Fin Trayectoria.</w:t>
      </w:r>
    </w:p>
    <w:p w:rsidR="00587CD8" w:rsidRDefault="00587CD8" w:rsidP="00587CD8">
      <w:pPr>
        <w:rPr>
          <w:rFonts w:ascii="Times New Roman" w:hAnsi="Times New Roman" w:cs="Times New Roman"/>
          <w:sz w:val="24"/>
          <w:szCs w:val="24"/>
        </w:rPr>
      </w:pPr>
    </w:p>
    <w:p w:rsidR="00512D8F" w:rsidRDefault="00512D8F" w:rsidP="00587CD8">
      <w:pPr>
        <w:rPr>
          <w:rFonts w:ascii="Times New Roman" w:hAnsi="Times New Roman" w:cs="Times New Roman"/>
          <w:sz w:val="24"/>
          <w:szCs w:val="24"/>
        </w:rPr>
      </w:pPr>
    </w:p>
    <w:p w:rsidR="00587CD8" w:rsidRPr="00BF299F" w:rsidRDefault="006C7DC5" w:rsidP="006C7DC5">
      <w:pPr>
        <w:pStyle w:val="Ttulo3"/>
        <w:rPr>
          <w:rFonts w:ascii="Times New Roman" w:hAnsi="Times New Roman" w:cs="Times New Roman"/>
        </w:rPr>
      </w:pPr>
      <w:bookmarkStart w:id="1329" w:name="_Toc421088257"/>
      <w:r w:rsidRPr="00BF299F">
        <w:rPr>
          <w:rFonts w:ascii="Times New Roman" w:hAnsi="Times New Roman" w:cs="Times New Roman"/>
        </w:rPr>
        <w:lastRenderedPageBreak/>
        <w:t xml:space="preserve">4.3.4 Diagrama General Casos de Uso </w:t>
      </w:r>
      <w:r w:rsidR="00265A57" w:rsidRPr="00BF299F">
        <w:rPr>
          <w:rFonts w:ascii="Times New Roman" w:hAnsi="Times New Roman" w:cs="Times New Roman"/>
        </w:rPr>
        <w:t>Móvil</w:t>
      </w:r>
      <w:bookmarkEnd w:id="1329"/>
    </w:p>
    <w:p w:rsidR="00265A57" w:rsidRPr="00BF299F" w:rsidRDefault="00265A57" w:rsidP="00265A57">
      <w:pPr>
        <w:jc w:val="both"/>
        <w:rPr>
          <w:rFonts w:ascii="Times New Roman" w:hAnsi="Times New Roman" w:cs="Times New Roman"/>
          <w:color w:val="000000" w:themeColor="text1"/>
          <w:sz w:val="24"/>
          <w:szCs w:val="24"/>
        </w:rPr>
      </w:pPr>
    </w:p>
    <w:p w:rsidR="00265A57" w:rsidRPr="00BF299F" w:rsidRDefault="00265A57" w:rsidP="00265A57">
      <w:pPr>
        <w:jc w:val="both"/>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En la siguiente Imagen</w:t>
      </w:r>
      <w:r w:rsidR="00DD5465">
        <w:rPr>
          <w:rFonts w:ascii="Times New Roman" w:hAnsi="Times New Roman" w:cs="Times New Roman"/>
          <w:color w:val="000000" w:themeColor="text1"/>
          <w:sz w:val="24"/>
          <w:szCs w:val="24"/>
        </w:rPr>
        <w:t>15</w:t>
      </w:r>
      <w:r w:rsidRPr="00BF299F">
        <w:rPr>
          <w:rFonts w:ascii="Times New Roman" w:hAnsi="Times New Roman" w:cs="Times New Roman"/>
          <w:color w:val="000000" w:themeColor="text1"/>
          <w:sz w:val="24"/>
          <w:szCs w:val="24"/>
        </w:rPr>
        <w:t xml:space="preserve"> se muestra </w:t>
      </w:r>
      <w:r w:rsidR="00F967CC">
        <w:rPr>
          <w:rFonts w:ascii="Times New Roman" w:hAnsi="Times New Roman" w:cs="Times New Roman"/>
          <w:color w:val="000000" w:themeColor="text1"/>
          <w:sz w:val="24"/>
          <w:szCs w:val="24"/>
        </w:rPr>
        <w:t>el caso de uso</w:t>
      </w:r>
      <w:r w:rsidRPr="00BF299F">
        <w:rPr>
          <w:rFonts w:ascii="Times New Roman" w:hAnsi="Times New Roman" w:cs="Times New Roman"/>
          <w:color w:val="000000" w:themeColor="text1"/>
          <w:sz w:val="24"/>
          <w:szCs w:val="24"/>
        </w:rPr>
        <w:t xml:space="preserve"> general de la aplicación Móvil.</w:t>
      </w:r>
    </w:p>
    <w:p w:rsidR="00265A57" w:rsidRPr="00BF299F" w:rsidRDefault="00265A57" w:rsidP="00265A57">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25DA58DE" wp14:editId="44901656">
            <wp:extent cx="5612130" cy="4319647"/>
            <wp:effectExtent l="0" t="0" r="7620" b="5080"/>
            <wp:docPr id="37" name="Imagen 37" descr="C:\Users\Almondris\Documents\Trabajo Terminal 1\Caso_mov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mondris\Documents\Trabajo Terminal 1\Caso_movil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319647"/>
                    </a:xfrm>
                    <a:prstGeom prst="rect">
                      <a:avLst/>
                    </a:prstGeom>
                    <a:noFill/>
                    <a:ln>
                      <a:noFill/>
                    </a:ln>
                  </pic:spPr>
                </pic:pic>
              </a:graphicData>
            </a:graphic>
          </wp:inline>
        </w:drawing>
      </w:r>
    </w:p>
    <w:p w:rsidR="00A46EB2" w:rsidRPr="00BF299F" w:rsidRDefault="008E6F85" w:rsidP="008E6F85">
      <w:pPr>
        <w:pStyle w:val="Descripcin"/>
        <w:jc w:val="center"/>
        <w:rPr>
          <w:rFonts w:ascii="Times New Roman" w:eastAsiaTheme="minorEastAsia" w:hAnsi="Times New Roman" w:cs="Times New Roman"/>
          <w:sz w:val="24"/>
          <w:szCs w:val="24"/>
        </w:rPr>
      </w:pPr>
      <w:bookmarkStart w:id="1330" w:name="_Toc421060060"/>
      <w:bookmarkStart w:id="1331" w:name="_Toc421209265"/>
      <w:r>
        <w:t xml:space="preserve">Imagen </w:t>
      </w:r>
      <w:fldSimple w:instr=" SEQ Imagen \* ARABIC ">
        <w:r w:rsidR="00DC1A26">
          <w:rPr>
            <w:noProof/>
          </w:rPr>
          <w:t>15</w:t>
        </w:r>
      </w:fldSimple>
      <w:r w:rsidRPr="00B718A8">
        <w:t>: Diagrama de Caso de uso Móvil General</w:t>
      </w:r>
      <w:bookmarkEnd w:id="1330"/>
      <w:bookmarkEnd w:id="1331"/>
    </w:p>
    <w:p w:rsidR="00265A57" w:rsidRPr="00BF299F" w:rsidRDefault="00265A57">
      <w:pPr>
        <w:rPr>
          <w:rFonts w:ascii="Times New Roman" w:eastAsiaTheme="minorEastAsia" w:hAnsi="Times New Roman" w:cs="Times New Roman"/>
          <w:color w:val="2E74B5" w:themeColor="accent1" w:themeShade="BF"/>
          <w:sz w:val="24"/>
          <w:szCs w:val="24"/>
        </w:rPr>
      </w:pPr>
    </w:p>
    <w:p w:rsidR="00265A57" w:rsidRPr="00BF299F" w:rsidRDefault="00265A57">
      <w:pPr>
        <w:rPr>
          <w:rFonts w:ascii="Times New Roman" w:eastAsiaTheme="minorEastAsia" w:hAnsi="Times New Roman" w:cs="Times New Roman"/>
          <w:color w:val="2E74B5" w:themeColor="accent1" w:themeShade="BF"/>
          <w:sz w:val="24"/>
          <w:szCs w:val="24"/>
        </w:rPr>
      </w:pPr>
      <w:r w:rsidRPr="00BF299F">
        <w:rPr>
          <w:rFonts w:ascii="Times New Roman" w:eastAsiaTheme="minorEastAsia" w:hAnsi="Times New Roman" w:cs="Times New Roman"/>
          <w:sz w:val="24"/>
          <w:szCs w:val="24"/>
        </w:rPr>
        <w:br w:type="page"/>
      </w:r>
    </w:p>
    <w:p w:rsidR="0022090A" w:rsidRDefault="0022090A" w:rsidP="0022090A">
      <w:pPr>
        <w:rPr>
          <w:rFonts w:ascii="Times New Roman" w:eastAsiaTheme="minorEastAsia" w:hAnsi="Times New Roman" w:cs="Times New Roman"/>
          <w:sz w:val="24"/>
          <w:szCs w:val="24"/>
        </w:rPr>
      </w:pPr>
    </w:p>
    <w:p w:rsidR="00A46EB2" w:rsidRPr="00BF299F" w:rsidRDefault="00A46EB2" w:rsidP="00A46EB2">
      <w:pPr>
        <w:pStyle w:val="Ttulo2"/>
        <w:rPr>
          <w:rFonts w:ascii="Times New Roman" w:eastAsiaTheme="minorEastAsia" w:hAnsi="Times New Roman" w:cs="Times New Roman"/>
          <w:sz w:val="24"/>
          <w:szCs w:val="24"/>
        </w:rPr>
      </w:pPr>
      <w:bookmarkStart w:id="1332" w:name="_Toc421088258"/>
      <w:r w:rsidRPr="00BF299F">
        <w:rPr>
          <w:rFonts w:ascii="Times New Roman" w:eastAsiaTheme="minorEastAsia" w:hAnsi="Times New Roman" w:cs="Times New Roman"/>
          <w:sz w:val="24"/>
          <w:szCs w:val="24"/>
        </w:rPr>
        <w:t>4.4</w:t>
      </w:r>
      <w:r w:rsidR="00E13DB5" w:rsidRPr="00BF299F">
        <w:rPr>
          <w:rFonts w:ascii="Times New Roman" w:eastAsiaTheme="minorEastAsia" w:hAnsi="Times New Roman" w:cs="Times New Roman"/>
          <w:sz w:val="24"/>
          <w:szCs w:val="24"/>
        </w:rPr>
        <w:t xml:space="preserve"> </w:t>
      </w:r>
      <w:r w:rsidRPr="00BF299F">
        <w:rPr>
          <w:rFonts w:ascii="Times New Roman" w:eastAsiaTheme="minorEastAsia" w:hAnsi="Times New Roman" w:cs="Times New Roman"/>
          <w:sz w:val="24"/>
          <w:szCs w:val="24"/>
        </w:rPr>
        <w:t>Diagramas de Secuencia</w:t>
      </w:r>
      <w:bookmarkEnd w:id="1332"/>
      <w:r w:rsidRPr="00BF299F">
        <w:rPr>
          <w:rFonts w:ascii="Times New Roman" w:eastAsiaTheme="minorEastAsia" w:hAnsi="Times New Roman" w:cs="Times New Roman"/>
          <w:sz w:val="24"/>
          <w:szCs w:val="24"/>
        </w:rPr>
        <w:t xml:space="preserve"> </w:t>
      </w:r>
    </w:p>
    <w:p w:rsidR="00A46EB2" w:rsidRPr="00BF299F" w:rsidRDefault="002018D4" w:rsidP="006C7DC5">
      <w:pPr>
        <w:rPr>
          <w:rFonts w:ascii="Times New Roman" w:eastAsiaTheme="minorEastAsia" w:hAnsi="Times New Roman" w:cs="Times New Roman"/>
          <w:sz w:val="24"/>
          <w:szCs w:val="24"/>
        </w:rPr>
      </w:pPr>
      <w:r w:rsidRPr="00BF299F">
        <w:rPr>
          <w:rFonts w:ascii="Times New Roman" w:hAnsi="Times New Roman" w:cs="Times New Roman"/>
          <w:color w:val="000000"/>
          <w:sz w:val="24"/>
          <w:szCs w:val="24"/>
        </w:rPr>
        <w:t>En esta sección se muestran los diagramas de secuencia obtenidos a partir de los casos de uso mostrados en la sección anterior.</w:t>
      </w:r>
    </w:p>
    <w:p w:rsidR="002018D4" w:rsidRPr="00BF299F" w:rsidRDefault="002018D4" w:rsidP="002018D4">
      <w:pPr>
        <w:rPr>
          <w:rFonts w:ascii="Times New Roman" w:hAnsi="Times New Roman" w:cs="Times New Roman"/>
          <w:sz w:val="24"/>
          <w:szCs w:val="24"/>
        </w:rPr>
      </w:pPr>
    </w:p>
    <w:p w:rsidR="00BC2E49" w:rsidRPr="00BF299F" w:rsidRDefault="00BC2E49" w:rsidP="00BC2E49">
      <w:pPr>
        <w:pStyle w:val="Ttulo3"/>
        <w:rPr>
          <w:rFonts w:ascii="Times New Roman" w:hAnsi="Times New Roman" w:cs="Times New Roman"/>
        </w:rPr>
      </w:pPr>
      <w:bookmarkStart w:id="1333" w:name="_Toc421088259"/>
      <w:r w:rsidRPr="00BF299F">
        <w:rPr>
          <w:rFonts w:ascii="Times New Roman" w:eastAsiaTheme="minorEastAsia" w:hAnsi="Times New Roman" w:cs="Times New Roman"/>
        </w:rPr>
        <w:t>4.4.1 Diagramas de secuencia Web</w:t>
      </w:r>
      <w:bookmarkEnd w:id="1333"/>
    </w:p>
    <w:p w:rsidR="00BC2E49" w:rsidRPr="00BF299F" w:rsidRDefault="00BC2E49" w:rsidP="00BC2E49">
      <w:pPr>
        <w:rPr>
          <w:rFonts w:ascii="Times New Roman" w:hAnsi="Times New Roman" w:cs="Times New Roman"/>
          <w:sz w:val="24"/>
          <w:szCs w:val="24"/>
        </w:rPr>
      </w:pPr>
    </w:p>
    <w:p w:rsidR="00BC2E49" w:rsidRPr="00BF299F" w:rsidRDefault="00BC2E49" w:rsidP="00BC2E49">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drawing>
          <wp:inline distT="0" distB="0" distL="0" distR="0" wp14:anchorId="66B5CB57" wp14:editId="6746AA3C">
            <wp:extent cx="5442585" cy="2425148"/>
            <wp:effectExtent l="0" t="0" r="5715" b="0"/>
            <wp:docPr id="14732800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0">
                      <a:extLst>
                        <a:ext uri="{28A0092B-C50C-407E-A947-70E740481C1C}">
                          <a14:useLocalDpi xmlns:a14="http://schemas.microsoft.com/office/drawing/2010/main" val="0"/>
                        </a:ext>
                      </a:extLst>
                    </a:blip>
                    <a:srcRect l="6745" t="4865" r="5098" b="49480"/>
                    <a:stretch/>
                  </pic:blipFill>
                  <pic:spPr bwMode="auto">
                    <a:xfrm>
                      <a:off x="0" y="0"/>
                      <a:ext cx="5454303" cy="2430369"/>
                    </a:xfrm>
                    <a:prstGeom prst="rect">
                      <a:avLst/>
                    </a:prstGeom>
                    <a:ln>
                      <a:noFill/>
                    </a:ln>
                    <a:extLst>
                      <a:ext uri="{53640926-AAD7-44D8-BBD7-CCE9431645EC}">
                        <a14:shadowObscured xmlns:a14="http://schemas.microsoft.com/office/drawing/2010/main"/>
                      </a:ext>
                    </a:extLst>
                  </pic:spPr>
                </pic:pic>
              </a:graphicData>
            </a:graphic>
          </wp:inline>
        </w:drawing>
      </w:r>
    </w:p>
    <w:p w:rsidR="00BC2E49" w:rsidRDefault="008E6F85" w:rsidP="008E6F85">
      <w:pPr>
        <w:pStyle w:val="Descripcin"/>
        <w:jc w:val="center"/>
      </w:pPr>
      <w:bookmarkStart w:id="1334" w:name="_Toc421060061"/>
      <w:bookmarkStart w:id="1335" w:name="_Toc421209266"/>
      <w:r>
        <w:t xml:space="preserve">Imagen </w:t>
      </w:r>
      <w:fldSimple w:instr=" SEQ Imagen \* ARABIC ">
        <w:r w:rsidR="00DC1A26">
          <w:rPr>
            <w:noProof/>
          </w:rPr>
          <w:t>16</w:t>
        </w:r>
      </w:fldSimple>
      <w:r>
        <w:t xml:space="preserve"> </w:t>
      </w:r>
      <w:r w:rsidRPr="00B03B47">
        <w:t>SD1: Agregar paciente</w:t>
      </w:r>
      <w:bookmarkEnd w:id="1334"/>
      <w:bookmarkEnd w:id="1335"/>
    </w:p>
    <w:p w:rsidR="00DD5465" w:rsidRPr="00DD5465" w:rsidRDefault="00DD5465" w:rsidP="00DD5465"/>
    <w:p w:rsidR="00BC2E49" w:rsidRPr="00BF299F" w:rsidRDefault="00BC2E49" w:rsidP="00BC2E49">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lastRenderedPageBreak/>
        <w:drawing>
          <wp:inline distT="0" distB="0" distL="0" distR="0" wp14:anchorId="1CFDB3A3" wp14:editId="4BE14703">
            <wp:extent cx="5306060" cy="3486671"/>
            <wp:effectExtent l="0" t="0" r="0" b="0"/>
            <wp:docPr id="3848179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1">
                      <a:extLst>
                        <a:ext uri="{28A0092B-C50C-407E-A947-70E740481C1C}">
                          <a14:useLocalDpi xmlns:a14="http://schemas.microsoft.com/office/drawing/2010/main" val="0"/>
                        </a:ext>
                      </a:extLst>
                    </a:blip>
                    <a:srcRect l="1163" t="5676" r="1844" b="20248"/>
                    <a:stretch/>
                  </pic:blipFill>
                  <pic:spPr bwMode="auto">
                    <a:xfrm>
                      <a:off x="0" y="0"/>
                      <a:ext cx="5316958" cy="3493832"/>
                    </a:xfrm>
                    <a:prstGeom prst="rect">
                      <a:avLst/>
                    </a:prstGeom>
                    <a:ln>
                      <a:noFill/>
                    </a:ln>
                    <a:extLst>
                      <a:ext uri="{53640926-AAD7-44D8-BBD7-CCE9431645EC}">
                        <a14:shadowObscured xmlns:a14="http://schemas.microsoft.com/office/drawing/2010/main"/>
                      </a:ext>
                    </a:extLst>
                  </pic:spPr>
                </pic:pic>
              </a:graphicData>
            </a:graphic>
          </wp:inline>
        </w:drawing>
      </w:r>
    </w:p>
    <w:p w:rsidR="00BC2E49" w:rsidRPr="00BF299F" w:rsidRDefault="008E6F85" w:rsidP="008E6F85">
      <w:pPr>
        <w:pStyle w:val="Descripcin"/>
        <w:jc w:val="center"/>
        <w:rPr>
          <w:rFonts w:ascii="Times New Roman" w:hAnsi="Times New Roman" w:cs="Times New Roman"/>
          <w:sz w:val="24"/>
          <w:szCs w:val="24"/>
        </w:rPr>
      </w:pPr>
      <w:bookmarkStart w:id="1336" w:name="_Toc421060062"/>
      <w:bookmarkStart w:id="1337" w:name="_Toc421209267"/>
      <w:r>
        <w:t xml:space="preserve">Imagen </w:t>
      </w:r>
      <w:fldSimple w:instr=" SEQ Imagen \* ARABIC ">
        <w:r w:rsidR="00DC1A26">
          <w:rPr>
            <w:noProof/>
          </w:rPr>
          <w:t>17</w:t>
        </w:r>
      </w:fldSimple>
      <w:r w:rsidRPr="001332D0">
        <w:t xml:space="preserve"> SD2: Agendar cita.</w:t>
      </w:r>
      <w:bookmarkEnd w:id="1336"/>
      <w:bookmarkEnd w:id="1337"/>
    </w:p>
    <w:p w:rsidR="00BC2E49" w:rsidRPr="00BF299F" w:rsidRDefault="00BC2E49" w:rsidP="00BC2E49">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drawing>
          <wp:inline distT="0" distB="0" distL="0" distR="0" wp14:anchorId="1C6E0CEB" wp14:editId="44F24A25">
            <wp:extent cx="4305300" cy="3120965"/>
            <wp:effectExtent l="0" t="0" r="0" b="3810"/>
            <wp:docPr id="18" name="Imagen 18" descr="C:\Users\Almondris\Pictures\11377241_815456385202624_744655635581134388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ondris\Pictures\11377241_815456385202624_7446556355811343880_n.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5115" t="6615" r="11145" b="15122"/>
                    <a:stretch/>
                  </pic:blipFill>
                  <pic:spPr bwMode="auto">
                    <a:xfrm>
                      <a:off x="0" y="0"/>
                      <a:ext cx="4316752" cy="3129267"/>
                    </a:xfrm>
                    <a:prstGeom prst="rect">
                      <a:avLst/>
                    </a:prstGeom>
                    <a:noFill/>
                    <a:ln>
                      <a:noFill/>
                    </a:ln>
                    <a:extLst>
                      <a:ext uri="{53640926-AAD7-44D8-BBD7-CCE9431645EC}">
                        <a14:shadowObscured xmlns:a14="http://schemas.microsoft.com/office/drawing/2010/main"/>
                      </a:ext>
                    </a:extLst>
                  </pic:spPr>
                </pic:pic>
              </a:graphicData>
            </a:graphic>
          </wp:inline>
        </w:drawing>
      </w:r>
    </w:p>
    <w:p w:rsidR="00BC2E49" w:rsidRPr="00BF299F" w:rsidRDefault="008E6F85" w:rsidP="008E6F85">
      <w:pPr>
        <w:pStyle w:val="Descripcin"/>
        <w:jc w:val="center"/>
        <w:rPr>
          <w:rFonts w:ascii="Times New Roman" w:hAnsi="Times New Roman" w:cs="Times New Roman"/>
          <w:sz w:val="24"/>
          <w:szCs w:val="24"/>
        </w:rPr>
      </w:pPr>
      <w:bookmarkStart w:id="1338" w:name="_Toc421060063"/>
      <w:bookmarkStart w:id="1339" w:name="_Toc421209268"/>
      <w:r>
        <w:t xml:space="preserve">Imagen </w:t>
      </w:r>
      <w:fldSimple w:instr=" SEQ Imagen \* ARABIC ">
        <w:r w:rsidR="00DC1A26">
          <w:rPr>
            <w:noProof/>
          </w:rPr>
          <w:t>18</w:t>
        </w:r>
      </w:fldSimple>
      <w:r>
        <w:t xml:space="preserve"> </w:t>
      </w:r>
      <w:r w:rsidRPr="006C13C8">
        <w:t>SD5: Buscar paciente</w:t>
      </w:r>
      <w:bookmarkEnd w:id="1338"/>
      <w:bookmarkEnd w:id="1339"/>
    </w:p>
    <w:p w:rsidR="00BC2E49" w:rsidRPr="00BF299F" w:rsidRDefault="00BC2E49" w:rsidP="00BC2E49">
      <w:pPr>
        <w:jc w:val="center"/>
        <w:rPr>
          <w:rFonts w:ascii="Times New Roman" w:hAnsi="Times New Roman" w:cs="Times New Roman"/>
          <w:sz w:val="24"/>
          <w:szCs w:val="24"/>
        </w:rPr>
      </w:pPr>
    </w:p>
    <w:p w:rsidR="00BC2E49" w:rsidRPr="00BF299F" w:rsidRDefault="00BC2E49" w:rsidP="00BC2E49">
      <w:pPr>
        <w:jc w:val="center"/>
        <w:rPr>
          <w:rFonts w:ascii="Times New Roman" w:hAnsi="Times New Roman" w:cs="Times New Roman"/>
          <w:sz w:val="24"/>
          <w:szCs w:val="24"/>
        </w:rPr>
      </w:pPr>
    </w:p>
    <w:p w:rsidR="00BC2E49" w:rsidRPr="00BF299F" w:rsidRDefault="00BC2E49" w:rsidP="00BC2E49">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lastRenderedPageBreak/>
        <w:drawing>
          <wp:inline distT="0" distB="0" distL="0" distR="0" wp14:anchorId="1E133ED1" wp14:editId="635D9571">
            <wp:extent cx="5279515" cy="2933065"/>
            <wp:effectExtent l="0" t="0" r="0" b="635"/>
            <wp:docPr id="20" name="Imagen 20" descr="C:\Users\Almondris\Dropbox\Trabajo Terminal 1\calcuo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ondris\Dropbox\Trabajo Terminal 1\calcuos5.jp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50" t="5637" r="27008" b="47984"/>
                    <a:stretch/>
                  </pic:blipFill>
                  <pic:spPr bwMode="auto">
                    <a:xfrm>
                      <a:off x="0" y="0"/>
                      <a:ext cx="5287146" cy="2937305"/>
                    </a:xfrm>
                    <a:prstGeom prst="rect">
                      <a:avLst/>
                    </a:prstGeom>
                    <a:noFill/>
                    <a:ln>
                      <a:noFill/>
                    </a:ln>
                    <a:extLst>
                      <a:ext uri="{53640926-AAD7-44D8-BBD7-CCE9431645EC}">
                        <a14:shadowObscured xmlns:a14="http://schemas.microsoft.com/office/drawing/2010/main"/>
                      </a:ext>
                    </a:extLst>
                  </pic:spPr>
                </pic:pic>
              </a:graphicData>
            </a:graphic>
          </wp:inline>
        </w:drawing>
      </w:r>
    </w:p>
    <w:p w:rsidR="00BC2E49" w:rsidRPr="00BF299F" w:rsidRDefault="008E6F85" w:rsidP="008E6F85">
      <w:pPr>
        <w:pStyle w:val="Descripcin"/>
        <w:jc w:val="center"/>
        <w:rPr>
          <w:rFonts w:ascii="Times New Roman" w:hAnsi="Times New Roman" w:cs="Times New Roman"/>
          <w:sz w:val="24"/>
          <w:szCs w:val="24"/>
        </w:rPr>
      </w:pPr>
      <w:bookmarkStart w:id="1340" w:name="_Toc421060064"/>
      <w:bookmarkStart w:id="1341" w:name="_Toc421209269"/>
      <w:r>
        <w:t xml:space="preserve">Imagen </w:t>
      </w:r>
      <w:fldSimple w:instr=" SEQ Imagen \* ARABIC ">
        <w:r w:rsidR="00DC1A26">
          <w:rPr>
            <w:noProof/>
          </w:rPr>
          <w:t>19</w:t>
        </w:r>
      </w:fldSimple>
      <w:r w:rsidRPr="009D37F4">
        <w:t xml:space="preserve"> SD6: Cálculos para el expediente de cada paciente</w:t>
      </w:r>
      <w:bookmarkEnd w:id="1340"/>
      <w:bookmarkEnd w:id="1341"/>
    </w:p>
    <w:p w:rsidR="00BC2E49" w:rsidRPr="00BF299F" w:rsidRDefault="00BC2E49" w:rsidP="00BC2E49">
      <w:pPr>
        <w:rPr>
          <w:rFonts w:ascii="Times New Roman" w:hAnsi="Times New Roman" w:cs="Times New Roman"/>
          <w:sz w:val="24"/>
          <w:szCs w:val="24"/>
        </w:rPr>
      </w:pPr>
      <w:r w:rsidRPr="00BF299F">
        <w:rPr>
          <w:rFonts w:ascii="Times New Roman" w:hAnsi="Times New Roman" w:cs="Times New Roman"/>
          <w:sz w:val="24"/>
          <w:szCs w:val="24"/>
        </w:rPr>
        <w:br w:type="page"/>
      </w:r>
    </w:p>
    <w:p w:rsidR="00A46EB2" w:rsidRPr="00BF299F" w:rsidRDefault="00A46EB2" w:rsidP="00A46EB2">
      <w:pPr>
        <w:pStyle w:val="Ttulo3"/>
        <w:rPr>
          <w:rFonts w:ascii="Times New Roman" w:hAnsi="Times New Roman" w:cs="Times New Roman"/>
        </w:rPr>
      </w:pPr>
      <w:bookmarkStart w:id="1342" w:name="_Toc421088260"/>
      <w:r w:rsidRPr="00BF299F">
        <w:rPr>
          <w:rFonts w:ascii="Times New Roman" w:hAnsi="Times New Roman" w:cs="Times New Roman"/>
        </w:rPr>
        <w:lastRenderedPageBreak/>
        <w:t>4.4.2 Diagrama de secuencia Móvil</w:t>
      </w:r>
      <w:bookmarkEnd w:id="1342"/>
    </w:p>
    <w:p w:rsidR="00A46EB2" w:rsidRPr="00BF299F" w:rsidRDefault="000727E9" w:rsidP="00A46EB2">
      <w:pPr>
        <w:spacing w:after="200" w:line="276" w:lineRule="auto"/>
        <w:rPr>
          <w:rFonts w:ascii="Times New Roman" w:hAnsi="Times New Roman" w:cs="Times New Roman"/>
          <w:sz w:val="24"/>
          <w:szCs w:val="24"/>
        </w:rPr>
      </w:pPr>
      <w:r w:rsidRPr="00BF299F">
        <w:rPr>
          <w:rFonts w:ascii="Times New Roman" w:hAnsi="Times New Roman" w:cs="Times New Roman"/>
          <w:sz w:val="24"/>
          <w:szCs w:val="24"/>
        </w:rPr>
        <w:t xml:space="preserve">En este </w:t>
      </w:r>
      <w:r w:rsidR="00DD5465" w:rsidRPr="00BF299F">
        <w:rPr>
          <w:rFonts w:ascii="Times New Roman" w:hAnsi="Times New Roman" w:cs="Times New Roman"/>
          <w:sz w:val="24"/>
          <w:szCs w:val="24"/>
        </w:rPr>
        <w:t>módulo</w:t>
      </w:r>
      <w:r w:rsidRPr="00BF299F">
        <w:rPr>
          <w:rFonts w:ascii="Times New Roman" w:hAnsi="Times New Roman" w:cs="Times New Roman"/>
          <w:sz w:val="24"/>
          <w:szCs w:val="24"/>
        </w:rPr>
        <w:t xml:space="preserve"> presentamos Los diagramas de Secuencia de los Casos de Uso </w:t>
      </w:r>
    </w:p>
    <w:p w:rsidR="000727E9" w:rsidRPr="00BF299F" w:rsidRDefault="000727E9" w:rsidP="00A46EB2">
      <w:pPr>
        <w:spacing w:after="200" w:line="276" w:lineRule="auto"/>
        <w:rPr>
          <w:rFonts w:ascii="Times New Roman" w:hAnsi="Times New Roman" w:cs="Times New Roman"/>
          <w:b/>
          <w:color w:val="000000" w:themeColor="text1"/>
          <w:sz w:val="24"/>
          <w:szCs w:val="24"/>
        </w:rPr>
      </w:pPr>
    </w:p>
    <w:p w:rsidR="00A46EB2" w:rsidRPr="00BF299F" w:rsidRDefault="00A46EB2" w:rsidP="00A46EB2">
      <w:pPr>
        <w:spacing w:after="200" w:line="276" w:lineRule="auto"/>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183AEEC3" wp14:editId="27E67918">
            <wp:extent cx="5611384" cy="2333625"/>
            <wp:effectExtent l="0" t="0" r="8890" b="0"/>
            <wp:docPr id="26" name="Imagen 26" descr="C:\Users\Almondris\Documents\Trabajo Terminal 1\Registra_ali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mondris\Documents\Trabajo Terminal 1\Registra_alimento.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1720" t="5455" r="2793" b="48335"/>
                    <a:stretch/>
                  </pic:blipFill>
                  <pic:spPr bwMode="auto">
                    <a:xfrm>
                      <a:off x="0" y="0"/>
                      <a:ext cx="5612130" cy="2333935"/>
                    </a:xfrm>
                    <a:prstGeom prst="rect">
                      <a:avLst/>
                    </a:prstGeom>
                    <a:noFill/>
                    <a:ln>
                      <a:noFill/>
                    </a:ln>
                    <a:extLst>
                      <a:ext uri="{53640926-AAD7-44D8-BBD7-CCE9431645EC}">
                        <a14:shadowObscured xmlns:a14="http://schemas.microsoft.com/office/drawing/2010/main"/>
                      </a:ext>
                    </a:extLst>
                  </pic:spPr>
                </pic:pic>
              </a:graphicData>
            </a:graphic>
          </wp:inline>
        </w:drawing>
      </w:r>
    </w:p>
    <w:p w:rsidR="00A46EB2" w:rsidRDefault="008E6F85" w:rsidP="008E6F85">
      <w:pPr>
        <w:pStyle w:val="Descripcin"/>
        <w:jc w:val="center"/>
      </w:pPr>
      <w:bookmarkStart w:id="1343" w:name="_Toc421060065"/>
      <w:bookmarkStart w:id="1344" w:name="_Toc421209270"/>
      <w:r>
        <w:t xml:space="preserve">Imagen </w:t>
      </w:r>
      <w:fldSimple w:instr=" SEQ Imagen \* ARABIC ">
        <w:r w:rsidR="00DC1A26">
          <w:rPr>
            <w:noProof/>
          </w:rPr>
          <w:t>20</w:t>
        </w:r>
      </w:fldSimple>
      <w:r>
        <w:t xml:space="preserve"> SDM6</w:t>
      </w:r>
      <w:r w:rsidR="00DD5465">
        <w:t>: Ingresar</w:t>
      </w:r>
      <w:r>
        <w:t xml:space="preserve"> Alimento</w:t>
      </w:r>
      <w:bookmarkEnd w:id="1343"/>
      <w:bookmarkEnd w:id="1344"/>
    </w:p>
    <w:p w:rsidR="00083F0B" w:rsidRDefault="00083F0B" w:rsidP="00083F0B"/>
    <w:p w:rsidR="00083F0B" w:rsidRPr="00083F0B" w:rsidRDefault="00083F0B" w:rsidP="00083F0B"/>
    <w:p w:rsidR="00A46EB2" w:rsidRPr="00BF299F" w:rsidRDefault="00A46EB2" w:rsidP="00A46EB2">
      <w:pPr>
        <w:spacing w:after="200" w:line="276" w:lineRule="auto"/>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4FC067C8" wp14:editId="235A4A3C">
            <wp:extent cx="5017585" cy="2551814"/>
            <wp:effectExtent l="0" t="0" r="0" b="1270"/>
            <wp:docPr id="27" name="Imagen 27" descr="C:\Users\Almondris\Documents\Trabajo Terminal 1\Consultar_gu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mondris\Documents\Trabajo Terminal 1\Consultar_guia.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064" t="6364" r="12152" b="49972"/>
                    <a:stretch/>
                  </pic:blipFill>
                  <pic:spPr bwMode="auto">
                    <a:xfrm>
                      <a:off x="0" y="0"/>
                      <a:ext cx="5020713" cy="2553405"/>
                    </a:xfrm>
                    <a:prstGeom prst="rect">
                      <a:avLst/>
                    </a:prstGeom>
                    <a:noFill/>
                    <a:ln>
                      <a:noFill/>
                    </a:ln>
                    <a:extLst>
                      <a:ext uri="{53640926-AAD7-44D8-BBD7-CCE9431645EC}">
                        <a14:shadowObscured xmlns:a14="http://schemas.microsoft.com/office/drawing/2010/main"/>
                      </a:ext>
                    </a:extLst>
                  </pic:spPr>
                </pic:pic>
              </a:graphicData>
            </a:graphic>
          </wp:inline>
        </w:drawing>
      </w:r>
    </w:p>
    <w:p w:rsidR="00A46EB2" w:rsidRPr="00BF299F" w:rsidRDefault="008E6F85" w:rsidP="008E6F85">
      <w:pPr>
        <w:pStyle w:val="Descripcin"/>
        <w:jc w:val="center"/>
        <w:rPr>
          <w:rFonts w:ascii="Times New Roman" w:hAnsi="Times New Roman" w:cs="Times New Roman"/>
          <w:b/>
          <w:color w:val="000000" w:themeColor="text1"/>
          <w:sz w:val="24"/>
          <w:szCs w:val="24"/>
        </w:rPr>
      </w:pPr>
      <w:bookmarkStart w:id="1345" w:name="_Toc421060066"/>
      <w:bookmarkStart w:id="1346" w:name="_Toc421209271"/>
      <w:r>
        <w:t xml:space="preserve">Imagen </w:t>
      </w:r>
      <w:fldSimple w:instr=" SEQ Imagen \* ARABIC ">
        <w:r w:rsidR="00DC1A26">
          <w:rPr>
            <w:noProof/>
          </w:rPr>
          <w:t>21</w:t>
        </w:r>
      </w:fldSimple>
      <w:r>
        <w:t xml:space="preserve"> </w:t>
      </w:r>
      <w:r w:rsidRPr="00837B21">
        <w:t xml:space="preserve">SDM7: Consultar </w:t>
      </w:r>
      <w:proofErr w:type="spellStart"/>
      <w:r w:rsidRPr="00837B21">
        <w:t>Guía_Alimentos</w:t>
      </w:r>
      <w:bookmarkEnd w:id="1345"/>
      <w:bookmarkEnd w:id="1346"/>
      <w:proofErr w:type="spellEnd"/>
    </w:p>
    <w:p w:rsidR="00A46EB2" w:rsidRPr="00BF299F" w:rsidRDefault="00A46EB2" w:rsidP="00A46EB2">
      <w:pPr>
        <w:rPr>
          <w:rFonts w:ascii="Times New Roman" w:hAnsi="Times New Roman" w:cs="Times New Roman"/>
          <w:sz w:val="24"/>
          <w:szCs w:val="24"/>
        </w:rPr>
      </w:pPr>
    </w:p>
    <w:p w:rsidR="00A46EB2" w:rsidRPr="00BF299F" w:rsidRDefault="00A46EB2" w:rsidP="00A46EB2">
      <w:pPr>
        <w:jc w:val="center"/>
        <w:rPr>
          <w:rFonts w:ascii="Times New Roman" w:hAnsi="Times New Roman" w:cs="Times New Roman"/>
          <w:sz w:val="24"/>
          <w:szCs w:val="24"/>
        </w:rPr>
      </w:pPr>
      <w:r w:rsidRPr="00BF299F">
        <w:rPr>
          <w:rFonts w:ascii="Times New Roman" w:hAnsi="Times New Roman" w:cs="Times New Roman"/>
          <w:noProof/>
          <w:sz w:val="24"/>
          <w:szCs w:val="24"/>
          <w:lang w:eastAsia="es-MX"/>
        </w:rPr>
        <w:lastRenderedPageBreak/>
        <w:drawing>
          <wp:inline distT="0" distB="0" distL="0" distR="0" wp14:anchorId="59DEACD2" wp14:editId="4E98EA00">
            <wp:extent cx="5010785" cy="2295525"/>
            <wp:effectExtent l="0" t="0" r="0" b="9525"/>
            <wp:docPr id="2" name="Imagen 2" descr="C:\Users\Almondris\Documents\Trabajo Terminal 1\Diagrama de Secuenciaperf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mondris\Documents\Trabajo Terminal 1\Diagrama de Secuenciaperfil.jpg"/>
                    <pic:cNvPicPr>
                      <a:picLocks noChangeAspect="1" noChangeArrowheads="1"/>
                    </pic:cNvPicPr>
                  </pic:nvPicPr>
                  <pic:blipFill rotWithShape="1">
                    <a:blip r:embed="rId36">
                      <a:extLst>
                        <a:ext uri="{28A0092B-C50C-407E-A947-70E740481C1C}">
                          <a14:useLocalDpi xmlns:a14="http://schemas.microsoft.com/office/drawing/2010/main" val="0"/>
                        </a:ext>
                      </a:extLst>
                    </a:blip>
                    <a:srcRect l="10695" t="4596" b="47228"/>
                    <a:stretch/>
                  </pic:blipFill>
                  <pic:spPr bwMode="auto">
                    <a:xfrm>
                      <a:off x="0" y="0"/>
                      <a:ext cx="5011927" cy="2296048"/>
                    </a:xfrm>
                    <a:prstGeom prst="rect">
                      <a:avLst/>
                    </a:prstGeom>
                    <a:noFill/>
                    <a:ln>
                      <a:noFill/>
                    </a:ln>
                    <a:extLst>
                      <a:ext uri="{53640926-AAD7-44D8-BBD7-CCE9431645EC}">
                        <a14:shadowObscured xmlns:a14="http://schemas.microsoft.com/office/drawing/2010/main"/>
                      </a:ext>
                    </a:extLst>
                  </pic:spPr>
                </pic:pic>
              </a:graphicData>
            </a:graphic>
          </wp:inline>
        </w:drawing>
      </w:r>
    </w:p>
    <w:p w:rsidR="00587CD8" w:rsidRPr="00BF299F" w:rsidRDefault="008E6F85" w:rsidP="008E6F85">
      <w:pPr>
        <w:pStyle w:val="Descripcin"/>
        <w:jc w:val="center"/>
        <w:rPr>
          <w:rFonts w:ascii="Times New Roman" w:hAnsi="Times New Roman" w:cs="Times New Roman"/>
          <w:sz w:val="24"/>
          <w:szCs w:val="24"/>
        </w:rPr>
      </w:pPr>
      <w:bookmarkStart w:id="1347" w:name="_Toc421060067"/>
      <w:bookmarkStart w:id="1348" w:name="_Toc421209272"/>
      <w:r>
        <w:t xml:space="preserve">Imagen </w:t>
      </w:r>
      <w:fldSimple w:instr=" SEQ Imagen \* ARABIC ">
        <w:r w:rsidR="00DC1A26">
          <w:rPr>
            <w:noProof/>
          </w:rPr>
          <w:t>22</w:t>
        </w:r>
      </w:fldSimple>
      <w:r>
        <w:t xml:space="preserve"> </w:t>
      </w:r>
      <w:r w:rsidRPr="00396A43">
        <w:t>SD8: Consultar Perfil</w:t>
      </w:r>
      <w:bookmarkEnd w:id="1347"/>
      <w:bookmarkEnd w:id="1348"/>
      <w:r w:rsidR="00A46EB2" w:rsidRPr="00BF299F">
        <w:rPr>
          <w:rFonts w:ascii="Times New Roman" w:hAnsi="Times New Roman" w:cs="Times New Roman"/>
          <w:sz w:val="24"/>
          <w:szCs w:val="24"/>
        </w:rPr>
        <w:br w:type="page"/>
      </w:r>
    </w:p>
    <w:p w:rsidR="00A46EB2" w:rsidRPr="00BF299F" w:rsidRDefault="00527CA7" w:rsidP="00A46EB2">
      <w:pPr>
        <w:pStyle w:val="Ttulo2"/>
        <w:rPr>
          <w:rFonts w:ascii="Times New Roman" w:hAnsi="Times New Roman" w:cs="Times New Roman"/>
          <w:sz w:val="24"/>
          <w:szCs w:val="24"/>
        </w:rPr>
      </w:pPr>
      <w:bookmarkStart w:id="1349" w:name="_Toc421088261"/>
      <w:r>
        <w:rPr>
          <w:rFonts w:ascii="Times New Roman" w:hAnsi="Times New Roman" w:cs="Times New Roman"/>
          <w:sz w:val="24"/>
          <w:szCs w:val="24"/>
        </w:rPr>
        <w:lastRenderedPageBreak/>
        <w:t>4.5</w:t>
      </w:r>
      <w:r w:rsidR="00A46EB2" w:rsidRPr="00BF299F">
        <w:rPr>
          <w:rFonts w:ascii="Times New Roman" w:hAnsi="Times New Roman" w:cs="Times New Roman"/>
          <w:sz w:val="24"/>
          <w:szCs w:val="24"/>
        </w:rPr>
        <w:t xml:space="preserve"> Maquetas</w:t>
      </w:r>
      <w:bookmarkEnd w:id="1349"/>
      <w:r w:rsidR="00A46EB2" w:rsidRPr="00BF299F">
        <w:rPr>
          <w:rFonts w:ascii="Times New Roman" w:hAnsi="Times New Roman" w:cs="Times New Roman"/>
          <w:sz w:val="24"/>
          <w:szCs w:val="24"/>
        </w:rPr>
        <w:t xml:space="preserve"> </w:t>
      </w:r>
    </w:p>
    <w:p w:rsidR="00BC2E49" w:rsidRDefault="00BC2E49" w:rsidP="00BC2E49">
      <w:pPr>
        <w:rPr>
          <w:rFonts w:ascii="Times New Roman" w:hAnsi="Times New Roman" w:cs="Times New Roman"/>
        </w:rPr>
      </w:pPr>
    </w:p>
    <w:p w:rsidR="00587CD8" w:rsidRPr="00BF299F" w:rsidRDefault="00527CA7" w:rsidP="00DD5465">
      <w:pPr>
        <w:pStyle w:val="Ttulo3"/>
        <w:rPr>
          <w:rFonts w:ascii="Times New Roman" w:hAnsi="Times New Roman" w:cs="Times New Roman"/>
        </w:rPr>
      </w:pPr>
      <w:bookmarkStart w:id="1350" w:name="_Toc421088262"/>
      <w:r>
        <w:rPr>
          <w:rFonts w:ascii="Times New Roman" w:hAnsi="Times New Roman" w:cs="Times New Roman"/>
        </w:rPr>
        <w:t>4.5</w:t>
      </w:r>
      <w:r w:rsidR="00A46EB2" w:rsidRPr="00BF299F">
        <w:rPr>
          <w:rFonts w:ascii="Times New Roman" w:hAnsi="Times New Roman" w:cs="Times New Roman"/>
        </w:rPr>
        <w:t>.1</w:t>
      </w:r>
      <w:r w:rsidR="00083F0B">
        <w:rPr>
          <w:rFonts w:ascii="Times New Roman" w:hAnsi="Times New Roman" w:cs="Times New Roman"/>
        </w:rPr>
        <w:t xml:space="preserve"> </w:t>
      </w:r>
      <w:r w:rsidR="00D975BA">
        <w:rPr>
          <w:rFonts w:ascii="Times New Roman" w:hAnsi="Times New Roman" w:cs="Times New Roman"/>
        </w:rPr>
        <w:t>Maquetas de la Aplicación</w:t>
      </w:r>
      <w:r w:rsidR="00587CD8" w:rsidRPr="00BF299F">
        <w:rPr>
          <w:rFonts w:ascii="Times New Roman" w:hAnsi="Times New Roman" w:cs="Times New Roman"/>
        </w:rPr>
        <w:t xml:space="preserve"> Web</w:t>
      </w:r>
      <w:bookmarkEnd w:id="1350"/>
      <w:r w:rsidR="00587CD8" w:rsidRPr="00BF299F">
        <w:rPr>
          <w:rFonts w:ascii="Times New Roman" w:hAnsi="Times New Roman" w:cs="Times New Roman"/>
        </w:rPr>
        <w:t xml:space="preserve"> </w:t>
      </w:r>
    </w:p>
    <w:p w:rsidR="00587CD8" w:rsidRDefault="00587CD8" w:rsidP="00587CD8">
      <w:pPr>
        <w:jc w:val="both"/>
        <w:rPr>
          <w:rFonts w:ascii="Times New Roman" w:hAnsi="Times New Roman" w:cs="Times New Roman"/>
          <w:b/>
          <w:color w:val="000000" w:themeColor="text1"/>
          <w:sz w:val="24"/>
          <w:szCs w:val="24"/>
        </w:rPr>
      </w:pPr>
    </w:p>
    <w:p w:rsidR="00DD5465" w:rsidRPr="00DD5465" w:rsidRDefault="00DD5465" w:rsidP="00587CD8">
      <w:pPr>
        <w:jc w:val="both"/>
        <w:rPr>
          <w:rFonts w:ascii="Times New Roman" w:hAnsi="Times New Roman" w:cs="Times New Roman"/>
          <w:color w:val="000000" w:themeColor="text1"/>
          <w:sz w:val="24"/>
          <w:szCs w:val="24"/>
        </w:rPr>
      </w:pPr>
      <w:r w:rsidRPr="00DD5465">
        <w:rPr>
          <w:rFonts w:ascii="Times New Roman" w:hAnsi="Times New Roman" w:cs="Times New Roman"/>
          <w:color w:val="000000" w:themeColor="text1"/>
          <w:sz w:val="24"/>
          <w:szCs w:val="24"/>
        </w:rPr>
        <w:t>Esta pantalla</w:t>
      </w:r>
      <w:r>
        <w:rPr>
          <w:rFonts w:ascii="Times New Roman" w:hAnsi="Times New Roman" w:cs="Times New Roman"/>
          <w:color w:val="000000" w:themeColor="text1"/>
          <w:sz w:val="24"/>
          <w:szCs w:val="24"/>
        </w:rPr>
        <w:t xml:space="preserve"> muestra la pantalla que mostrara la aplicación Web para </w:t>
      </w:r>
      <w:r w:rsidR="00420D99">
        <w:rPr>
          <w:rFonts w:ascii="Times New Roman" w:hAnsi="Times New Roman" w:cs="Times New Roman"/>
          <w:color w:val="000000" w:themeColor="text1"/>
          <w:sz w:val="24"/>
          <w:szCs w:val="24"/>
        </w:rPr>
        <w:t xml:space="preserve">poder iniciar </w:t>
      </w:r>
      <w:proofErr w:type="gramStart"/>
      <w:r w:rsidR="00420D99">
        <w:rPr>
          <w:rFonts w:ascii="Times New Roman" w:hAnsi="Times New Roman" w:cs="Times New Roman"/>
          <w:color w:val="000000" w:themeColor="text1"/>
          <w:sz w:val="24"/>
          <w:szCs w:val="24"/>
        </w:rPr>
        <w:t>sesión .</w:t>
      </w:r>
      <w:proofErr w:type="gramEnd"/>
    </w:p>
    <w:p w:rsidR="00587CD8" w:rsidRPr="00BF299F" w:rsidRDefault="00587CD8">
      <w:pPr>
        <w:jc w:val="center"/>
        <w:rPr>
          <w:rFonts w:ascii="Times New Roman" w:hAnsi="Times New Roman" w:cs="Times New Roman"/>
          <w:color w:val="000000" w:themeColor="text1"/>
          <w:sz w:val="24"/>
          <w:szCs w:val="24"/>
        </w:rPr>
        <w:pPrChange w:id="1351" w:author="Wellcom" w:date="2015-05-14T13:42:00Z">
          <w:pPr>
            <w:jc w:val="both"/>
          </w:pPr>
        </w:pPrChange>
      </w:pPr>
      <w:ins w:id="1352" w:author="Wellcom" w:date="2015-05-14T13:07:00Z">
        <w:r w:rsidRPr="00BF299F">
          <w:rPr>
            <w:rFonts w:ascii="Times New Roman" w:hAnsi="Times New Roman" w:cs="Times New Roman"/>
            <w:b/>
            <w:noProof/>
            <w:color w:val="000000" w:themeColor="text1"/>
            <w:sz w:val="24"/>
            <w:szCs w:val="24"/>
            <w:lang w:eastAsia="es-MX"/>
            <w:rPrChange w:id="1353" w:author="Unknown">
              <w:rPr>
                <w:noProof/>
                <w:lang w:eastAsia="es-MX"/>
              </w:rPr>
            </w:rPrChange>
          </w:rPr>
          <w:drawing>
            <wp:inline distT="0" distB="0" distL="0" distR="0" wp14:anchorId="5B55E98D" wp14:editId="09EDA11D">
              <wp:extent cx="4285615" cy="3811905"/>
              <wp:effectExtent l="0" t="0" r="635" b="0"/>
              <wp:docPr id="21" name="Imagen 21" descr="C:\Users\Wellcom\Desktop\GUSTAVO\SA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llcom\Desktop\GUSTAVO\SANA\log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5615" cy="3811905"/>
                      </a:xfrm>
                      <a:prstGeom prst="rect">
                        <a:avLst/>
                      </a:prstGeom>
                      <a:noFill/>
                      <a:ln>
                        <a:noFill/>
                      </a:ln>
                    </pic:spPr>
                  </pic:pic>
                </a:graphicData>
              </a:graphic>
            </wp:inline>
          </w:drawing>
        </w:r>
      </w:ins>
    </w:p>
    <w:p w:rsidR="00112263" w:rsidRDefault="008E6F85" w:rsidP="008E6F85">
      <w:pPr>
        <w:pStyle w:val="Descripcin"/>
        <w:jc w:val="center"/>
      </w:pPr>
      <w:bookmarkStart w:id="1354" w:name="_Toc421060068"/>
      <w:bookmarkStart w:id="1355" w:name="_Toc421209273"/>
      <w:r>
        <w:t xml:space="preserve">Imagen </w:t>
      </w:r>
      <w:fldSimple w:instr=" SEQ Imagen \* ARABIC ">
        <w:r w:rsidR="00DC1A26">
          <w:rPr>
            <w:noProof/>
          </w:rPr>
          <w:t>23</w:t>
        </w:r>
      </w:fldSimple>
      <w:r w:rsidRPr="004A0BE3">
        <w:t>:Pantalla_login</w:t>
      </w:r>
      <w:bookmarkEnd w:id="1354"/>
      <w:bookmarkEnd w:id="1355"/>
    </w:p>
    <w:p w:rsidR="008E6F85" w:rsidRPr="008E6F85" w:rsidRDefault="008E6F85" w:rsidP="008E6F85"/>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112263" w:rsidP="00587CD8">
      <w:pPr>
        <w:jc w:val="center"/>
        <w:rPr>
          <w:rFonts w:ascii="Times New Roman" w:hAnsi="Times New Roman" w:cs="Times New Roman"/>
          <w:color w:val="000000" w:themeColor="text1"/>
          <w:sz w:val="24"/>
          <w:szCs w:val="24"/>
        </w:rPr>
      </w:pPr>
    </w:p>
    <w:p w:rsidR="00112263" w:rsidRDefault="005B11E3" w:rsidP="005B11E3">
      <w:pPr>
        <w:tabs>
          <w:tab w:val="left" w:pos="6011"/>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11E3" w:rsidRPr="00BF299F" w:rsidRDefault="005B11E3" w:rsidP="005B11E3">
      <w:pPr>
        <w:tabs>
          <w:tab w:val="left" w:pos="6011"/>
        </w:tabs>
        <w:rPr>
          <w:rFonts w:ascii="Times New Roman" w:hAnsi="Times New Roman" w:cs="Times New Roman"/>
          <w:color w:val="000000" w:themeColor="text1"/>
          <w:sz w:val="24"/>
          <w:szCs w:val="24"/>
        </w:rPr>
      </w:pPr>
    </w:p>
    <w:p w:rsidR="00587CD8" w:rsidRPr="00BF299F" w:rsidRDefault="00587CD8" w:rsidP="00420D99">
      <w:pP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lastRenderedPageBreak/>
        <w:t>A continuación se muestra la pantalla de menú del nutriólogo</w:t>
      </w:r>
      <w:r w:rsidR="00420D99">
        <w:rPr>
          <w:rFonts w:ascii="Times New Roman" w:hAnsi="Times New Roman" w:cs="Times New Roman"/>
          <w:color w:val="000000" w:themeColor="text1"/>
          <w:sz w:val="24"/>
          <w:szCs w:val="24"/>
        </w:rPr>
        <w:t>.</w:t>
      </w:r>
    </w:p>
    <w:p w:rsidR="00587CD8" w:rsidRPr="00BF299F" w:rsidRDefault="00637E62">
      <w:pPr>
        <w:jc w:val="center"/>
        <w:rPr>
          <w:ins w:id="1356" w:author="Wellcom" w:date="2015-05-14T12:12:00Z"/>
          <w:rFonts w:ascii="Times New Roman" w:hAnsi="Times New Roman" w:cs="Times New Roman"/>
          <w:color w:val="000000" w:themeColor="text1"/>
          <w:sz w:val="24"/>
          <w:szCs w:val="24"/>
          <w:rPrChange w:id="1357" w:author="Almondris Gonzalez" w:date="2015-05-18T22:05:00Z">
            <w:rPr>
              <w:ins w:id="1358" w:author="Wellcom" w:date="2015-05-14T12:12:00Z"/>
              <w:rFonts w:cs="Arial"/>
              <w:b/>
              <w:color w:val="000000" w:themeColor="text1"/>
            </w:rPr>
          </w:rPrChange>
        </w:rPr>
        <w:pPrChange w:id="1359" w:author="Wellcom" w:date="2015-05-14T13:57:00Z">
          <w:pPr>
            <w:jc w:val="both"/>
          </w:pPr>
        </w:pPrChange>
      </w:pPr>
      <w:r>
        <w:rPr>
          <w:rFonts w:ascii="Times New Roman" w:hAnsi="Times New Roman" w:cs="Times New Roman"/>
          <w:b/>
          <w:noProof/>
          <w:color w:val="000000" w:themeColor="text1"/>
          <w:sz w:val="24"/>
          <w:szCs w:val="24"/>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224.25pt">
            <v:imagedata r:id="rId38" o:title="Menu nutriologo1"/>
          </v:shape>
        </w:pict>
      </w:r>
    </w:p>
    <w:p w:rsidR="00587CD8" w:rsidRPr="0022090A" w:rsidRDefault="008E6F85" w:rsidP="008E6F85">
      <w:pPr>
        <w:pStyle w:val="Descripcin"/>
        <w:jc w:val="center"/>
        <w:rPr>
          <w:ins w:id="1360" w:author="Wellcom" w:date="2015-05-14T13:43:00Z"/>
          <w:rFonts w:ascii="Times New Roman" w:hAnsi="Times New Roman" w:cs="Times New Roman"/>
          <w:color w:val="000000" w:themeColor="text1"/>
          <w:sz w:val="20"/>
          <w:szCs w:val="24"/>
        </w:rPr>
      </w:pPr>
      <w:bookmarkStart w:id="1361" w:name="_Toc421060069"/>
      <w:bookmarkStart w:id="1362" w:name="_Toc421209274"/>
      <w:r>
        <w:t xml:space="preserve">Imagen </w:t>
      </w:r>
      <w:fldSimple w:instr=" SEQ Imagen \* ARABIC ">
        <w:r w:rsidR="00DC1A26">
          <w:rPr>
            <w:noProof/>
          </w:rPr>
          <w:t>24</w:t>
        </w:r>
      </w:fldSimple>
      <w:r w:rsidRPr="00DE5553">
        <w:t>: Pantalla Menú Nutriólogo</w:t>
      </w:r>
      <w:r w:rsidR="00E1578F" w:rsidRPr="0022090A">
        <w:rPr>
          <w:rFonts w:ascii="Times New Roman" w:hAnsi="Times New Roman" w:cs="Times New Roman"/>
          <w:color w:val="000000" w:themeColor="text1"/>
          <w:sz w:val="20"/>
          <w:szCs w:val="24"/>
        </w:rPr>
        <w:t>.</w:t>
      </w:r>
      <w:bookmarkEnd w:id="1361"/>
      <w:bookmarkEnd w:id="1362"/>
    </w:p>
    <w:p w:rsidR="00587CD8" w:rsidRPr="00BF299F" w:rsidRDefault="00587CD8" w:rsidP="00587CD8">
      <w:pPr>
        <w:jc w:val="both"/>
        <w:rPr>
          <w:rFonts w:ascii="Times New Roman" w:hAnsi="Times New Roman" w:cs="Times New Roman"/>
          <w:noProof/>
          <w:color w:val="000000" w:themeColor="text1"/>
          <w:sz w:val="24"/>
          <w:szCs w:val="24"/>
          <w:lang w:eastAsia="es-MX"/>
        </w:rPr>
      </w:pPr>
      <w:ins w:id="1363" w:author="Wellcom" w:date="2015-05-14T13:58:00Z">
        <w:r w:rsidRPr="00BF299F">
          <w:rPr>
            <w:rFonts w:ascii="Times New Roman" w:hAnsi="Times New Roman" w:cs="Times New Roman"/>
            <w:color w:val="000000" w:themeColor="text1"/>
            <w:sz w:val="24"/>
            <w:szCs w:val="24"/>
          </w:rPr>
          <w:t>A continuación se muestra la p</w:t>
        </w:r>
      </w:ins>
      <w:ins w:id="1364" w:author="Wellcom" w:date="2015-05-14T13:08:00Z">
        <w:r w:rsidRPr="00BF299F">
          <w:rPr>
            <w:rFonts w:ascii="Times New Roman" w:hAnsi="Times New Roman" w:cs="Times New Roman"/>
            <w:noProof/>
            <w:color w:val="000000" w:themeColor="text1"/>
            <w:sz w:val="24"/>
            <w:szCs w:val="24"/>
            <w:lang w:eastAsia="es-MX"/>
          </w:rPr>
          <w:t>antalla donde el nutriologo ve a sus pacientes</w:t>
        </w:r>
      </w:ins>
    </w:p>
    <w:p w:rsidR="00265A57" w:rsidRPr="00BF299F" w:rsidRDefault="00265A57" w:rsidP="00587CD8">
      <w:pPr>
        <w:jc w:val="both"/>
        <w:rPr>
          <w:ins w:id="1365" w:author="Wellcom" w:date="2015-05-14T13:08:00Z"/>
          <w:rFonts w:ascii="Times New Roman" w:hAnsi="Times New Roman" w:cs="Times New Roman"/>
          <w:color w:val="000000" w:themeColor="text1"/>
          <w:sz w:val="24"/>
          <w:szCs w:val="24"/>
        </w:rPr>
      </w:pPr>
    </w:p>
    <w:p w:rsidR="00587CD8" w:rsidRPr="00BF299F" w:rsidRDefault="00637E62">
      <w:pPr>
        <w:jc w:val="center"/>
        <w:rPr>
          <w:rFonts w:ascii="Times New Roman" w:hAnsi="Times New Roman" w:cs="Times New Roman"/>
          <w:noProof/>
          <w:color w:val="000000" w:themeColor="text1"/>
          <w:sz w:val="24"/>
          <w:szCs w:val="24"/>
          <w:lang w:eastAsia="es-MX"/>
        </w:rPr>
        <w:pPrChange w:id="1366" w:author="Wellcom" w:date="2015-05-14T13:59:00Z">
          <w:pPr>
            <w:jc w:val="both"/>
          </w:pPr>
        </w:pPrChange>
      </w:pPr>
      <w:r>
        <w:rPr>
          <w:rFonts w:ascii="Times New Roman" w:hAnsi="Times New Roman" w:cs="Times New Roman"/>
          <w:b/>
          <w:noProof/>
          <w:color w:val="000000" w:themeColor="text1"/>
          <w:sz w:val="24"/>
          <w:szCs w:val="24"/>
          <w:lang w:eastAsia="es-MX"/>
        </w:rPr>
        <w:pict>
          <v:shape id="_x0000_i1026" type="#_x0000_t75" style="width:350.25pt;height:220.5pt">
            <v:imagedata r:id="rId39" o:title="misPacientes"/>
          </v:shape>
        </w:pict>
      </w:r>
    </w:p>
    <w:p w:rsidR="00587CD8" w:rsidRDefault="008E6F85" w:rsidP="008E6F85">
      <w:pPr>
        <w:pStyle w:val="Descripcin"/>
        <w:jc w:val="center"/>
        <w:rPr>
          <w:rFonts w:ascii="Times New Roman" w:hAnsi="Times New Roman" w:cs="Times New Roman"/>
          <w:noProof/>
          <w:color w:val="000000" w:themeColor="text1"/>
          <w:sz w:val="24"/>
          <w:szCs w:val="24"/>
          <w:lang w:eastAsia="es-MX"/>
        </w:rPr>
      </w:pPr>
      <w:bookmarkStart w:id="1367" w:name="_Toc421060070"/>
      <w:bookmarkStart w:id="1368" w:name="_Toc421209275"/>
      <w:r>
        <w:t xml:space="preserve">Imagen </w:t>
      </w:r>
      <w:fldSimple w:instr=" SEQ Imagen \* ARABIC ">
        <w:r w:rsidR="00DC1A26">
          <w:rPr>
            <w:noProof/>
          </w:rPr>
          <w:t>25</w:t>
        </w:r>
      </w:fldSimple>
      <w:r w:rsidRPr="003719C3">
        <w:t xml:space="preserve">: Pantalla </w:t>
      </w:r>
      <w:r w:rsidR="005B11E3">
        <w:t xml:space="preserve">Ver </w:t>
      </w:r>
      <w:r w:rsidRPr="003719C3">
        <w:t>Paciente</w:t>
      </w:r>
      <w:bookmarkEnd w:id="1367"/>
      <w:r w:rsidR="005B11E3">
        <w:t>s</w:t>
      </w:r>
      <w:bookmarkEnd w:id="1368"/>
    </w:p>
    <w:p w:rsidR="00E1578F" w:rsidRDefault="00E1578F" w:rsidP="00587CD8">
      <w:pPr>
        <w:jc w:val="center"/>
        <w:rPr>
          <w:rFonts w:ascii="Times New Roman" w:hAnsi="Times New Roman" w:cs="Times New Roman"/>
          <w:noProof/>
          <w:color w:val="000000" w:themeColor="text1"/>
          <w:sz w:val="24"/>
          <w:szCs w:val="24"/>
          <w:lang w:eastAsia="es-MX"/>
        </w:rPr>
      </w:pPr>
    </w:p>
    <w:p w:rsidR="00420D99" w:rsidRDefault="00420D99" w:rsidP="00587CD8">
      <w:pPr>
        <w:jc w:val="center"/>
        <w:rPr>
          <w:rFonts w:ascii="Times New Roman" w:hAnsi="Times New Roman" w:cs="Times New Roman"/>
          <w:noProof/>
          <w:color w:val="000000" w:themeColor="text1"/>
          <w:sz w:val="24"/>
          <w:szCs w:val="24"/>
          <w:lang w:eastAsia="es-MX"/>
        </w:rPr>
      </w:pPr>
    </w:p>
    <w:p w:rsidR="00420D99" w:rsidRPr="00BF299F" w:rsidRDefault="00420D99" w:rsidP="00587CD8">
      <w:pPr>
        <w:jc w:val="center"/>
        <w:rPr>
          <w:rFonts w:ascii="Times New Roman" w:hAnsi="Times New Roman" w:cs="Times New Roman"/>
          <w:noProof/>
          <w:color w:val="000000" w:themeColor="text1"/>
          <w:sz w:val="24"/>
          <w:szCs w:val="24"/>
          <w:lang w:eastAsia="es-MX"/>
        </w:rPr>
      </w:pPr>
    </w:p>
    <w:p w:rsidR="00587CD8" w:rsidRPr="00BF299F" w:rsidRDefault="00587CD8" w:rsidP="00587CD8">
      <w:pPr>
        <w:jc w:val="both"/>
        <w:rPr>
          <w:rFonts w:ascii="Times New Roman" w:hAnsi="Times New Roman" w:cs="Times New Roman"/>
          <w:b/>
          <w:color w:val="000000" w:themeColor="text1"/>
          <w:sz w:val="24"/>
          <w:szCs w:val="24"/>
        </w:rPr>
      </w:pPr>
    </w:p>
    <w:p w:rsidR="005B11E3" w:rsidRPr="00BF299F" w:rsidRDefault="005B11E3" w:rsidP="005B11E3">
      <w:pPr>
        <w:rPr>
          <w:ins w:id="1369" w:author="Wellcom" w:date="2015-05-14T13:58:00Z"/>
          <w:rFonts w:ascii="Times New Roman" w:hAnsi="Times New Roman" w:cs="Times New Roman"/>
          <w:noProof/>
          <w:color w:val="000000" w:themeColor="text1"/>
          <w:sz w:val="24"/>
          <w:szCs w:val="24"/>
          <w:lang w:eastAsia="es-MX"/>
        </w:rPr>
      </w:pPr>
      <w:r w:rsidRPr="00BF299F">
        <w:rPr>
          <w:rFonts w:ascii="Times New Roman" w:hAnsi="Times New Roman" w:cs="Times New Roman"/>
          <w:noProof/>
          <w:color w:val="000000" w:themeColor="text1"/>
          <w:sz w:val="24"/>
          <w:szCs w:val="24"/>
          <w:lang w:eastAsia="es-MX"/>
        </w:rPr>
        <w:t xml:space="preserve">A continuación se muestra la pantalla donde el nutriologo </w:t>
      </w:r>
      <w:r>
        <w:rPr>
          <w:rFonts w:ascii="Times New Roman" w:hAnsi="Times New Roman" w:cs="Times New Roman"/>
          <w:noProof/>
          <w:color w:val="000000" w:themeColor="text1"/>
          <w:sz w:val="24"/>
          <w:szCs w:val="24"/>
          <w:lang w:eastAsia="es-MX"/>
        </w:rPr>
        <w:t>va a agregar a un paciente e introduce sus datos generales</w:t>
      </w:r>
    </w:p>
    <w:p w:rsidR="005B11E3" w:rsidRPr="00BF299F" w:rsidRDefault="005B11E3">
      <w:pPr>
        <w:jc w:val="center"/>
        <w:rPr>
          <w:ins w:id="1370" w:author="Wellcom" w:date="2015-05-14T13:59:00Z"/>
          <w:rFonts w:ascii="Times New Roman" w:hAnsi="Times New Roman" w:cs="Times New Roman"/>
          <w:b/>
          <w:color w:val="000000" w:themeColor="text1"/>
          <w:sz w:val="24"/>
          <w:szCs w:val="24"/>
        </w:rPr>
        <w:pPrChange w:id="1371" w:author="Wellcom" w:date="2015-05-14T13:59:00Z">
          <w:pPr>
            <w:jc w:val="both"/>
          </w:pPr>
        </w:pPrChange>
      </w:pPr>
      <w:r>
        <w:rPr>
          <w:rFonts w:ascii="Times New Roman" w:hAnsi="Times New Roman" w:cs="Times New Roman"/>
          <w:b/>
          <w:noProof/>
          <w:color w:val="000000" w:themeColor="text1"/>
          <w:sz w:val="24"/>
          <w:szCs w:val="24"/>
          <w:lang w:eastAsia="es-MX"/>
        </w:rPr>
        <w:drawing>
          <wp:inline distT="0" distB="0" distL="0" distR="0" wp14:anchorId="556A34CD" wp14:editId="66787483">
            <wp:extent cx="4940490" cy="3121960"/>
            <wp:effectExtent l="0" t="0" r="0" b="2540"/>
            <wp:docPr id="1473280037" name="Imagen 1473280037" descr="C:\Users\Anonimo2\AppData\Local\Microsoft\Windows\INetCache\Content.Word\datosGener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onimo2\AppData\Local\Microsoft\Windows\INetCache\Content.Word\datosGenerale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5214" cy="3118626"/>
                    </a:xfrm>
                    <a:prstGeom prst="rect">
                      <a:avLst/>
                    </a:prstGeom>
                    <a:noFill/>
                    <a:ln>
                      <a:noFill/>
                    </a:ln>
                  </pic:spPr>
                </pic:pic>
              </a:graphicData>
            </a:graphic>
          </wp:inline>
        </w:drawing>
      </w:r>
    </w:p>
    <w:p w:rsidR="005B11E3" w:rsidRDefault="005B11E3" w:rsidP="005B11E3">
      <w:pPr>
        <w:pStyle w:val="Descripcin"/>
        <w:jc w:val="center"/>
      </w:pPr>
      <w:bookmarkStart w:id="1372" w:name="_Toc421060071"/>
      <w:bookmarkStart w:id="1373" w:name="_Toc421209276"/>
      <w:r>
        <w:t xml:space="preserve">Imagen </w:t>
      </w:r>
      <w:fldSimple w:instr=" SEQ Imagen \* ARABIC ">
        <w:r w:rsidR="00DC1A26">
          <w:rPr>
            <w:noProof/>
          </w:rPr>
          <w:t>26</w:t>
        </w:r>
      </w:fldSimple>
      <w:r>
        <w:rPr>
          <w:noProof/>
        </w:rPr>
        <w:t>.1</w:t>
      </w:r>
      <w:r w:rsidRPr="000D1661">
        <w:t>: Pantalla</w:t>
      </w:r>
      <w:r>
        <w:t xml:space="preserve"> Datos Generales</w:t>
      </w:r>
      <w:r w:rsidRPr="000D1661">
        <w:t xml:space="preserve"> Paciente</w:t>
      </w:r>
      <w:bookmarkEnd w:id="1372"/>
      <w:bookmarkEnd w:id="1373"/>
    </w:p>
    <w:p w:rsidR="005B11E3" w:rsidRPr="00BF299F" w:rsidRDefault="005B11E3" w:rsidP="005B11E3">
      <w:pPr>
        <w:rPr>
          <w:ins w:id="1374" w:author="Wellcom" w:date="2015-05-14T13:58:00Z"/>
          <w:rFonts w:ascii="Times New Roman" w:hAnsi="Times New Roman" w:cs="Times New Roman"/>
          <w:noProof/>
          <w:color w:val="000000" w:themeColor="text1"/>
          <w:sz w:val="24"/>
          <w:szCs w:val="24"/>
          <w:lang w:eastAsia="es-MX"/>
        </w:rPr>
      </w:pPr>
      <w:r w:rsidRPr="00BF299F">
        <w:rPr>
          <w:rFonts w:ascii="Times New Roman" w:hAnsi="Times New Roman" w:cs="Times New Roman"/>
          <w:noProof/>
          <w:color w:val="000000" w:themeColor="text1"/>
          <w:sz w:val="24"/>
          <w:szCs w:val="24"/>
          <w:lang w:eastAsia="es-MX"/>
        </w:rPr>
        <w:t xml:space="preserve">A continuación se muestra la pantalla donde el nutriologo </w:t>
      </w:r>
      <w:r>
        <w:rPr>
          <w:rFonts w:ascii="Times New Roman" w:hAnsi="Times New Roman" w:cs="Times New Roman"/>
          <w:noProof/>
          <w:color w:val="000000" w:themeColor="text1"/>
          <w:sz w:val="24"/>
          <w:szCs w:val="24"/>
          <w:lang w:eastAsia="es-MX"/>
        </w:rPr>
        <w:t>va a agregar a un paciente e introduce su actividad fisica</w:t>
      </w:r>
    </w:p>
    <w:p w:rsidR="005B11E3" w:rsidRDefault="005B11E3" w:rsidP="005B11E3">
      <w:pPr>
        <w:jc w:val="center"/>
      </w:pPr>
      <w:r>
        <w:rPr>
          <w:noProof/>
          <w:lang w:eastAsia="es-MX"/>
        </w:rPr>
        <w:drawing>
          <wp:inline distT="0" distB="0" distL="0" distR="0">
            <wp:extent cx="4529455" cy="2860040"/>
            <wp:effectExtent l="0" t="0" r="4445" b="0"/>
            <wp:docPr id="1473280041" name="Imagen 1473280041" descr="C:\Users\Anonimo2\AppData\Local\Microsoft\Windows\INetCache\Content.Word\ActividadFis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onimo2\AppData\Local\Microsoft\Windows\INetCache\Content.Word\ActividadFisic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9455" cy="2860040"/>
                    </a:xfrm>
                    <a:prstGeom prst="rect">
                      <a:avLst/>
                    </a:prstGeom>
                    <a:noFill/>
                    <a:ln>
                      <a:noFill/>
                    </a:ln>
                  </pic:spPr>
                </pic:pic>
              </a:graphicData>
            </a:graphic>
          </wp:inline>
        </w:drawing>
      </w:r>
    </w:p>
    <w:p w:rsidR="005B11E3" w:rsidRDefault="005B11E3" w:rsidP="005B11E3">
      <w:pPr>
        <w:pStyle w:val="Descripcin"/>
        <w:jc w:val="center"/>
      </w:pPr>
      <w:r>
        <w:t>Imagen 26.2</w:t>
      </w:r>
      <w:r w:rsidRPr="000D1661">
        <w:t>: Pantalla</w:t>
      </w:r>
      <w:r>
        <w:t xml:space="preserve"> Actividad Física </w:t>
      </w:r>
      <w:r w:rsidRPr="000D1661">
        <w:t xml:space="preserve"> Paciente</w:t>
      </w:r>
    </w:p>
    <w:p w:rsidR="005B11E3" w:rsidRDefault="005B11E3" w:rsidP="005B11E3">
      <w:pPr>
        <w:rPr>
          <w:rFonts w:ascii="Times New Roman" w:hAnsi="Times New Roman" w:cs="Times New Roman"/>
          <w:noProof/>
          <w:color w:val="000000" w:themeColor="text1"/>
          <w:sz w:val="24"/>
          <w:szCs w:val="24"/>
          <w:lang w:eastAsia="es-MX"/>
        </w:rPr>
      </w:pPr>
    </w:p>
    <w:p w:rsidR="005B11E3" w:rsidRDefault="005B11E3" w:rsidP="005B11E3">
      <w:pPr>
        <w:rPr>
          <w:rFonts w:ascii="Times New Roman" w:hAnsi="Times New Roman" w:cs="Times New Roman"/>
          <w:noProof/>
          <w:color w:val="000000" w:themeColor="text1"/>
          <w:sz w:val="24"/>
          <w:szCs w:val="24"/>
          <w:lang w:eastAsia="es-MX"/>
        </w:rPr>
      </w:pPr>
    </w:p>
    <w:p w:rsidR="005B11E3" w:rsidRPr="00ED340A" w:rsidRDefault="005B11E3" w:rsidP="005B11E3">
      <w:pPr>
        <w:rPr>
          <w:rFonts w:ascii="Times New Roman" w:hAnsi="Times New Roman" w:cs="Times New Roman"/>
          <w:noProof/>
          <w:color w:val="000000" w:themeColor="text1"/>
          <w:sz w:val="24"/>
          <w:szCs w:val="24"/>
          <w:lang w:eastAsia="es-MX"/>
        </w:rPr>
      </w:pPr>
      <w:r w:rsidRPr="00BF299F">
        <w:rPr>
          <w:rFonts w:ascii="Times New Roman" w:hAnsi="Times New Roman" w:cs="Times New Roman"/>
          <w:noProof/>
          <w:color w:val="000000" w:themeColor="text1"/>
          <w:sz w:val="24"/>
          <w:szCs w:val="24"/>
          <w:lang w:eastAsia="es-MX"/>
        </w:rPr>
        <w:t xml:space="preserve">A continuación se muestra la pantalla donde el nutriologo </w:t>
      </w:r>
      <w:r>
        <w:rPr>
          <w:rFonts w:ascii="Times New Roman" w:hAnsi="Times New Roman" w:cs="Times New Roman"/>
          <w:noProof/>
          <w:color w:val="000000" w:themeColor="text1"/>
          <w:sz w:val="24"/>
          <w:szCs w:val="24"/>
          <w:lang w:eastAsia="es-MX"/>
        </w:rPr>
        <w:t>va a agregar a un paciente e introduce sus mediciones.</w:t>
      </w:r>
    </w:p>
    <w:p w:rsidR="005B11E3" w:rsidRDefault="005B11E3" w:rsidP="005B11E3">
      <w:pPr>
        <w:jc w:val="center"/>
      </w:pPr>
      <w:r>
        <w:rPr>
          <w:noProof/>
          <w:lang w:eastAsia="es-MX"/>
        </w:rPr>
        <w:drawing>
          <wp:inline distT="0" distB="0" distL="0" distR="0">
            <wp:extent cx="5135245" cy="3242945"/>
            <wp:effectExtent l="0" t="0" r="8255" b="0"/>
            <wp:docPr id="1473280040" name="Imagen 1473280040" descr="C:\Users\Anonimo2\AppData\Local\Microsoft\Windows\INetCache\Content.Word\medi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nonimo2\AppData\Local\Microsoft\Windows\INetCache\Content.Word\medicion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5245" cy="3242945"/>
                    </a:xfrm>
                    <a:prstGeom prst="rect">
                      <a:avLst/>
                    </a:prstGeom>
                    <a:noFill/>
                    <a:ln>
                      <a:noFill/>
                    </a:ln>
                  </pic:spPr>
                </pic:pic>
              </a:graphicData>
            </a:graphic>
          </wp:inline>
        </w:drawing>
      </w:r>
    </w:p>
    <w:p w:rsidR="005B11E3" w:rsidRDefault="005B11E3" w:rsidP="005B11E3">
      <w:pPr>
        <w:pStyle w:val="Descripcin"/>
        <w:jc w:val="center"/>
      </w:pPr>
      <w:r>
        <w:t>Image26.3</w:t>
      </w:r>
      <w:r w:rsidRPr="000D1661">
        <w:t>: Pantalla</w:t>
      </w:r>
      <w:r>
        <w:t xml:space="preserve"> Mediciones de Paciente</w:t>
      </w:r>
    </w:p>
    <w:p w:rsidR="005B11E3" w:rsidRPr="00ED340A" w:rsidRDefault="005B11E3" w:rsidP="005B11E3">
      <w:pPr>
        <w:rPr>
          <w:rFonts w:ascii="Times New Roman" w:hAnsi="Times New Roman" w:cs="Times New Roman"/>
          <w:noProof/>
          <w:color w:val="000000" w:themeColor="text1"/>
          <w:sz w:val="24"/>
          <w:szCs w:val="24"/>
          <w:lang w:eastAsia="es-MX"/>
        </w:rPr>
      </w:pPr>
      <w:r w:rsidRPr="00BF299F">
        <w:rPr>
          <w:rFonts w:ascii="Times New Roman" w:hAnsi="Times New Roman" w:cs="Times New Roman"/>
          <w:noProof/>
          <w:color w:val="000000" w:themeColor="text1"/>
          <w:sz w:val="24"/>
          <w:szCs w:val="24"/>
          <w:lang w:eastAsia="es-MX"/>
        </w:rPr>
        <w:t xml:space="preserve">A continuación se muestra la pantalla donde el nutriologo </w:t>
      </w:r>
      <w:r>
        <w:rPr>
          <w:rFonts w:ascii="Times New Roman" w:hAnsi="Times New Roman" w:cs="Times New Roman"/>
          <w:noProof/>
          <w:color w:val="000000" w:themeColor="text1"/>
          <w:sz w:val="24"/>
          <w:szCs w:val="24"/>
          <w:lang w:eastAsia="es-MX"/>
        </w:rPr>
        <w:t>va a agregar a un paciente e introduce sus mediciones.</w:t>
      </w:r>
    </w:p>
    <w:p w:rsidR="005B11E3" w:rsidRDefault="005B11E3" w:rsidP="005B11E3">
      <w:pPr>
        <w:pStyle w:val="Descripcin"/>
        <w:jc w:val="center"/>
      </w:pPr>
      <w:r>
        <w:rPr>
          <w:noProof/>
          <w:lang w:eastAsia="es-MX"/>
        </w:rPr>
        <w:drawing>
          <wp:inline distT="0" distB="0" distL="0" distR="0">
            <wp:extent cx="4635500" cy="2924175"/>
            <wp:effectExtent l="0" t="0" r="0" b="9525"/>
            <wp:docPr id="1473280039" name="Imagen 1473280039" descr="C:\Users\Anonimo2\AppData\Local\Microsoft\Windows\INetCache\Content.Word\MisC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onimo2\AppData\Local\Microsoft\Windows\INetCache\Content.Word\MisCita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5500" cy="2924175"/>
                    </a:xfrm>
                    <a:prstGeom prst="rect">
                      <a:avLst/>
                    </a:prstGeom>
                    <a:noFill/>
                    <a:ln>
                      <a:noFill/>
                    </a:ln>
                  </pic:spPr>
                </pic:pic>
              </a:graphicData>
            </a:graphic>
          </wp:inline>
        </w:drawing>
      </w:r>
      <w:r>
        <w:t xml:space="preserve"> </w:t>
      </w:r>
      <w:r w:rsidRPr="000D1661">
        <w:t xml:space="preserve"> </w:t>
      </w:r>
    </w:p>
    <w:p w:rsidR="005B11E3" w:rsidRDefault="005B11E3" w:rsidP="005B11E3">
      <w:pPr>
        <w:pStyle w:val="Descripcin"/>
        <w:jc w:val="center"/>
      </w:pPr>
      <w:r>
        <w:t>Imagen 26.4</w:t>
      </w:r>
      <w:r w:rsidRPr="000D1661">
        <w:t>: Pantalla</w:t>
      </w:r>
      <w:r>
        <w:t xml:space="preserve"> Citas</w:t>
      </w:r>
    </w:p>
    <w:p w:rsidR="005B11E3" w:rsidRPr="00ED340A" w:rsidRDefault="005B11E3" w:rsidP="005B11E3">
      <w:pPr>
        <w:rPr>
          <w:rFonts w:ascii="Times New Roman" w:hAnsi="Times New Roman" w:cs="Times New Roman"/>
          <w:noProof/>
          <w:color w:val="000000" w:themeColor="text1"/>
          <w:sz w:val="24"/>
          <w:szCs w:val="24"/>
          <w:lang w:eastAsia="es-MX"/>
        </w:rPr>
      </w:pPr>
      <w:r w:rsidRPr="00BF299F">
        <w:rPr>
          <w:rFonts w:ascii="Times New Roman" w:hAnsi="Times New Roman" w:cs="Times New Roman"/>
          <w:noProof/>
          <w:color w:val="000000" w:themeColor="text1"/>
          <w:sz w:val="24"/>
          <w:szCs w:val="24"/>
          <w:lang w:eastAsia="es-MX"/>
        </w:rPr>
        <w:lastRenderedPageBreak/>
        <w:t xml:space="preserve">A continuación se muestra la pantalla donde el nutriologo </w:t>
      </w:r>
      <w:r>
        <w:rPr>
          <w:rFonts w:ascii="Times New Roman" w:hAnsi="Times New Roman" w:cs="Times New Roman"/>
          <w:noProof/>
          <w:color w:val="000000" w:themeColor="text1"/>
          <w:sz w:val="24"/>
          <w:szCs w:val="24"/>
          <w:lang w:eastAsia="es-MX"/>
        </w:rPr>
        <w:t>va a agregar a un paciente e introduce sus mediciones.</w:t>
      </w:r>
    </w:p>
    <w:p w:rsidR="005B11E3" w:rsidRDefault="005B11E3" w:rsidP="005B11E3">
      <w:pPr>
        <w:jc w:val="center"/>
      </w:pPr>
      <w:r>
        <w:rPr>
          <w:noProof/>
          <w:lang w:eastAsia="es-MX"/>
        </w:rPr>
        <w:drawing>
          <wp:inline distT="0" distB="0" distL="0" distR="0">
            <wp:extent cx="5369560" cy="3391535"/>
            <wp:effectExtent l="0" t="0" r="2540" b="0"/>
            <wp:docPr id="1473280038" name="Imagen 1473280038" descr="C:\Users\Anonimo2\AppData\Local\Microsoft\Windows\INetCache\Content.Word\mis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nonimo2\AppData\Local\Microsoft\Windows\INetCache\Content.Word\misPregunta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9560" cy="3391535"/>
                    </a:xfrm>
                    <a:prstGeom prst="rect">
                      <a:avLst/>
                    </a:prstGeom>
                    <a:noFill/>
                    <a:ln>
                      <a:noFill/>
                    </a:ln>
                  </pic:spPr>
                </pic:pic>
              </a:graphicData>
            </a:graphic>
          </wp:inline>
        </w:drawing>
      </w:r>
    </w:p>
    <w:p w:rsidR="005B11E3" w:rsidRPr="00ED340A" w:rsidRDefault="005B11E3" w:rsidP="005B11E3">
      <w:pPr>
        <w:jc w:val="center"/>
        <w:rPr>
          <w:i/>
          <w:iCs/>
          <w:color w:val="44546A" w:themeColor="text2"/>
          <w:sz w:val="18"/>
          <w:szCs w:val="18"/>
        </w:rPr>
      </w:pPr>
      <w:r w:rsidRPr="00ED340A">
        <w:rPr>
          <w:i/>
          <w:iCs/>
          <w:color w:val="44546A" w:themeColor="text2"/>
          <w:sz w:val="18"/>
          <w:szCs w:val="18"/>
        </w:rPr>
        <w:t xml:space="preserve">Imagen </w:t>
      </w:r>
      <w:r>
        <w:rPr>
          <w:i/>
          <w:iCs/>
          <w:color w:val="44546A" w:themeColor="text2"/>
          <w:sz w:val="18"/>
          <w:szCs w:val="18"/>
        </w:rPr>
        <w:t>26.5</w:t>
      </w:r>
      <w:r w:rsidRPr="00ED340A">
        <w:rPr>
          <w:i/>
          <w:iCs/>
          <w:color w:val="44546A" w:themeColor="text2"/>
          <w:sz w:val="18"/>
          <w:szCs w:val="18"/>
        </w:rPr>
        <w:t xml:space="preserve">: Pantalla </w:t>
      </w:r>
      <w:r>
        <w:rPr>
          <w:i/>
          <w:iCs/>
          <w:color w:val="44546A" w:themeColor="text2"/>
          <w:sz w:val="18"/>
          <w:szCs w:val="18"/>
        </w:rPr>
        <w:t>Preguntas de Pacientes</w:t>
      </w:r>
    </w:p>
    <w:p w:rsidR="00587CD8" w:rsidRPr="00BF299F" w:rsidRDefault="00587CD8" w:rsidP="00111491">
      <w:pPr>
        <w:tabs>
          <w:tab w:val="left" w:pos="5459"/>
        </w:tabs>
        <w:jc w:val="both"/>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587CD8">
      <w:pPr>
        <w:spacing w:after="200" w:line="276" w:lineRule="auto"/>
        <w:jc w:val="center"/>
        <w:rPr>
          <w:rFonts w:ascii="Times New Roman" w:hAnsi="Times New Roman" w:cs="Times New Roman"/>
          <w:b/>
          <w:color w:val="000000" w:themeColor="text1"/>
          <w:sz w:val="24"/>
          <w:szCs w:val="24"/>
        </w:rPr>
      </w:pPr>
    </w:p>
    <w:p w:rsidR="00587CD8" w:rsidRPr="00BF299F" w:rsidRDefault="00587CD8" w:rsidP="00A46EB2">
      <w:pPr>
        <w:rPr>
          <w:rFonts w:ascii="Times New Roman" w:hAnsi="Times New Roman" w:cs="Times New Roman"/>
          <w:sz w:val="24"/>
          <w:szCs w:val="24"/>
        </w:rPr>
      </w:pPr>
    </w:p>
    <w:p w:rsidR="00265A57" w:rsidRPr="00BF299F" w:rsidRDefault="00265A57">
      <w:pPr>
        <w:rPr>
          <w:rFonts w:ascii="Times New Roman" w:eastAsiaTheme="majorEastAsia" w:hAnsi="Times New Roman" w:cs="Times New Roman"/>
          <w:color w:val="1F4D78" w:themeColor="accent1" w:themeShade="7F"/>
          <w:sz w:val="24"/>
          <w:szCs w:val="24"/>
        </w:rPr>
      </w:pPr>
      <w:r w:rsidRPr="00BF299F">
        <w:rPr>
          <w:rFonts w:ascii="Times New Roman" w:hAnsi="Times New Roman" w:cs="Times New Roman"/>
          <w:sz w:val="24"/>
          <w:szCs w:val="24"/>
        </w:rPr>
        <w:br w:type="page"/>
      </w:r>
    </w:p>
    <w:p w:rsidR="00112263" w:rsidRDefault="00112263" w:rsidP="00BC2E49">
      <w:pPr>
        <w:rPr>
          <w:rFonts w:ascii="Times New Roman" w:hAnsi="Times New Roman" w:cs="Times New Roman"/>
        </w:rPr>
      </w:pPr>
    </w:p>
    <w:p w:rsidR="00587CD8" w:rsidRPr="00BF299F" w:rsidRDefault="00527CA7" w:rsidP="00A46EB2">
      <w:pPr>
        <w:pStyle w:val="Ttulo3"/>
        <w:rPr>
          <w:rFonts w:ascii="Times New Roman" w:hAnsi="Times New Roman" w:cs="Times New Roman"/>
          <w:b/>
          <w:color w:val="000000" w:themeColor="text1"/>
        </w:rPr>
      </w:pPr>
      <w:bookmarkStart w:id="1375" w:name="_Toc421088263"/>
      <w:r>
        <w:rPr>
          <w:rFonts w:ascii="Times New Roman" w:hAnsi="Times New Roman" w:cs="Times New Roman"/>
        </w:rPr>
        <w:t>4.5</w:t>
      </w:r>
      <w:r w:rsidR="00A46EB2" w:rsidRPr="00BF299F">
        <w:rPr>
          <w:rFonts w:ascii="Times New Roman" w:hAnsi="Times New Roman" w:cs="Times New Roman"/>
        </w:rPr>
        <w:t>.2 Maquetas</w:t>
      </w:r>
      <w:r w:rsidR="00587CD8" w:rsidRPr="00BF299F">
        <w:rPr>
          <w:rFonts w:ascii="Times New Roman" w:hAnsi="Times New Roman" w:cs="Times New Roman"/>
        </w:rPr>
        <w:t xml:space="preserve"> de Aplicación Móvil.</w:t>
      </w:r>
      <w:bookmarkEnd w:id="1375"/>
    </w:p>
    <w:p w:rsidR="002002FC" w:rsidRDefault="002002FC" w:rsidP="002002FC">
      <w:pPr>
        <w:rPr>
          <w:rFonts w:ascii="Times New Roman" w:hAnsi="Times New Roman" w:cs="Times New Roman"/>
          <w:color w:val="000000" w:themeColor="text1"/>
          <w:sz w:val="24"/>
          <w:szCs w:val="24"/>
        </w:rPr>
      </w:pPr>
    </w:p>
    <w:p w:rsidR="00587CD8" w:rsidRDefault="00587CD8" w:rsidP="002002FC">
      <w:pPr>
        <w:rPr>
          <w:rFonts w:ascii="Times New Roman" w:hAnsi="Times New Roman" w:cs="Times New Roman"/>
          <w:color w:val="000000" w:themeColor="text1"/>
          <w:sz w:val="24"/>
          <w:szCs w:val="24"/>
        </w:rPr>
      </w:pPr>
      <w:r w:rsidRPr="002002FC">
        <w:rPr>
          <w:rFonts w:ascii="Times New Roman" w:hAnsi="Times New Roman" w:cs="Times New Roman"/>
          <w:color w:val="000000" w:themeColor="text1"/>
          <w:sz w:val="24"/>
          <w:szCs w:val="24"/>
        </w:rPr>
        <w:t>Pantalla</w:t>
      </w:r>
      <w:r w:rsidR="002002FC" w:rsidRPr="002002FC">
        <w:rPr>
          <w:rFonts w:ascii="Times New Roman" w:hAnsi="Times New Roman" w:cs="Times New Roman"/>
          <w:color w:val="000000" w:themeColor="text1"/>
          <w:sz w:val="24"/>
          <w:szCs w:val="24"/>
        </w:rPr>
        <w:t xml:space="preserve"> </w:t>
      </w:r>
      <w:r w:rsidRPr="002002FC">
        <w:rPr>
          <w:rFonts w:ascii="Times New Roman" w:hAnsi="Times New Roman" w:cs="Times New Roman"/>
          <w:color w:val="000000" w:themeColor="text1"/>
          <w:sz w:val="24"/>
          <w:szCs w:val="24"/>
        </w:rPr>
        <w:t>Inicial</w:t>
      </w:r>
      <w:r w:rsidR="002002FC" w:rsidRPr="002002FC">
        <w:rPr>
          <w:rFonts w:ascii="Times New Roman" w:hAnsi="Times New Roman" w:cs="Times New Roman"/>
          <w:color w:val="000000" w:themeColor="text1"/>
          <w:sz w:val="24"/>
          <w:szCs w:val="24"/>
        </w:rPr>
        <w:t xml:space="preserve"> para que el paciente pueda acceder a la aplicación móvil.</w:t>
      </w:r>
    </w:p>
    <w:p w:rsidR="002002FC" w:rsidRPr="002002FC" w:rsidRDefault="002002FC" w:rsidP="002002FC">
      <w:pPr>
        <w:rPr>
          <w:rFonts w:ascii="Times New Roman" w:hAnsi="Times New Roman" w:cs="Times New Roman"/>
          <w:color w:val="000000" w:themeColor="text1"/>
          <w:sz w:val="24"/>
          <w:szCs w:val="24"/>
        </w:rPr>
      </w:pPr>
    </w:p>
    <w:p w:rsidR="00587CD8" w:rsidRPr="00BF299F" w:rsidRDefault="00587CD8"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384F8B03" wp14:editId="5E94C290">
            <wp:extent cx="4694163" cy="33242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9521" cy="3328020"/>
                    </a:xfrm>
                    <a:prstGeom prst="rect">
                      <a:avLst/>
                    </a:prstGeom>
                    <a:noFill/>
                    <a:ln>
                      <a:noFill/>
                    </a:ln>
                  </pic:spPr>
                </pic:pic>
              </a:graphicData>
            </a:graphic>
          </wp:inline>
        </w:drawing>
      </w:r>
    </w:p>
    <w:p w:rsidR="003F7E5A" w:rsidRPr="00BF299F" w:rsidRDefault="008E6F85" w:rsidP="008E6F85">
      <w:pPr>
        <w:pStyle w:val="Descripcin"/>
        <w:jc w:val="center"/>
        <w:rPr>
          <w:rFonts w:ascii="Times New Roman" w:hAnsi="Times New Roman" w:cs="Times New Roman"/>
          <w:b/>
          <w:color w:val="000000" w:themeColor="text1"/>
          <w:sz w:val="24"/>
          <w:szCs w:val="24"/>
        </w:rPr>
      </w:pPr>
      <w:bookmarkStart w:id="1376" w:name="_Toc421060072"/>
      <w:bookmarkStart w:id="1377" w:name="_Toc421209277"/>
      <w:r>
        <w:t xml:space="preserve">Imagen </w:t>
      </w:r>
      <w:fldSimple w:instr=" SEQ Imagen \* ARABIC ">
        <w:r w:rsidR="00DC1A26">
          <w:rPr>
            <w:noProof/>
          </w:rPr>
          <w:t>27</w:t>
        </w:r>
      </w:fldSimple>
      <w:r w:rsidRPr="00304426">
        <w:t xml:space="preserve">: </w:t>
      </w:r>
      <w:proofErr w:type="spellStart"/>
      <w:r w:rsidRPr="00304426">
        <w:t>Login</w:t>
      </w:r>
      <w:bookmarkEnd w:id="1376"/>
      <w:bookmarkEnd w:id="1377"/>
      <w:proofErr w:type="spellEnd"/>
    </w:p>
    <w:p w:rsidR="003F7E5A" w:rsidRPr="00BF299F" w:rsidRDefault="003F7E5A" w:rsidP="00587CD8">
      <w:pPr>
        <w:jc w:val="center"/>
        <w:rPr>
          <w:rFonts w:ascii="Times New Roman" w:hAnsi="Times New Roman" w:cs="Times New Roman"/>
          <w:b/>
          <w:color w:val="000000" w:themeColor="text1"/>
          <w:sz w:val="24"/>
          <w:szCs w:val="24"/>
        </w:rPr>
      </w:pPr>
    </w:p>
    <w:p w:rsidR="003F7E5A" w:rsidRPr="00BF299F" w:rsidRDefault="003F7E5A" w:rsidP="00587CD8">
      <w:pPr>
        <w:jc w:val="center"/>
        <w:rPr>
          <w:rFonts w:ascii="Times New Roman" w:hAnsi="Times New Roman" w:cs="Times New Roman"/>
          <w:b/>
          <w:color w:val="000000" w:themeColor="text1"/>
          <w:sz w:val="24"/>
          <w:szCs w:val="24"/>
        </w:rPr>
      </w:pPr>
    </w:p>
    <w:p w:rsidR="003F7E5A" w:rsidRPr="00BF299F" w:rsidRDefault="003F7E5A">
      <w:pPr>
        <w:rPr>
          <w:rFonts w:ascii="Times New Roman" w:hAnsi="Times New Roman" w:cs="Times New Roman"/>
          <w:b/>
          <w:color w:val="000000" w:themeColor="text1"/>
          <w:sz w:val="24"/>
          <w:szCs w:val="24"/>
        </w:rPr>
      </w:pPr>
      <w:r w:rsidRPr="00BF299F">
        <w:rPr>
          <w:rFonts w:ascii="Times New Roman" w:hAnsi="Times New Roman" w:cs="Times New Roman"/>
          <w:b/>
          <w:color w:val="000000" w:themeColor="text1"/>
          <w:sz w:val="24"/>
          <w:szCs w:val="24"/>
        </w:rPr>
        <w:br w:type="page"/>
      </w:r>
    </w:p>
    <w:p w:rsidR="0022090A" w:rsidRDefault="0022090A" w:rsidP="00587CD8">
      <w:pPr>
        <w:jc w:val="center"/>
        <w:rPr>
          <w:rFonts w:ascii="Times New Roman" w:hAnsi="Times New Roman" w:cs="Times New Roman"/>
          <w:b/>
          <w:color w:val="000000" w:themeColor="text1"/>
          <w:sz w:val="24"/>
          <w:szCs w:val="24"/>
        </w:rPr>
      </w:pPr>
    </w:p>
    <w:p w:rsidR="00587CD8" w:rsidRPr="002002FC" w:rsidRDefault="00587CD8" w:rsidP="002002FC">
      <w:pPr>
        <w:rPr>
          <w:rFonts w:ascii="Times New Roman" w:hAnsi="Times New Roman" w:cs="Times New Roman"/>
          <w:color w:val="000000" w:themeColor="text1"/>
          <w:sz w:val="24"/>
          <w:szCs w:val="24"/>
        </w:rPr>
      </w:pPr>
      <w:r w:rsidRPr="002002FC">
        <w:rPr>
          <w:rFonts w:ascii="Times New Roman" w:hAnsi="Times New Roman" w:cs="Times New Roman"/>
          <w:color w:val="000000" w:themeColor="text1"/>
          <w:sz w:val="24"/>
          <w:szCs w:val="24"/>
        </w:rPr>
        <w:t>Pantalla que se mostrara en el “Diario de alimentos”</w:t>
      </w:r>
      <w:r w:rsidR="002002FC">
        <w:rPr>
          <w:rFonts w:ascii="Times New Roman" w:hAnsi="Times New Roman" w:cs="Times New Roman"/>
          <w:color w:val="000000" w:themeColor="text1"/>
          <w:sz w:val="24"/>
          <w:szCs w:val="24"/>
        </w:rPr>
        <w:t>.</w:t>
      </w:r>
    </w:p>
    <w:p w:rsidR="00587CD8" w:rsidRPr="00BF299F" w:rsidRDefault="00265A57"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0BF8EB4D" wp14:editId="6767AC68">
            <wp:extent cx="2286000" cy="4432516"/>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96337" cy="4452560"/>
                    </a:xfrm>
                    <a:prstGeom prst="rect">
                      <a:avLst/>
                    </a:prstGeom>
                    <a:noFill/>
                    <a:ln>
                      <a:noFill/>
                    </a:ln>
                  </pic:spPr>
                </pic:pic>
              </a:graphicData>
            </a:graphic>
          </wp:inline>
        </w:drawing>
      </w:r>
    </w:p>
    <w:p w:rsidR="00587CD8" w:rsidRPr="00BF299F" w:rsidRDefault="008E6F85" w:rsidP="008E6F85">
      <w:pPr>
        <w:pStyle w:val="Descripcin"/>
        <w:jc w:val="center"/>
        <w:rPr>
          <w:rFonts w:ascii="Times New Roman" w:hAnsi="Times New Roman" w:cs="Times New Roman"/>
          <w:b/>
          <w:color w:val="000000" w:themeColor="text1"/>
          <w:sz w:val="24"/>
          <w:szCs w:val="24"/>
        </w:rPr>
      </w:pPr>
      <w:bookmarkStart w:id="1378" w:name="_Toc421060073"/>
      <w:bookmarkStart w:id="1379" w:name="_Toc421209278"/>
      <w:r>
        <w:t xml:space="preserve">Imagen </w:t>
      </w:r>
      <w:fldSimple w:instr=" SEQ Imagen \* ARABIC ">
        <w:r w:rsidR="00DC1A26">
          <w:rPr>
            <w:noProof/>
          </w:rPr>
          <w:t>28</w:t>
        </w:r>
      </w:fldSimple>
      <w:r w:rsidRPr="004757A5">
        <w:t xml:space="preserve">: </w:t>
      </w:r>
      <w:proofErr w:type="spellStart"/>
      <w:r w:rsidRPr="004757A5">
        <w:t>Registro_comida</w:t>
      </w:r>
      <w:bookmarkEnd w:id="1378"/>
      <w:bookmarkEnd w:id="1379"/>
      <w:proofErr w:type="spellEnd"/>
    </w:p>
    <w:p w:rsidR="00587CD8" w:rsidRPr="00BF299F" w:rsidRDefault="00587CD8" w:rsidP="00587CD8">
      <w:pPr>
        <w:jc w:val="center"/>
        <w:rPr>
          <w:rFonts w:ascii="Times New Roman" w:hAnsi="Times New Roman" w:cs="Times New Roman"/>
          <w:b/>
          <w:color w:val="000000" w:themeColor="text1"/>
          <w:sz w:val="24"/>
          <w:szCs w:val="24"/>
        </w:rPr>
      </w:pPr>
    </w:p>
    <w:p w:rsidR="00587CD8" w:rsidRPr="00BF299F" w:rsidRDefault="00587CD8" w:rsidP="00587CD8">
      <w:pPr>
        <w:jc w:val="center"/>
        <w:rPr>
          <w:rFonts w:ascii="Times New Roman" w:hAnsi="Times New Roman" w:cs="Times New Roman"/>
          <w:b/>
          <w:color w:val="000000" w:themeColor="text1"/>
          <w:sz w:val="24"/>
          <w:szCs w:val="24"/>
        </w:rPr>
      </w:pPr>
    </w:p>
    <w:p w:rsidR="00587CD8" w:rsidRDefault="00587CD8" w:rsidP="00587CD8">
      <w:pPr>
        <w:jc w:val="both"/>
        <w:rPr>
          <w:rFonts w:ascii="Times New Roman" w:hAnsi="Times New Roman" w:cs="Times New Roman"/>
          <w:b/>
          <w:color w:val="000000" w:themeColor="text1"/>
          <w:sz w:val="24"/>
          <w:szCs w:val="24"/>
        </w:rPr>
      </w:pPr>
    </w:p>
    <w:p w:rsidR="00DB4319" w:rsidRDefault="00DB4319" w:rsidP="00587CD8">
      <w:pPr>
        <w:jc w:val="both"/>
        <w:rPr>
          <w:rFonts w:ascii="Times New Roman" w:hAnsi="Times New Roman" w:cs="Times New Roman"/>
          <w:b/>
          <w:color w:val="000000" w:themeColor="text1"/>
          <w:sz w:val="24"/>
          <w:szCs w:val="24"/>
        </w:rPr>
      </w:pPr>
    </w:p>
    <w:p w:rsidR="00DB4319" w:rsidRDefault="00DB4319" w:rsidP="00587CD8">
      <w:pPr>
        <w:jc w:val="both"/>
        <w:rPr>
          <w:rFonts w:ascii="Times New Roman" w:hAnsi="Times New Roman" w:cs="Times New Roman"/>
          <w:b/>
          <w:color w:val="000000" w:themeColor="text1"/>
          <w:sz w:val="24"/>
          <w:szCs w:val="24"/>
        </w:rPr>
      </w:pPr>
    </w:p>
    <w:p w:rsidR="00F0451A" w:rsidRDefault="00F0451A" w:rsidP="00587CD8">
      <w:pPr>
        <w:jc w:val="both"/>
        <w:rPr>
          <w:rFonts w:ascii="Times New Roman" w:hAnsi="Times New Roman" w:cs="Times New Roman"/>
          <w:b/>
          <w:color w:val="000000" w:themeColor="text1"/>
          <w:sz w:val="24"/>
          <w:szCs w:val="24"/>
        </w:rPr>
      </w:pPr>
    </w:p>
    <w:p w:rsidR="00DB4319" w:rsidRDefault="00DB4319" w:rsidP="00587CD8">
      <w:pPr>
        <w:jc w:val="both"/>
        <w:rPr>
          <w:rFonts w:ascii="Times New Roman" w:hAnsi="Times New Roman" w:cs="Times New Roman"/>
          <w:b/>
          <w:color w:val="000000" w:themeColor="text1"/>
          <w:sz w:val="24"/>
          <w:szCs w:val="24"/>
        </w:rPr>
      </w:pPr>
    </w:p>
    <w:p w:rsidR="00DB4319" w:rsidRPr="00BF299F" w:rsidRDefault="00DB4319" w:rsidP="00587CD8">
      <w:pPr>
        <w:jc w:val="both"/>
        <w:rPr>
          <w:rFonts w:ascii="Times New Roman" w:hAnsi="Times New Roman" w:cs="Times New Roman"/>
          <w:b/>
          <w:color w:val="000000" w:themeColor="text1"/>
          <w:sz w:val="24"/>
          <w:szCs w:val="24"/>
        </w:rPr>
      </w:pPr>
    </w:p>
    <w:p w:rsidR="00587CD8" w:rsidRPr="00BF299F" w:rsidRDefault="00587CD8" w:rsidP="00587CD8">
      <w:pPr>
        <w:jc w:val="center"/>
        <w:rPr>
          <w:rFonts w:ascii="Times New Roman" w:hAnsi="Times New Roman" w:cs="Times New Roman"/>
          <w:b/>
          <w:color w:val="000000" w:themeColor="text1"/>
          <w:sz w:val="24"/>
          <w:szCs w:val="24"/>
        </w:rPr>
      </w:pPr>
    </w:p>
    <w:p w:rsidR="00587CD8" w:rsidRPr="00BF299F" w:rsidRDefault="00587CD8" w:rsidP="00587CD8">
      <w:pPr>
        <w:jc w:val="both"/>
        <w:rPr>
          <w:rFonts w:ascii="Times New Roman" w:hAnsi="Times New Roman" w:cs="Times New Roman"/>
          <w:b/>
          <w:color w:val="000000" w:themeColor="text1"/>
          <w:sz w:val="24"/>
          <w:szCs w:val="24"/>
        </w:rPr>
      </w:pPr>
    </w:p>
    <w:p w:rsidR="00587CD8" w:rsidRPr="0022090A" w:rsidRDefault="00587CD8" w:rsidP="00DB4319">
      <w:pPr>
        <w:rPr>
          <w:rFonts w:ascii="Times New Roman" w:hAnsi="Times New Roman" w:cs="Times New Roman"/>
          <w:color w:val="000000" w:themeColor="text1"/>
          <w:sz w:val="24"/>
          <w:szCs w:val="24"/>
        </w:rPr>
      </w:pPr>
      <w:r w:rsidRPr="0022090A">
        <w:rPr>
          <w:rFonts w:ascii="Times New Roman" w:hAnsi="Times New Roman" w:cs="Times New Roman"/>
          <w:color w:val="000000" w:themeColor="text1"/>
          <w:sz w:val="24"/>
          <w:szCs w:val="24"/>
        </w:rPr>
        <w:lastRenderedPageBreak/>
        <w:t>Pa</w:t>
      </w:r>
      <w:r w:rsidR="00DB4319">
        <w:rPr>
          <w:rFonts w:ascii="Times New Roman" w:hAnsi="Times New Roman" w:cs="Times New Roman"/>
          <w:color w:val="000000" w:themeColor="text1"/>
          <w:sz w:val="24"/>
          <w:szCs w:val="24"/>
        </w:rPr>
        <w:t xml:space="preserve">ntalla que se mostrara al </w:t>
      </w:r>
      <w:r w:rsidRPr="0022090A">
        <w:rPr>
          <w:rFonts w:ascii="Times New Roman" w:hAnsi="Times New Roman" w:cs="Times New Roman"/>
          <w:color w:val="000000" w:themeColor="text1"/>
          <w:sz w:val="24"/>
          <w:szCs w:val="24"/>
        </w:rPr>
        <w:t>introducir algún alimento.</w:t>
      </w:r>
    </w:p>
    <w:p w:rsidR="00587CD8" w:rsidRPr="00BF299F" w:rsidRDefault="001B251A"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0F4DFDE8" wp14:editId="3E1264E1">
            <wp:extent cx="2695575" cy="54483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95575" cy="5448300"/>
                    </a:xfrm>
                    <a:prstGeom prst="rect">
                      <a:avLst/>
                    </a:prstGeom>
                    <a:noFill/>
                    <a:ln>
                      <a:noFill/>
                    </a:ln>
                  </pic:spPr>
                </pic:pic>
              </a:graphicData>
            </a:graphic>
          </wp:inline>
        </w:drawing>
      </w:r>
    </w:p>
    <w:p w:rsidR="00587CD8" w:rsidRPr="00BF299F" w:rsidRDefault="008E6F85" w:rsidP="008E6F85">
      <w:pPr>
        <w:pStyle w:val="Descripcin"/>
        <w:jc w:val="center"/>
        <w:rPr>
          <w:rFonts w:ascii="Times New Roman" w:hAnsi="Times New Roman" w:cs="Times New Roman"/>
          <w:sz w:val="24"/>
          <w:szCs w:val="24"/>
        </w:rPr>
      </w:pPr>
      <w:bookmarkStart w:id="1380" w:name="_Toc421060074"/>
      <w:bookmarkStart w:id="1381" w:name="_Toc421209279"/>
      <w:r>
        <w:t xml:space="preserve">Imagen </w:t>
      </w:r>
      <w:fldSimple w:instr=" SEQ Imagen \* ARABIC ">
        <w:r w:rsidR="00DC1A26">
          <w:rPr>
            <w:noProof/>
          </w:rPr>
          <w:t>29</w:t>
        </w:r>
      </w:fldSimple>
      <w:r w:rsidRPr="007D245A">
        <w:t xml:space="preserve"> </w:t>
      </w:r>
      <w:proofErr w:type="spellStart"/>
      <w:r w:rsidRPr="007D245A">
        <w:t>Registro_comida</w:t>
      </w:r>
      <w:proofErr w:type="spellEnd"/>
      <w:r w:rsidRPr="007D245A">
        <w:t xml:space="preserve"> 2.</w:t>
      </w:r>
      <w:bookmarkEnd w:id="1380"/>
      <w:bookmarkEnd w:id="1381"/>
    </w:p>
    <w:p w:rsidR="00587CD8" w:rsidRDefault="00587CD8" w:rsidP="00587CD8">
      <w:pPr>
        <w:rPr>
          <w:rFonts w:ascii="Times New Roman" w:hAnsi="Times New Roman" w:cs="Times New Roman"/>
          <w:sz w:val="24"/>
          <w:szCs w:val="24"/>
        </w:rPr>
      </w:pPr>
    </w:p>
    <w:p w:rsidR="00E1578F" w:rsidRDefault="00E1578F" w:rsidP="00587CD8">
      <w:pPr>
        <w:rPr>
          <w:rFonts w:ascii="Times New Roman" w:hAnsi="Times New Roman" w:cs="Times New Roman"/>
          <w:sz w:val="24"/>
          <w:szCs w:val="24"/>
        </w:rPr>
      </w:pPr>
    </w:p>
    <w:p w:rsidR="00E1578F" w:rsidRDefault="00E1578F" w:rsidP="00587CD8">
      <w:pPr>
        <w:rPr>
          <w:rFonts w:ascii="Times New Roman" w:hAnsi="Times New Roman" w:cs="Times New Roman"/>
          <w:sz w:val="24"/>
          <w:szCs w:val="24"/>
        </w:rPr>
      </w:pPr>
    </w:p>
    <w:p w:rsidR="00E1578F" w:rsidRPr="00BF299F" w:rsidRDefault="00E1578F" w:rsidP="00587CD8">
      <w:pPr>
        <w:rPr>
          <w:rFonts w:ascii="Times New Roman" w:hAnsi="Times New Roman" w:cs="Times New Roman"/>
          <w:sz w:val="24"/>
          <w:szCs w:val="24"/>
        </w:rPr>
      </w:pPr>
    </w:p>
    <w:p w:rsidR="008E6F85" w:rsidRDefault="008E6F85">
      <w:pPr>
        <w:rPr>
          <w:rFonts w:ascii="Times New Roman" w:hAnsi="Times New Roman" w:cs="Times New Roman"/>
          <w:sz w:val="24"/>
          <w:szCs w:val="24"/>
        </w:rPr>
      </w:pPr>
      <w:r>
        <w:rPr>
          <w:rFonts w:ascii="Times New Roman" w:hAnsi="Times New Roman" w:cs="Times New Roman"/>
          <w:sz w:val="24"/>
          <w:szCs w:val="24"/>
        </w:rPr>
        <w:br w:type="page"/>
      </w:r>
    </w:p>
    <w:p w:rsidR="00587CD8" w:rsidRPr="00BF299F" w:rsidRDefault="00587CD8" w:rsidP="00587CD8">
      <w:pPr>
        <w:rPr>
          <w:rFonts w:ascii="Times New Roman" w:hAnsi="Times New Roman" w:cs="Times New Roman"/>
          <w:sz w:val="24"/>
          <w:szCs w:val="24"/>
        </w:rPr>
      </w:pPr>
    </w:p>
    <w:p w:rsidR="00587CD8" w:rsidRPr="00BF299F" w:rsidRDefault="00587CD8" w:rsidP="0022090A">
      <w:pPr>
        <w:tabs>
          <w:tab w:val="left" w:pos="3198"/>
        </w:tabs>
        <w:rPr>
          <w:rFonts w:ascii="Times New Roman" w:hAnsi="Times New Roman" w:cs="Times New Roman"/>
          <w:sz w:val="24"/>
          <w:szCs w:val="24"/>
        </w:rPr>
      </w:pPr>
      <w:r w:rsidRPr="00BF299F">
        <w:rPr>
          <w:rFonts w:ascii="Times New Roman" w:hAnsi="Times New Roman" w:cs="Times New Roman"/>
          <w:sz w:val="24"/>
          <w:szCs w:val="24"/>
        </w:rPr>
        <w:t>Esta pantalla se mostrara para el “Consumo Calórico”.</w:t>
      </w:r>
    </w:p>
    <w:p w:rsidR="00587CD8" w:rsidRPr="00BF299F" w:rsidRDefault="00587CD8" w:rsidP="00587CD8">
      <w:pPr>
        <w:jc w:val="center"/>
        <w:rPr>
          <w:rFonts w:ascii="Times New Roman" w:hAnsi="Times New Roman" w:cs="Times New Roman"/>
          <w:b/>
          <w:color w:val="000000" w:themeColor="text1"/>
          <w:sz w:val="24"/>
          <w:szCs w:val="24"/>
        </w:rPr>
      </w:pPr>
    </w:p>
    <w:p w:rsidR="00587CD8" w:rsidRPr="00BF299F" w:rsidRDefault="001B251A"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62B4DD09" wp14:editId="4F907F2E">
            <wp:extent cx="2695575" cy="54483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5575" cy="5448300"/>
                    </a:xfrm>
                    <a:prstGeom prst="rect">
                      <a:avLst/>
                    </a:prstGeom>
                    <a:noFill/>
                    <a:ln>
                      <a:noFill/>
                    </a:ln>
                  </pic:spPr>
                </pic:pic>
              </a:graphicData>
            </a:graphic>
          </wp:inline>
        </w:drawing>
      </w:r>
    </w:p>
    <w:p w:rsidR="00587CD8" w:rsidRPr="0022090A" w:rsidRDefault="008E6F85" w:rsidP="00420D99">
      <w:pPr>
        <w:pStyle w:val="Descripcin"/>
        <w:jc w:val="center"/>
        <w:rPr>
          <w:rFonts w:ascii="Times New Roman" w:hAnsi="Times New Roman" w:cs="Times New Roman"/>
          <w:color w:val="000000" w:themeColor="text1"/>
          <w:sz w:val="20"/>
          <w:szCs w:val="24"/>
        </w:rPr>
      </w:pPr>
      <w:bookmarkStart w:id="1382" w:name="_Toc421060075"/>
      <w:bookmarkStart w:id="1383" w:name="_Toc421209280"/>
      <w:r>
        <w:t xml:space="preserve">Imagen </w:t>
      </w:r>
      <w:fldSimple w:instr=" SEQ Imagen \* ARABIC ">
        <w:r w:rsidR="00DC1A26">
          <w:rPr>
            <w:noProof/>
          </w:rPr>
          <w:t>30</w:t>
        </w:r>
      </w:fldSimple>
      <w:r w:rsidRPr="00DF4F9B">
        <w:t>: Contador Calórico.</w:t>
      </w:r>
      <w:bookmarkEnd w:id="1382"/>
      <w:bookmarkEnd w:id="1383"/>
    </w:p>
    <w:p w:rsidR="00E1578F" w:rsidRDefault="00E1578F" w:rsidP="00587CD8">
      <w:pPr>
        <w:jc w:val="center"/>
        <w:rPr>
          <w:rFonts w:ascii="Times New Roman" w:hAnsi="Times New Roman" w:cs="Times New Roman"/>
          <w:color w:val="000000" w:themeColor="text1"/>
          <w:sz w:val="24"/>
          <w:szCs w:val="24"/>
        </w:rPr>
      </w:pPr>
    </w:p>
    <w:p w:rsidR="00E1578F" w:rsidRDefault="00E1578F" w:rsidP="00587CD8">
      <w:pPr>
        <w:jc w:val="center"/>
        <w:rPr>
          <w:rFonts w:ascii="Times New Roman" w:hAnsi="Times New Roman" w:cs="Times New Roman"/>
          <w:color w:val="000000" w:themeColor="text1"/>
          <w:sz w:val="24"/>
          <w:szCs w:val="24"/>
        </w:rPr>
      </w:pPr>
    </w:p>
    <w:p w:rsidR="002002FC" w:rsidRDefault="002002FC" w:rsidP="0022090A">
      <w:pPr>
        <w:rPr>
          <w:rFonts w:ascii="Times New Roman" w:hAnsi="Times New Roman" w:cs="Times New Roman"/>
          <w:color w:val="000000" w:themeColor="text1"/>
          <w:sz w:val="24"/>
          <w:szCs w:val="24"/>
        </w:rPr>
      </w:pPr>
    </w:p>
    <w:p w:rsidR="00420D99" w:rsidRDefault="008E6F85" w:rsidP="0022090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F0451A" w:rsidRDefault="00F0451A" w:rsidP="0022090A">
      <w:pPr>
        <w:rPr>
          <w:rFonts w:ascii="Times New Roman" w:hAnsi="Times New Roman" w:cs="Times New Roman"/>
          <w:color w:val="000000" w:themeColor="text1"/>
          <w:sz w:val="24"/>
          <w:szCs w:val="24"/>
        </w:rPr>
      </w:pPr>
    </w:p>
    <w:p w:rsidR="001B251A" w:rsidRDefault="001B251A" w:rsidP="0022090A">
      <w:pPr>
        <w:rPr>
          <w:rFonts w:ascii="Times New Roman" w:hAnsi="Times New Roman" w:cs="Times New Roman"/>
          <w:color w:val="000000" w:themeColor="text1"/>
          <w:sz w:val="24"/>
          <w:szCs w:val="24"/>
        </w:rPr>
      </w:pPr>
      <w:r w:rsidRPr="0022090A">
        <w:rPr>
          <w:rFonts w:ascii="Times New Roman" w:hAnsi="Times New Roman" w:cs="Times New Roman"/>
          <w:color w:val="000000" w:themeColor="text1"/>
          <w:sz w:val="24"/>
          <w:szCs w:val="24"/>
        </w:rPr>
        <w:t>Pantalla en la cual se puede visualizar las citas con el Nutriólogo</w:t>
      </w:r>
      <w:r w:rsidR="0022090A">
        <w:rPr>
          <w:rFonts w:ascii="Times New Roman" w:hAnsi="Times New Roman" w:cs="Times New Roman"/>
          <w:color w:val="000000" w:themeColor="text1"/>
          <w:sz w:val="24"/>
          <w:szCs w:val="24"/>
        </w:rPr>
        <w:t>.</w:t>
      </w:r>
    </w:p>
    <w:p w:rsidR="00F0451A" w:rsidRDefault="00F0451A" w:rsidP="0022090A">
      <w:pPr>
        <w:rPr>
          <w:rFonts w:ascii="Times New Roman" w:hAnsi="Times New Roman" w:cs="Times New Roman"/>
          <w:color w:val="000000" w:themeColor="text1"/>
          <w:sz w:val="24"/>
          <w:szCs w:val="24"/>
        </w:rPr>
      </w:pPr>
    </w:p>
    <w:p w:rsidR="00587CD8" w:rsidRPr="00BF299F" w:rsidRDefault="001B251A"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756BEA8A" wp14:editId="4811A060">
            <wp:extent cx="2695575" cy="54483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95575" cy="5448300"/>
                    </a:xfrm>
                    <a:prstGeom prst="rect">
                      <a:avLst/>
                    </a:prstGeom>
                    <a:noFill/>
                    <a:ln>
                      <a:noFill/>
                    </a:ln>
                  </pic:spPr>
                </pic:pic>
              </a:graphicData>
            </a:graphic>
          </wp:inline>
        </w:drawing>
      </w:r>
    </w:p>
    <w:p w:rsidR="00587CD8" w:rsidRPr="00BF299F" w:rsidRDefault="008E6F85" w:rsidP="008E6F85">
      <w:pPr>
        <w:pStyle w:val="Descripcin"/>
        <w:jc w:val="center"/>
        <w:rPr>
          <w:rFonts w:ascii="Times New Roman" w:hAnsi="Times New Roman" w:cs="Times New Roman"/>
          <w:b/>
          <w:color w:val="000000" w:themeColor="text1"/>
          <w:sz w:val="24"/>
          <w:szCs w:val="24"/>
        </w:rPr>
      </w:pPr>
      <w:bookmarkStart w:id="1384" w:name="_Toc421060076"/>
      <w:bookmarkStart w:id="1385" w:name="_Toc421209281"/>
      <w:r>
        <w:t xml:space="preserve">Imagen </w:t>
      </w:r>
      <w:fldSimple w:instr=" SEQ Imagen \* ARABIC ">
        <w:r w:rsidR="00DC1A26">
          <w:rPr>
            <w:noProof/>
          </w:rPr>
          <w:t>31</w:t>
        </w:r>
      </w:fldSimple>
      <w:r w:rsidRPr="00151941">
        <w:t>: Agenda.</w:t>
      </w:r>
      <w:bookmarkEnd w:id="1384"/>
      <w:bookmarkEnd w:id="1385"/>
    </w:p>
    <w:p w:rsidR="00587CD8" w:rsidRPr="00BF299F" w:rsidRDefault="00587CD8" w:rsidP="00587CD8">
      <w:pPr>
        <w:jc w:val="center"/>
        <w:rPr>
          <w:rFonts w:ascii="Times New Roman" w:hAnsi="Times New Roman" w:cs="Times New Roman"/>
          <w:b/>
          <w:color w:val="000000" w:themeColor="text1"/>
          <w:sz w:val="24"/>
          <w:szCs w:val="24"/>
        </w:rPr>
      </w:pPr>
    </w:p>
    <w:p w:rsidR="00587CD8" w:rsidRDefault="00587CD8" w:rsidP="00587CD8">
      <w:pPr>
        <w:jc w:val="center"/>
        <w:rPr>
          <w:rFonts w:ascii="Times New Roman" w:hAnsi="Times New Roman" w:cs="Times New Roman"/>
          <w:b/>
          <w:color w:val="000000" w:themeColor="text1"/>
          <w:sz w:val="24"/>
          <w:szCs w:val="24"/>
        </w:rPr>
      </w:pPr>
    </w:p>
    <w:p w:rsidR="00E1578F" w:rsidRDefault="00E1578F" w:rsidP="00587CD8">
      <w:pPr>
        <w:jc w:val="center"/>
        <w:rPr>
          <w:rFonts w:ascii="Times New Roman" w:hAnsi="Times New Roman" w:cs="Times New Roman"/>
          <w:b/>
          <w:color w:val="000000" w:themeColor="text1"/>
          <w:sz w:val="24"/>
          <w:szCs w:val="24"/>
        </w:rPr>
      </w:pPr>
    </w:p>
    <w:p w:rsidR="00E1578F" w:rsidRDefault="00E1578F" w:rsidP="00587CD8">
      <w:pPr>
        <w:jc w:val="center"/>
        <w:rPr>
          <w:rFonts w:ascii="Times New Roman" w:hAnsi="Times New Roman" w:cs="Times New Roman"/>
          <w:b/>
          <w:color w:val="000000" w:themeColor="text1"/>
          <w:sz w:val="24"/>
          <w:szCs w:val="24"/>
        </w:rPr>
      </w:pPr>
    </w:p>
    <w:p w:rsidR="00420D99" w:rsidRDefault="00420D99" w:rsidP="00587CD8">
      <w:pPr>
        <w:jc w:val="center"/>
        <w:rPr>
          <w:rFonts w:ascii="Times New Roman" w:hAnsi="Times New Roman" w:cs="Times New Roman"/>
          <w:b/>
          <w:color w:val="000000" w:themeColor="text1"/>
          <w:sz w:val="24"/>
          <w:szCs w:val="24"/>
        </w:rPr>
      </w:pPr>
    </w:p>
    <w:p w:rsidR="00F0451A" w:rsidRPr="00BF299F" w:rsidRDefault="00F0451A" w:rsidP="00587CD8">
      <w:pPr>
        <w:jc w:val="center"/>
        <w:rPr>
          <w:rFonts w:ascii="Times New Roman" w:hAnsi="Times New Roman" w:cs="Times New Roman"/>
          <w:b/>
          <w:color w:val="000000" w:themeColor="text1"/>
          <w:sz w:val="24"/>
          <w:szCs w:val="24"/>
        </w:rPr>
      </w:pPr>
    </w:p>
    <w:p w:rsidR="00587CD8" w:rsidRPr="002002FC" w:rsidRDefault="00587CD8" w:rsidP="0022090A">
      <w:pPr>
        <w:rPr>
          <w:rFonts w:ascii="Times New Roman" w:hAnsi="Times New Roman" w:cs="Times New Roman"/>
          <w:color w:val="000000" w:themeColor="text1"/>
          <w:sz w:val="24"/>
          <w:szCs w:val="24"/>
        </w:rPr>
      </w:pPr>
      <w:r w:rsidRPr="002002FC">
        <w:rPr>
          <w:rFonts w:ascii="Times New Roman" w:hAnsi="Times New Roman" w:cs="Times New Roman"/>
          <w:color w:val="000000" w:themeColor="text1"/>
          <w:sz w:val="24"/>
          <w:szCs w:val="24"/>
        </w:rPr>
        <w:t>Pantalla que se mostrara para ver su “Perfil “</w:t>
      </w:r>
      <w:r w:rsidR="0022090A" w:rsidRPr="002002FC">
        <w:rPr>
          <w:rFonts w:ascii="Times New Roman" w:hAnsi="Times New Roman" w:cs="Times New Roman"/>
          <w:color w:val="000000" w:themeColor="text1"/>
          <w:sz w:val="24"/>
          <w:szCs w:val="24"/>
        </w:rPr>
        <w:t>.</w:t>
      </w:r>
    </w:p>
    <w:p w:rsidR="0022090A" w:rsidRPr="0022090A" w:rsidRDefault="0022090A" w:rsidP="0022090A">
      <w:pPr>
        <w:rPr>
          <w:rFonts w:ascii="Times New Roman" w:hAnsi="Times New Roman" w:cs="Times New Roman"/>
          <w:b/>
          <w:color w:val="000000" w:themeColor="text1"/>
          <w:sz w:val="24"/>
          <w:szCs w:val="24"/>
        </w:rPr>
      </w:pPr>
    </w:p>
    <w:p w:rsidR="001B251A" w:rsidRPr="00BF299F" w:rsidRDefault="001B251A"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6742609C" wp14:editId="7881236D">
            <wp:extent cx="2695575" cy="54483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95575" cy="5448300"/>
                    </a:xfrm>
                    <a:prstGeom prst="rect">
                      <a:avLst/>
                    </a:prstGeom>
                    <a:noFill/>
                    <a:ln>
                      <a:noFill/>
                    </a:ln>
                  </pic:spPr>
                </pic:pic>
              </a:graphicData>
            </a:graphic>
          </wp:inline>
        </w:drawing>
      </w:r>
    </w:p>
    <w:p w:rsidR="00587CD8" w:rsidRPr="00BF299F" w:rsidRDefault="008E6F85" w:rsidP="008E6F85">
      <w:pPr>
        <w:pStyle w:val="Descripcin"/>
        <w:jc w:val="center"/>
        <w:rPr>
          <w:rFonts w:ascii="Times New Roman" w:hAnsi="Times New Roman" w:cs="Times New Roman"/>
          <w:b/>
          <w:color w:val="000000" w:themeColor="text1"/>
          <w:sz w:val="24"/>
          <w:szCs w:val="24"/>
        </w:rPr>
      </w:pPr>
      <w:bookmarkStart w:id="1386" w:name="_Toc421060077"/>
      <w:bookmarkStart w:id="1387" w:name="_Toc421209282"/>
      <w:r>
        <w:t xml:space="preserve">Imagen </w:t>
      </w:r>
      <w:fldSimple w:instr=" SEQ Imagen \* ARABIC ">
        <w:r w:rsidR="00DC1A26">
          <w:rPr>
            <w:noProof/>
          </w:rPr>
          <w:t>32</w:t>
        </w:r>
      </w:fldSimple>
      <w:r w:rsidRPr="007E26CE">
        <w:t>: Perfil</w:t>
      </w:r>
      <w:bookmarkEnd w:id="1386"/>
      <w:bookmarkEnd w:id="1387"/>
    </w:p>
    <w:p w:rsidR="00587CD8" w:rsidRPr="00BF299F" w:rsidRDefault="00587CD8" w:rsidP="00587CD8">
      <w:pPr>
        <w:jc w:val="center"/>
        <w:rPr>
          <w:rFonts w:ascii="Times New Roman" w:hAnsi="Times New Roman" w:cs="Times New Roman"/>
          <w:b/>
          <w:color w:val="000000" w:themeColor="text1"/>
          <w:sz w:val="24"/>
          <w:szCs w:val="24"/>
        </w:rPr>
      </w:pPr>
    </w:p>
    <w:p w:rsidR="00587CD8" w:rsidRDefault="00587CD8" w:rsidP="00587CD8">
      <w:pPr>
        <w:jc w:val="both"/>
        <w:rPr>
          <w:rFonts w:ascii="Times New Roman" w:hAnsi="Times New Roman" w:cs="Times New Roman"/>
          <w:b/>
          <w:color w:val="000000" w:themeColor="text1"/>
          <w:sz w:val="24"/>
          <w:szCs w:val="24"/>
        </w:rPr>
      </w:pPr>
    </w:p>
    <w:p w:rsidR="00F0451A" w:rsidRPr="00BF299F" w:rsidRDefault="00F0451A" w:rsidP="00587CD8">
      <w:pPr>
        <w:jc w:val="both"/>
        <w:rPr>
          <w:rFonts w:ascii="Times New Roman" w:hAnsi="Times New Roman" w:cs="Times New Roman"/>
          <w:b/>
          <w:color w:val="000000" w:themeColor="text1"/>
          <w:sz w:val="24"/>
          <w:szCs w:val="24"/>
        </w:rPr>
      </w:pPr>
    </w:p>
    <w:p w:rsidR="00587CD8" w:rsidRPr="00BF299F" w:rsidRDefault="00587CD8" w:rsidP="00587CD8">
      <w:pPr>
        <w:jc w:val="both"/>
        <w:rPr>
          <w:rFonts w:ascii="Times New Roman" w:hAnsi="Times New Roman" w:cs="Times New Roman"/>
          <w:b/>
          <w:color w:val="000000" w:themeColor="text1"/>
          <w:sz w:val="24"/>
          <w:szCs w:val="24"/>
        </w:rPr>
      </w:pPr>
    </w:p>
    <w:p w:rsidR="00587CD8" w:rsidRPr="002002FC" w:rsidRDefault="00587CD8" w:rsidP="00587CD8">
      <w:pPr>
        <w:jc w:val="both"/>
        <w:rPr>
          <w:rFonts w:ascii="Times New Roman" w:hAnsi="Times New Roman" w:cs="Times New Roman"/>
          <w:color w:val="000000" w:themeColor="text1"/>
          <w:sz w:val="24"/>
          <w:szCs w:val="24"/>
        </w:rPr>
      </w:pPr>
    </w:p>
    <w:p w:rsidR="00420D99" w:rsidRDefault="00420D99" w:rsidP="002002FC">
      <w:pPr>
        <w:rPr>
          <w:rFonts w:ascii="Times New Roman" w:hAnsi="Times New Roman" w:cs="Times New Roman"/>
          <w:color w:val="000000" w:themeColor="text1"/>
          <w:sz w:val="24"/>
          <w:szCs w:val="24"/>
        </w:rPr>
      </w:pPr>
    </w:p>
    <w:p w:rsidR="00587CD8" w:rsidRPr="002002FC" w:rsidRDefault="00587CD8" w:rsidP="002002FC">
      <w:pPr>
        <w:rPr>
          <w:rFonts w:ascii="Times New Roman" w:hAnsi="Times New Roman" w:cs="Times New Roman"/>
          <w:color w:val="000000" w:themeColor="text1"/>
          <w:sz w:val="24"/>
          <w:szCs w:val="24"/>
        </w:rPr>
      </w:pPr>
      <w:r w:rsidRPr="002002FC">
        <w:rPr>
          <w:rFonts w:ascii="Times New Roman" w:hAnsi="Times New Roman" w:cs="Times New Roman"/>
          <w:color w:val="000000" w:themeColor="text1"/>
          <w:sz w:val="24"/>
          <w:szCs w:val="24"/>
        </w:rPr>
        <w:t>La si</w:t>
      </w:r>
      <w:r w:rsidR="001B251A" w:rsidRPr="002002FC">
        <w:rPr>
          <w:rFonts w:ascii="Times New Roman" w:hAnsi="Times New Roman" w:cs="Times New Roman"/>
          <w:color w:val="000000" w:themeColor="text1"/>
          <w:sz w:val="24"/>
          <w:szCs w:val="24"/>
        </w:rPr>
        <w:t xml:space="preserve">guiente pantalla se muestra la información </w:t>
      </w:r>
      <w:r w:rsidRPr="002002FC">
        <w:rPr>
          <w:rFonts w:ascii="Times New Roman" w:hAnsi="Times New Roman" w:cs="Times New Roman"/>
          <w:color w:val="000000" w:themeColor="text1"/>
          <w:sz w:val="24"/>
          <w:szCs w:val="24"/>
        </w:rPr>
        <w:t>de</w:t>
      </w:r>
      <w:r w:rsidR="001B251A" w:rsidRPr="002002FC">
        <w:rPr>
          <w:rFonts w:ascii="Times New Roman" w:hAnsi="Times New Roman" w:cs="Times New Roman"/>
          <w:color w:val="000000" w:themeColor="text1"/>
          <w:sz w:val="24"/>
          <w:szCs w:val="24"/>
        </w:rPr>
        <w:t xml:space="preserve"> los</w:t>
      </w:r>
      <w:r w:rsidRPr="002002FC">
        <w:rPr>
          <w:rFonts w:ascii="Times New Roman" w:hAnsi="Times New Roman" w:cs="Times New Roman"/>
          <w:color w:val="000000" w:themeColor="text1"/>
          <w:sz w:val="24"/>
          <w:szCs w:val="24"/>
        </w:rPr>
        <w:t xml:space="preserve"> alimentos.</w:t>
      </w:r>
    </w:p>
    <w:p w:rsidR="00F0451A" w:rsidRDefault="00F0451A" w:rsidP="00587CD8">
      <w:pPr>
        <w:jc w:val="center"/>
        <w:rPr>
          <w:rFonts w:ascii="Times New Roman" w:hAnsi="Times New Roman" w:cs="Times New Roman"/>
          <w:b/>
          <w:color w:val="000000" w:themeColor="text1"/>
          <w:sz w:val="24"/>
          <w:szCs w:val="24"/>
        </w:rPr>
      </w:pPr>
    </w:p>
    <w:p w:rsidR="001B251A" w:rsidRPr="00BF299F" w:rsidRDefault="001B251A" w:rsidP="00587CD8">
      <w:pPr>
        <w:jc w:val="center"/>
        <w:rPr>
          <w:rFonts w:ascii="Times New Roman" w:hAnsi="Times New Roman" w:cs="Times New Roman"/>
          <w:b/>
          <w:color w:val="000000" w:themeColor="text1"/>
          <w:sz w:val="24"/>
          <w:szCs w:val="24"/>
        </w:rPr>
      </w:pPr>
      <w:r w:rsidRPr="00BF299F">
        <w:rPr>
          <w:rFonts w:ascii="Times New Roman" w:hAnsi="Times New Roman" w:cs="Times New Roman"/>
          <w:b/>
          <w:noProof/>
          <w:color w:val="000000" w:themeColor="text1"/>
          <w:sz w:val="24"/>
          <w:szCs w:val="24"/>
          <w:lang w:eastAsia="es-MX"/>
        </w:rPr>
        <w:drawing>
          <wp:inline distT="0" distB="0" distL="0" distR="0" wp14:anchorId="0D38F5E0" wp14:editId="5D3D4DCB">
            <wp:extent cx="2487076" cy="5026881"/>
            <wp:effectExtent l="0" t="0" r="889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89744" cy="5032274"/>
                    </a:xfrm>
                    <a:prstGeom prst="rect">
                      <a:avLst/>
                    </a:prstGeom>
                    <a:noFill/>
                    <a:ln>
                      <a:noFill/>
                    </a:ln>
                  </pic:spPr>
                </pic:pic>
              </a:graphicData>
            </a:graphic>
          </wp:inline>
        </w:drawing>
      </w:r>
    </w:p>
    <w:p w:rsidR="00587CD8" w:rsidRPr="00BF299F" w:rsidRDefault="008E6F85" w:rsidP="008E6F85">
      <w:pPr>
        <w:pStyle w:val="Descripcin"/>
        <w:jc w:val="center"/>
        <w:rPr>
          <w:rFonts w:ascii="Times New Roman" w:hAnsi="Times New Roman" w:cs="Times New Roman"/>
          <w:b/>
          <w:color w:val="000000" w:themeColor="text1"/>
          <w:sz w:val="24"/>
          <w:szCs w:val="24"/>
        </w:rPr>
      </w:pPr>
      <w:bookmarkStart w:id="1388" w:name="_Toc421060078"/>
      <w:bookmarkStart w:id="1389" w:name="_Toc421209283"/>
      <w:r>
        <w:t xml:space="preserve">Imagen </w:t>
      </w:r>
      <w:fldSimple w:instr=" SEQ Imagen \* ARABIC ">
        <w:r w:rsidR="00DC1A26">
          <w:rPr>
            <w:noProof/>
          </w:rPr>
          <w:t>33</w:t>
        </w:r>
      </w:fldSimple>
      <w:r w:rsidRPr="00DB4BD3">
        <w:t>: Información de alimentos.</w:t>
      </w:r>
      <w:bookmarkEnd w:id="1388"/>
      <w:bookmarkEnd w:id="1389"/>
    </w:p>
    <w:p w:rsidR="00587CD8" w:rsidRPr="00BF299F" w:rsidRDefault="00587CD8" w:rsidP="00587CD8">
      <w:pPr>
        <w:jc w:val="center"/>
        <w:rPr>
          <w:rFonts w:ascii="Times New Roman" w:hAnsi="Times New Roman" w:cs="Times New Roman"/>
          <w:b/>
          <w:color w:val="000000" w:themeColor="text1"/>
          <w:sz w:val="24"/>
          <w:szCs w:val="24"/>
        </w:rPr>
      </w:pPr>
    </w:p>
    <w:p w:rsidR="00587CD8" w:rsidRPr="00BF299F" w:rsidRDefault="00587CD8" w:rsidP="00587CD8">
      <w:pPr>
        <w:jc w:val="both"/>
        <w:rPr>
          <w:rFonts w:ascii="Times New Roman" w:hAnsi="Times New Roman" w:cs="Times New Roman"/>
          <w:b/>
          <w:color w:val="000000" w:themeColor="text1"/>
          <w:sz w:val="24"/>
          <w:szCs w:val="24"/>
        </w:rPr>
      </w:pPr>
    </w:p>
    <w:p w:rsidR="00A46EB2" w:rsidRPr="00BF299F" w:rsidRDefault="00A46EB2" w:rsidP="00587CD8">
      <w:pPr>
        <w:jc w:val="both"/>
        <w:rPr>
          <w:rFonts w:ascii="Times New Roman" w:hAnsi="Times New Roman" w:cs="Times New Roman"/>
          <w:b/>
          <w:color w:val="000000" w:themeColor="text1"/>
          <w:sz w:val="24"/>
          <w:szCs w:val="24"/>
        </w:rPr>
      </w:pPr>
    </w:p>
    <w:p w:rsidR="00A46EB2" w:rsidRPr="00BF299F" w:rsidRDefault="00A46EB2" w:rsidP="00587CD8">
      <w:pPr>
        <w:jc w:val="both"/>
        <w:rPr>
          <w:rFonts w:ascii="Times New Roman" w:hAnsi="Times New Roman" w:cs="Times New Roman"/>
          <w:b/>
          <w:color w:val="000000" w:themeColor="text1"/>
          <w:sz w:val="24"/>
          <w:szCs w:val="24"/>
        </w:rPr>
      </w:pPr>
    </w:p>
    <w:p w:rsidR="008E6F85" w:rsidRDefault="008E6F85">
      <w:pPr>
        <w:rPr>
          <w:rFonts w:ascii="Times New Roman" w:eastAsiaTheme="majorEastAsia" w:hAnsi="Times New Roman" w:cs="Times New Roman"/>
          <w:color w:val="2E74B5" w:themeColor="accent1" w:themeShade="BF"/>
          <w:sz w:val="24"/>
          <w:szCs w:val="24"/>
        </w:rPr>
      </w:pPr>
      <w:r>
        <w:rPr>
          <w:rFonts w:ascii="Times New Roman" w:hAnsi="Times New Roman" w:cs="Times New Roman"/>
          <w:sz w:val="24"/>
          <w:szCs w:val="24"/>
        </w:rPr>
        <w:br w:type="page"/>
      </w:r>
    </w:p>
    <w:p w:rsidR="00587CD8" w:rsidRDefault="00587CD8" w:rsidP="00A46EB2">
      <w:pPr>
        <w:pStyle w:val="Ttulo1"/>
        <w:rPr>
          <w:rFonts w:ascii="Times New Roman" w:hAnsi="Times New Roman" w:cs="Times New Roman"/>
          <w:sz w:val="24"/>
          <w:szCs w:val="24"/>
        </w:rPr>
      </w:pPr>
      <w:bookmarkStart w:id="1390" w:name="_Toc421088264"/>
      <w:r w:rsidRPr="00BF299F">
        <w:rPr>
          <w:rFonts w:ascii="Times New Roman" w:hAnsi="Times New Roman" w:cs="Times New Roman"/>
          <w:sz w:val="24"/>
          <w:szCs w:val="24"/>
        </w:rPr>
        <w:lastRenderedPageBreak/>
        <w:t>Referencias</w:t>
      </w:r>
      <w:bookmarkEnd w:id="1390"/>
      <w:r w:rsidRPr="00BF299F">
        <w:rPr>
          <w:rFonts w:ascii="Times New Roman" w:hAnsi="Times New Roman" w:cs="Times New Roman"/>
          <w:sz w:val="24"/>
          <w:szCs w:val="24"/>
        </w:rPr>
        <w:t xml:space="preserve"> </w:t>
      </w:r>
    </w:p>
    <w:p w:rsidR="0022090A" w:rsidRPr="0022090A" w:rsidRDefault="0022090A" w:rsidP="0022090A"/>
    <w:tbl>
      <w:tblPr>
        <w:tblStyle w:val="Tabladecuadrcula4-nfasis61"/>
        <w:tblW w:w="9054" w:type="dxa"/>
        <w:tblLayout w:type="fixed"/>
        <w:tblLook w:val="04A0" w:firstRow="1" w:lastRow="0" w:firstColumn="1" w:lastColumn="0" w:noHBand="0" w:noVBand="1"/>
      </w:tblPr>
      <w:tblGrid>
        <w:gridCol w:w="846"/>
        <w:gridCol w:w="538"/>
        <w:gridCol w:w="7670"/>
      </w:tblGrid>
      <w:tr w:rsidR="00587CD8" w:rsidRPr="00BF299F" w:rsidTr="00587C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gridSpan w:val="2"/>
            <w:shd w:val="clear" w:color="auto" w:fill="5B9BD5" w:themeFill="accent1"/>
          </w:tcPr>
          <w:p w:rsidR="00587CD8" w:rsidRPr="00BF299F" w:rsidRDefault="00587CD8" w:rsidP="00587CD8">
            <w:pPr>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No. Referencia</w:t>
            </w:r>
          </w:p>
        </w:tc>
        <w:tc>
          <w:tcPr>
            <w:tcW w:w="7670" w:type="dxa"/>
            <w:shd w:val="clear" w:color="auto" w:fill="5B9BD5" w:themeFill="accent1"/>
          </w:tcPr>
          <w:p w:rsidR="00587CD8" w:rsidRPr="00BF299F" w:rsidRDefault="00587CD8" w:rsidP="00587CD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rPr>
            </w:pPr>
            <w:r w:rsidRPr="00BF299F">
              <w:rPr>
                <w:rFonts w:ascii="Times New Roman" w:hAnsi="Times New Roman" w:cs="Times New Roman"/>
                <w:color w:val="000000" w:themeColor="text1"/>
                <w:sz w:val="24"/>
                <w:szCs w:val="24"/>
              </w:rPr>
              <w:t>REFERENCIA</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[1]</w:t>
            </w:r>
          </w:p>
        </w:tc>
        <w:tc>
          <w:tcPr>
            <w:tcW w:w="8208" w:type="dxa"/>
            <w:gridSpan w:val="2"/>
          </w:tcPr>
          <w:p w:rsidR="000627CC" w:rsidRPr="00BF299F" w:rsidRDefault="000627CC" w:rsidP="000627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4"/>
                <w:szCs w:val="24"/>
              </w:rPr>
            </w:pPr>
            <w:r w:rsidRPr="00BF299F">
              <w:rPr>
                <w:rFonts w:ascii="Times New Roman" w:hAnsi="Times New Roman" w:cs="Times New Roman"/>
                <w:color w:val="000000"/>
                <w:sz w:val="24"/>
                <w:szCs w:val="24"/>
              </w:rPr>
              <w:t>Zoila Rosa Marín Rodríguez. (2000). Elementos de Nutricio Humana. San José de Costa Rica: Universidad estatal a distancia.</w:t>
            </w:r>
          </w:p>
        </w:tc>
      </w:tr>
      <w:tr w:rsidR="000627CC"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[2]</w:t>
            </w:r>
          </w:p>
        </w:tc>
        <w:tc>
          <w:tcPr>
            <w:tcW w:w="8208" w:type="dxa"/>
            <w:gridSpan w:val="2"/>
          </w:tcPr>
          <w:p w:rsidR="000627CC" w:rsidRPr="00BF299F" w:rsidRDefault="000627CC" w:rsidP="00062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eastAsiaTheme="minorHAnsi"/>
                <w:color w:val="000000"/>
                <w:lang w:eastAsia="en-US"/>
              </w:rPr>
            </w:pPr>
            <w:r w:rsidRPr="00BF299F">
              <w:t>José Miguel Soriano del Castillo. (2006). Nutrición básica humana. Valencia: UNIVERSITAT DE VALENCIA. SERVEI DE PUBLICACIONS.</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ins w:id="1391" w:author="Almondris Gonzalez" w:date="2015-05-13T20:46:00Z"/>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[3]</w:t>
            </w:r>
          </w:p>
        </w:tc>
        <w:tc>
          <w:tcPr>
            <w:tcW w:w="8208" w:type="dxa"/>
            <w:gridSpan w:val="2"/>
          </w:tcPr>
          <w:p w:rsidR="000627CC" w:rsidRPr="00BF299F" w:rsidRDefault="000627CC" w:rsidP="00062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BF299F">
              <w:rPr>
                <w:color w:val="000000"/>
              </w:rPr>
              <w:t>Pedro A. García Blandón. (1983). Fundamentos de nutrición. San José, Costa Rica: Universidad Estatal a Distancia.</w:t>
            </w:r>
          </w:p>
        </w:tc>
      </w:tr>
      <w:tr w:rsidR="000627CC" w:rsidRPr="00BF299F" w:rsidDel="00486369" w:rsidTr="00587CD8">
        <w:trPr>
          <w:del w:id="1392" w:author="Almondris Gonzalez" w:date="2015-05-13T21:34:00Z"/>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[4]</w:t>
            </w:r>
          </w:p>
        </w:tc>
        <w:tc>
          <w:tcPr>
            <w:tcW w:w="8208" w:type="dxa"/>
            <w:gridSpan w:val="2"/>
          </w:tcPr>
          <w:p w:rsidR="000627CC" w:rsidRPr="00BF299F" w:rsidRDefault="000627CC" w:rsidP="00062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rPr>
            </w:pPr>
            <w:r w:rsidRPr="00BF299F">
              <w:rPr>
                <w:color w:val="000000"/>
                <w:lang w:val="en-US"/>
              </w:rPr>
              <w:t xml:space="preserve">Gerard J. </w:t>
            </w:r>
            <w:proofErr w:type="spellStart"/>
            <w:r w:rsidRPr="00BF299F">
              <w:rPr>
                <w:color w:val="000000"/>
                <w:lang w:val="en-US"/>
              </w:rPr>
              <w:t>Tortora</w:t>
            </w:r>
            <w:proofErr w:type="gramStart"/>
            <w:r w:rsidRPr="00BF299F">
              <w:rPr>
                <w:color w:val="000000"/>
                <w:lang w:val="en-US"/>
              </w:rPr>
              <w:t>,Berdell</w:t>
            </w:r>
            <w:proofErr w:type="spellEnd"/>
            <w:proofErr w:type="gramEnd"/>
            <w:r w:rsidRPr="00BF299F">
              <w:rPr>
                <w:color w:val="000000"/>
                <w:lang w:val="en-US"/>
              </w:rPr>
              <w:t xml:space="preserve"> R. </w:t>
            </w:r>
            <w:proofErr w:type="spellStart"/>
            <w:r w:rsidRPr="00BF299F">
              <w:rPr>
                <w:color w:val="000000"/>
                <w:lang w:val="en-US"/>
              </w:rPr>
              <w:t>Funke,Christine</w:t>
            </w:r>
            <w:proofErr w:type="spellEnd"/>
            <w:r w:rsidRPr="00BF299F">
              <w:rPr>
                <w:color w:val="000000"/>
                <w:lang w:val="en-US"/>
              </w:rPr>
              <w:t xml:space="preserve"> L. Case. </w:t>
            </w:r>
            <w:r w:rsidRPr="00BF299F">
              <w:rPr>
                <w:color w:val="000000"/>
              </w:rPr>
              <w:t>(2007). Introducción a la microbiología. E.E.U.U: Médica Panamericana.</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ins w:id="1393" w:author="Almondris Gonzalez" w:date="2015-05-13T21:03:00Z"/>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[5]</w:t>
            </w:r>
          </w:p>
        </w:tc>
        <w:tc>
          <w:tcPr>
            <w:tcW w:w="8208" w:type="dxa"/>
            <w:gridSpan w:val="2"/>
          </w:tcPr>
          <w:p w:rsidR="000627CC" w:rsidRPr="00BF299F" w:rsidRDefault="000627CC" w:rsidP="000627CC">
            <w:pPr>
              <w:pStyle w:val="NormalWeb"/>
              <w:spacing w:after="0"/>
              <w:cnfStyle w:val="000000100000" w:firstRow="0" w:lastRow="0" w:firstColumn="0" w:lastColumn="0" w:oddVBand="0" w:evenVBand="0" w:oddHBand="1" w:evenHBand="0" w:firstRowFirstColumn="0" w:firstRowLastColumn="0" w:lastRowFirstColumn="0" w:lastRowLastColumn="0"/>
              <w:rPr>
                <w:color w:val="000000"/>
              </w:rPr>
            </w:pPr>
            <w:r w:rsidRPr="00BF299F">
              <w:rPr>
                <w:color w:val="000000"/>
              </w:rPr>
              <w:t>Melvin H. Williams. (2002). Nutrición para la salud, la condición física y el deporte. Barcelona, España</w:t>
            </w:r>
            <w:proofErr w:type="gramStart"/>
            <w:r w:rsidRPr="00BF299F">
              <w:rPr>
                <w:color w:val="000000"/>
              </w:rPr>
              <w:t xml:space="preserve">: </w:t>
            </w:r>
            <w:r w:rsidRPr="00BF299F">
              <w:rPr>
                <w:color w:val="000000"/>
              </w:rPr>
              <w:cr/>
            </w:r>
            <w:proofErr w:type="spellStart"/>
            <w:r w:rsidRPr="00BF299F">
              <w:rPr>
                <w:color w:val="000000"/>
              </w:rPr>
              <w:t>Paidotribo</w:t>
            </w:r>
            <w:proofErr w:type="spellEnd"/>
            <w:proofErr w:type="gramEnd"/>
            <w:r w:rsidRPr="00BF299F">
              <w:rPr>
                <w:color w:val="000000"/>
              </w:rPr>
              <w:t>.</w:t>
            </w:r>
          </w:p>
        </w:tc>
      </w:tr>
      <w:tr w:rsidR="000627CC" w:rsidRPr="00BF299F" w:rsidTr="00587CD8">
        <w:trPr>
          <w:ins w:id="1394" w:author="Almondris Gonzalez" w:date="2015-05-13T21:27:00Z"/>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[6]</w:t>
            </w:r>
          </w:p>
        </w:tc>
        <w:tc>
          <w:tcPr>
            <w:tcW w:w="8208" w:type="dxa"/>
            <w:gridSpan w:val="2"/>
          </w:tcPr>
          <w:p w:rsidR="000627CC" w:rsidRPr="00BF299F" w:rsidRDefault="000627CC" w:rsidP="000627CC">
            <w:pPr>
              <w:pStyle w:val="NormalWeb"/>
              <w:spacing w:after="0"/>
              <w:cnfStyle w:val="000000000000" w:firstRow="0" w:lastRow="0" w:firstColumn="0" w:lastColumn="0" w:oddVBand="0" w:evenVBand="0" w:oddHBand="0" w:evenHBand="0" w:firstRowFirstColumn="0" w:firstRowLastColumn="0" w:lastRowFirstColumn="0" w:lastRowLastColumn="0"/>
              <w:rPr>
                <w:color w:val="000000"/>
              </w:rPr>
            </w:pPr>
            <w:r w:rsidRPr="00BF299F">
              <w:rPr>
                <w:color w:val="000000"/>
              </w:rPr>
              <w:t xml:space="preserve">Grupo BIMBO. (2015). Plan de alimentación. 2015, de Nutrición grupo BIMBO Sitio web: </w:t>
            </w:r>
            <w:r w:rsidRPr="00BF299F">
              <w:rPr>
                <w:color w:val="000000"/>
              </w:rPr>
              <w:cr/>
              <w:t>http://www.nutriciongrupobimbo.com/plan-de-alimentaci%C3%B3n/</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ins w:id="1395" w:author="Almondris Gonzalez" w:date="2015-05-13T21:33:00Z"/>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[7]</w:t>
            </w:r>
          </w:p>
        </w:tc>
        <w:tc>
          <w:tcPr>
            <w:tcW w:w="8208" w:type="dxa"/>
            <w:gridSpan w:val="2"/>
          </w:tcPr>
          <w:p w:rsidR="000627CC" w:rsidRPr="00B62287" w:rsidRDefault="00B62287" w:rsidP="00062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rPr>
            </w:pPr>
            <w:r w:rsidRPr="00B62287">
              <w:rPr>
                <w:color w:val="000000"/>
              </w:rPr>
              <w:t xml:space="preserve">Esther Casanueva, Martha </w:t>
            </w:r>
            <w:proofErr w:type="spellStart"/>
            <w:r w:rsidRPr="00B62287">
              <w:rPr>
                <w:color w:val="000000"/>
              </w:rPr>
              <w:t>Kaufer</w:t>
            </w:r>
            <w:proofErr w:type="spellEnd"/>
            <w:r w:rsidRPr="00B62287">
              <w:rPr>
                <w:color w:val="000000"/>
              </w:rPr>
              <w:t xml:space="preserve">, Ana Bertha </w:t>
            </w:r>
            <w:proofErr w:type="spellStart"/>
            <w:r w:rsidRPr="00B62287">
              <w:rPr>
                <w:color w:val="000000"/>
              </w:rPr>
              <w:t>Perez</w:t>
            </w:r>
            <w:proofErr w:type="spellEnd"/>
            <w:r w:rsidRPr="00B62287">
              <w:rPr>
                <w:color w:val="000000"/>
              </w:rPr>
              <w:t>. (2008). Nutriología médica</w:t>
            </w:r>
            <w:proofErr w:type="gramStart"/>
            <w:r w:rsidRPr="00B62287">
              <w:rPr>
                <w:color w:val="000000"/>
              </w:rPr>
              <w:t>..</w:t>
            </w:r>
            <w:proofErr w:type="gramEnd"/>
            <w:r w:rsidRPr="00B62287">
              <w:rPr>
                <w:color w:val="000000"/>
              </w:rPr>
              <w:t xml:space="preserve"> México: Médica panamericana.</w:t>
            </w:r>
          </w:p>
        </w:tc>
      </w:tr>
      <w:tr w:rsidR="000627CC"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[8]</w:t>
            </w:r>
          </w:p>
        </w:tc>
        <w:tc>
          <w:tcPr>
            <w:tcW w:w="8208" w:type="dxa"/>
            <w:gridSpan w:val="2"/>
          </w:tcPr>
          <w:p w:rsidR="000627CC" w:rsidRPr="00BF299F" w:rsidRDefault="000627CC" w:rsidP="00062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rPr>
            </w:pPr>
            <w:r w:rsidRPr="00BF299F">
              <w:rPr>
                <w:color w:val="000000"/>
              </w:rPr>
              <w:t xml:space="preserve">Windows </w:t>
            </w:r>
            <w:proofErr w:type="spellStart"/>
            <w:r w:rsidRPr="00BF299F">
              <w:rPr>
                <w:color w:val="000000"/>
              </w:rPr>
              <w:t>Phone</w:t>
            </w:r>
            <w:proofErr w:type="spellEnd"/>
            <w:r w:rsidRPr="00BF299F">
              <w:rPr>
                <w:color w:val="000000"/>
              </w:rPr>
              <w:t>. (06/05/2015). Diario de alimentos. 6 de febrero del 2015, de Windows Sitio web: http://www.windowsphone.com/es-mx/store/app/diario-de-los-alimentos/2f44a06e-3d7c-4e11-b74d-9135949a1889</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[9]</w:t>
            </w:r>
          </w:p>
        </w:tc>
        <w:tc>
          <w:tcPr>
            <w:tcW w:w="8208" w:type="dxa"/>
            <w:gridSpan w:val="2"/>
          </w:tcPr>
          <w:p w:rsidR="000627CC" w:rsidRPr="00BF299F" w:rsidRDefault="000627CC" w:rsidP="000627C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color w:val="000000"/>
              </w:rPr>
            </w:pPr>
            <w:proofErr w:type="spellStart"/>
            <w:r w:rsidRPr="00BF299F">
              <w:t>Xataka</w:t>
            </w:r>
            <w:proofErr w:type="spellEnd"/>
            <w:r w:rsidRPr="00BF299F">
              <w:t xml:space="preserve"> México. (29 de abril de 2014). Las mejores apps para conocer qué contiene lo que comes. 13/05/2015, de </w:t>
            </w:r>
            <w:proofErr w:type="spellStart"/>
            <w:r w:rsidRPr="00BF299F">
              <w:t>Xataka</w:t>
            </w:r>
            <w:proofErr w:type="spellEnd"/>
            <w:r w:rsidRPr="00BF299F">
              <w:t xml:space="preserve"> México Sitio web: http://www.xataka.com.mx/aplicaciones-para-smartphones/las-mejores-apps-para-conocer-que-contiene-lo-que-comes.</w:t>
            </w:r>
          </w:p>
        </w:tc>
      </w:tr>
      <w:tr w:rsidR="000627CC"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pStyle w:val="NormalWeb"/>
              <w:spacing w:before="0" w:beforeAutospacing="0" w:after="0" w:afterAutospacing="0"/>
              <w:jc w:val="center"/>
            </w:pPr>
            <w:r w:rsidRPr="00BF299F">
              <w:t>[10]</w:t>
            </w:r>
          </w:p>
        </w:tc>
        <w:tc>
          <w:tcPr>
            <w:tcW w:w="8208" w:type="dxa"/>
            <w:gridSpan w:val="2"/>
          </w:tcPr>
          <w:p w:rsidR="000627CC" w:rsidRPr="00BF299F" w:rsidRDefault="000627CC" w:rsidP="000627C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rPr>
            </w:pPr>
            <w:r w:rsidRPr="00BF299F">
              <w:rPr>
                <w:color w:val="000000"/>
              </w:rPr>
              <w:t xml:space="preserve">León López Hugo Alberto Martínez Bolaños Marcos Pérez Magaña Diego. (2007). 1. En Trabajo Terminal “Sistema Gestor y Auxiliar de Nutrición” </w:t>
            </w:r>
            <w:proofErr w:type="gramStart"/>
            <w:r w:rsidRPr="00BF299F">
              <w:rPr>
                <w:color w:val="000000"/>
              </w:rPr>
              <w:t>SIGAN(</w:t>
            </w:r>
            <w:proofErr w:type="gramEnd"/>
            <w:r w:rsidRPr="00BF299F">
              <w:rPr>
                <w:color w:val="000000"/>
              </w:rPr>
              <w:t>3). México: ESCOM.</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jc w:val="center"/>
              <w:rPr>
                <w:rFonts w:ascii="Times New Roman" w:hAnsi="Times New Roman" w:cs="Times New Roman"/>
                <w:sz w:val="24"/>
                <w:szCs w:val="24"/>
              </w:rPr>
            </w:pPr>
            <w:r w:rsidRPr="00BF299F">
              <w:rPr>
                <w:rFonts w:ascii="Times New Roman" w:hAnsi="Times New Roman" w:cs="Times New Roman"/>
                <w:sz w:val="24"/>
                <w:szCs w:val="24"/>
              </w:rPr>
              <w:t>[11]</w:t>
            </w:r>
          </w:p>
        </w:tc>
        <w:tc>
          <w:tcPr>
            <w:tcW w:w="8208" w:type="dxa"/>
            <w:gridSpan w:val="2"/>
          </w:tcPr>
          <w:p w:rsidR="000627CC" w:rsidRPr="00BF299F" w:rsidRDefault="000627CC" w:rsidP="000627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sz w:val="24"/>
                <w:szCs w:val="24"/>
              </w:rPr>
              <w:t xml:space="preserve">C. Vázquez, A.I. de </w:t>
            </w:r>
            <w:proofErr w:type="spellStart"/>
            <w:r w:rsidRPr="00BF299F">
              <w:rPr>
                <w:rFonts w:ascii="Times New Roman" w:hAnsi="Times New Roman" w:cs="Times New Roman"/>
                <w:sz w:val="24"/>
                <w:szCs w:val="24"/>
              </w:rPr>
              <w:t>Cos</w:t>
            </w:r>
            <w:proofErr w:type="spellEnd"/>
            <w:r w:rsidRPr="00BF299F">
              <w:rPr>
                <w:rFonts w:ascii="Times New Roman" w:hAnsi="Times New Roman" w:cs="Times New Roman"/>
                <w:sz w:val="24"/>
                <w:szCs w:val="24"/>
              </w:rPr>
              <w:t xml:space="preserve"> y C. López-</w:t>
            </w:r>
            <w:proofErr w:type="spellStart"/>
            <w:proofErr w:type="gramStart"/>
            <w:r w:rsidRPr="00BF299F">
              <w:rPr>
                <w:rFonts w:ascii="Times New Roman" w:hAnsi="Times New Roman" w:cs="Times New Roman"/>
                <w:sz w:val="24"/>
                <w:szCs w:val="24"/>
              </w:rPr>
              <w:t>Nomdedeu</w:t>
            </w:r>
            <w:proofErr w:type="spellEnd"/>
            <w:r w:rsidRPr="00BF299F">
              <w:rPr>
                <w:rFonts w:ascii="Times New Roman" w:hAnsi="Times New Roman" w:cs="Times New Roman"/>
                <w:sz w:val="24"/>
                <w:szCs w:val="24"/>
              </w:rPr>
              <w:t xml:space="preserve"> .</w:t>
            </w:r>
            <w:proofErr w:type="gramEnd"/>
            <w:r w:rsidRPr="00BF299F">
              <w:rPr>
                <w:rFonts w:ascii="Times New Roman" w:hAnsi="Times New Roman" w:cs="Times New Roman"/>
                <w:sz w:val="24"/>
                <w:szCs w:val="24"/>
              </w:rPr>
              <w:t xml:space="preserve"> (2005). Alimentación y nutrición. Manual teórico-práctico. España: Ediciones </w:t>
            </w:r>
            <w:proofErr w:type="spellStart"/>
            <w:r w:rsidRPr="00BF299F">
              <w:rPr>
                <w:rFonts w:ascii="Times New Roman" w:hAnsi="Times New Roman" w:cs="Times New Roman"/>
                <w:sz w:val="24"/>
                <w:szCs w:val="24"/>
              </w:rPr>
              <w:t>Diaz</w:t>
            </w:r>
            <w:proofErr w:type="spellEnd"/>
            <w:r w:rsidRPr="00BF299F">
              <w:rPr>
                <w:rFonts w:ascii="Times New Roman" w:hAnsi="Times New Roman" w:cs="Times New Roman"/>
                <w:sz w:val="24"/>
                <w:szCs w:val="24"/>
              </w:rPr>
              <w:t xml:space="preserve"> de Santos.</w:t>
            </w:r>
          </w:p>
        </w:tc>
      </w:tr>
      <w:tr w:rsidR="000627CC"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jc w:val="center"/>
              <w:rPr>
                <w:rFonts w:ascii="Times New Roman" w:hAnsi="Times New Roman" w:cs="Times New Roman"/>
                <w:sz w:val="24"/>
                <w:szCs w:val="24"/>
              </w:rPr>
            </w:pPr>
            <w:r w:rsidRPr="00BF299F">
              <w:rPr>
                <w:rFonts w:ascii="Times New Roman" w:hAnsi="Times New Roman" w:cs="Times New Roman"/>
                <w:sz w:val="24"/>
                <w:szCs w:val="24"/>
              </w:rPr>
              <w:t>[12]</w:t>
            </w:r>
          </w:p>
        </w:tc>
        <w:tc>
          <w:tcPr>
            <w:tcW w:w="8208" w:type="dxa"/>
            <w:gridSpan w:val="2"/>
          </w:tcPr>
          <w:p w:rsidR="000627CC" w:rsidRPr="00BF299F" w:rsidRDefault="000627CC" w:rsidP="000627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299F">
              <w:rPr>
                <w:rFonts w:ascii="Times New Roman" w:hAnsi="Times New Roman" w:cs="Times New Roman"/>
                <w:color w:val="000000"/>
                <w:sz w:val="24"/>
                <w:szCs w:val="24"/>
              </w:rPr>
              <w:t xml:space="preserve">U. </w:t>
            </w:r>
            <w:proofErr w:type="spellStart"/>
            <w:r w:rsidRPr="00BF299F">
              <w:rPr>
                <w:rFonts w:ascii="Times New Roman" w:hAnsi="Times New Roman" w:cs="Times New Roman"/>
                <w:color w:val="000000"/>
                <w:sz w:val="24"/>
                <w:szCs w:val="24"/>
              </w:rPr>
              <w:t>Klever</w:t>
            </w:r>
            <w:proofErr w:type="spellEnd"/>
            <w:r w:rsidRPr="00BF299F">
              <w:rPr>
                <w:rFonts w:ascii="Times New Roman" w:hAnsi="Times New Roman" w:cs="Times New Roman"/>
                <w:color w:val="000000"/>
                <w:sz w:val="24"/>
                <w:szCs w:val="24"/>
              </w:rPr>
              <w:t>. (2004). Tabla de calorías y grasas</w:t>
            </w:r>
            <w:proofErr w:type="gramStart"/>
            <w:r w:rsidRPr="00BF299F">
              <w:rPr>
                <w:rFonts w:ascii="Times New Roman" w:hAnsi="Times New Roman" w:cs="Times New Roman"/>
                <w:color w:val="000000"/>
                <w:sz w:val="24"/>
                <w:szCs w:val="24"/>
              </w:rPr>
              <w:t>..</w:t>
            </w:r>
            <w:proofErr w:type="gramEnd"/>
            <w:r w:rsidRPr="00BF299F">
              <w:rPr>
                <w:rFonts w:ascii="Times New Roman" w:hAnsi="Times New Roman" w:cs="Times New Roman"/>
                <w:color w:val="000000"/>
                <w:sz w:val="24"/>
                <w:szCs w:val="24"/>
              </w:rPr>
              <w:t xml:space="preserve"> Barcelona: Hispano Europea.</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jc w:val="center"/>
              <w:rPr>
                <w:rFonts w:ascii="Times New Roman" w:hAnsi="Times New Roman" w:cs="Times New Roman"/>
                <w:sz w:val="24"/>
                <w:szCs w:val="24"/>
              </w:rPr>
            </w:pPr>
            <w:r w:rsidRPr="00BF299F">
              <w:rPr>
                <w:rFonts w:ascii="Times New Roman" w:hAnsi="Times New Roman" w:cs="Times New Roman"/>
                <w:sz w:val="24"/>
                <w:szCs w:val="24"/>
              </w:rPr>
              <w:t>[13]</w:t>
            </w:r>
          </w:p>
        </w:tc>
        <w:tc>
          <w:tcPr>
            <w:tcW w:w="8208" w:type="dxa"/>
            <w:gridSpan w:val="2"/>
          </w:tcPr>
          <w:p w:rsidR="000627CC" w:rsidRPr="00BF299F" w:rsidRDefault="000627CC" w:rsidP="000627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BF299F">
              <w:rPr>
                <w:rFonts w:ascii="Times New Roman" w:hAnsi="Times New Roman" w:cs="Times New Roman"/>
                <w:color w:val="000000"/>
                <w:sz w:val="24"/>
                <w:szCs w:val="24"/>
              </w:rPr>
              <w:t>Peso ideal. (2015). Tabla peso ideal. 26 Abril, 2015, 13:23, Sitio web: http://www.tablapesoideal.com/tabla-peso-ideal.html</w:t>
            </w:r>
          </w:p>
        </w:tc>
      </w:tr>
      <w:tr w:rsidR="000627CC"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0627CC" w:rsidP="000627CC">
            <w:pPr>
              <w:jc w:val="center"/>
              <w:rPr>
                <w:rFonts w:ascii="Times New Roman" w:hAnsi="Times New Roman" w:cs="Times New Roman"/>
                <w:sz w:val="24"/>
                <w:szCs w:val="24"/>
              </w:rPr>
            </w:pPr>
            <w:r w:rsidRPr="00BF299F">
              <w:rPr>
                <w:rFonts w:ascii="Times New Roman" w:hAnsi="Times New Roman" w:cs="Times New Roman"/>
                <w:sz w:val="24"/>
                <w:szCs w:val="24"/>
              </w:rPr>
              <w:t>[14]</w:t>
            </w:r>
          </w:p>
        </w:tc>
        <w:tc>
          <w:tcPr>
            <w:tcW w:w="8208" w:type="dxa"/>
            <w:gridSpan w:val="2"/>
          </w:tcPr>
          <w:p w:rsidR="000627CC" w:rsidRPr="00BF299F" w:rsidRDefault="000627CC" w:rsidP="000627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F299F">
              <w:rPr>
                <w:rFonts w:ascii="Times New Roman" w:hAnsi="Times New Roman" w:cs="Times New Roman"/>
                <w:color w:val="000000"/>
                <w:sz w:val="24"/>
                <w:szCs w:val="24"/>
                <w:lang w:val="en-US"/>
              </w:rPr>
              <w:t xml:space="preserve">3. Harris JA, Benedict FG. A Biometric Study of the Basal Metabolism in Man. </w:t>
            </w:r>
            <w:r w:rsidRPr="00BF299F">
              <w:rPr>
                <w:rFonts w:ascii="Times New Roman" w:hAnsi="Times New Roman" w:cs="Times New Roman"/>
                <w:color w:val="000000"/>
                <w:sz w:val="24"/>
                <w:szCs w:val="24"/>
              </w:rPr>
              <w:t xml:space="preserve">In: Washington </w:t>
            </w:r>
            <w:proofErr w:type="spellStart"/>
            <w:r w:rsidRPr="00BF299F">
              <w:rPr>
                <w:rFonts w:ascii="Times New Roman" w:hAnsi="Times New Roman" w:cs="Times New Roman"/>
                <w:color w:val="000000"/>
                <w:sz w:val="24"/>
                <w:szCs w:val="24"/>
              </w:rPr>
              <w:t>Cío</w:t>
            </w:r>
            <w:proofErr w:type="spellEnd"/>
            <w:r w:rsidRPr="00BF299F">
              <w:rPr>
                <w:rFonts w:ascii="Times New Roman" w:hAnsi="Times New Roman" w:cs="Times New Roman"/>
                <w:color w:val="000000"/>
                <w:sz w:val="24"/>
                <w:szCs w:val="24"/>
              </w:rPr>
              <w:t xml:space="preserve">, ed. </w:t>
            </w:r>
            <w:proofErr w:type="spellStart"/>
            <w:r w:rsidRPr="00BF299F">
              <w:rPr>
                <w:rFonts w:ascii="Times New Roman" w:hAnsi="Times New Roman" w:cs="Times New Roman"/>
                <w:color w:val="000000"/>
                <w:sz w:val="24"/>
                <w:szCs w:val="24"/>
              </w:rPr>
              <w:t>Publication</w:t>
            </w:r>
            <w:proofErr w:type="spellEnd"/>
            <w:r w:rsidRPr="00BF299F">
              <w:rPr>
                <w:rFonts w:ascii="Times New Roman" w:hAnsi="Times New Roman" w:cs="Times New Roman"/>
                <w:color w:val="000000"/>
                <w:sz w:val="24"/>
                <w:szCs w:val="24"/>
              </w:rPr>
              <w:t xml:space="preserve"> No 279. Washington, DC: 1919.</w:t>
            </w:r>
          </w:p>
        </w:tc>
      </w:tr>
      <w:tr w:rsidR="000627CC"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0627CC" w:rsidRPr="00BF299F" w:rsidRDefault="00645E85" w:rsidP="000627CC">
            <w:pPr>
              <w:jc w:val="center"/>
              <w:rPr>
                <w:rFonts w:ascii="Times New Roman" w:hAnsi="Times New Roman" w:cs="Times New Roman"/>
                <w:sz w:val="24"/>
                <w:szCs w:val="24"/>
              </w:rPr>
            </w:pPr>
            <w:r w:rsidRPr="00BF299F">
              <w:rPr>
                <w:rFonts w:ascii="Times New Roman" w:hAnsi="Times New Roman" w:cs="Times New Roman"/>
                <w:sz w:val="24"/>
                <w:szCs w:val="24"/>
              </w:rPr>
              <w:t>[15]</w:t>
            </w:r>
          </w:p>
        </w:tc>
        <w:tc>
          <w:tcPr>
            <w:tcW w:w="8208" w:type="dxa"/>
            <w:gridSpan w:val="2"/>
          </w:tcPr>
          <w:p w:rsidR="000627CC" w:rsidRPr="00EA6FD1" w:rsidRDefault="0022090A" w:rsidP="000627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2090A">
              <w:rPr>
                <w:rFonts w:ascii="Times New Roman" w:hAnsi="Times New Roman" w:cs="Times New Roman"/>
                <w:color w:val="000000"/>
                <w:sz w:val="24"/>
                <w:szCs w:val="24"/>
              </w:rPr>
              <w:t>Oracle. (2014). JSF. 20 Mayo 2015, de Oracle Sitio web: http://www.oracle.com/technetwork/java/javaee/javaserverfaces-139869.html</w:t>
            </w:r>
          </w:p>
        </w:tc>
      </w:tr>
      <w:tr w:rsidR="00645E85" w:rsidRPr="00637E62" w:rsidTr="00587CD8">
        <w:tc>
          <w:tcPr>
            <w:cnfStyle w:val="001000000000" w:firstRow="0" w:lastRow="0" w:firstColumn="1" w:lastColumn="0" w:oddVBand="0" w:evenVBand="0" w:oddHBand="0" w:evenHBand="0" w:firstRowFirstColumn="0" w:firstRowLastColumn="0" w:lastRowFirstColumn="0" w:lastRowLastColumn="0"/>
            <w:tcW w:w="846" w:type="dxa"/>
          </w:tcPr>
          <w:p w:rsidR="00645E85" w:rsidRPr="00BF299F" w:rsidRDefault="00645E85"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[16]</w:t>
            </w:r>
          </w:p>
        </w:tc>
        <w:tc>
          <w:tcPr>
            <w:tcW w:w="8208" w:type="dxa"/>
            <w:gridSpan w:val="2"/>
          </w:tcPr>
          <w:p w:rsidR="00645E85" w:rsidRPr="00BF299F" w:rsidRDefault="00645E85" w:rsidP="00645E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lang w:val="en-US"/>
              </w:rPr>
            </w:pPr>
            <w:r w:rsidRPr="00BF299F">
              <w:rPr>
                <w:rFonts w:ascii="Times New Roman" w:hAnsi="Times New Roman" w:cs="Times New Roman"/>
                <w:color w:val="000000"/>
                <w:sz w:val="24"/>
                <w:szCs w:val="24"/>
                <w:lang w:val="en-US"/>
              </w:rPr>
              <w:t xml:space="preserve">M. B. y. D. </w:t>
            </w:r>
            <w:proofErr w:type="spellStart"/>
            <w:r w:rsidRPr="00BF299F">
              <w:rPr>
                <w:rFonts w:ascii="Times New Roman" w:hAnsi="Times New Roman" w:cs="Times New Roman"/>
                <w:color w:val="000000"/>
                <w:sz w:val="24"/>
                <w:szCs w:val="24"/>
                <w:lang w:val="en-US"/>
              </w:rPr>
              <w:t>Felker</w:t>
            </w:r>
            <w:proofErr w:type="spellEnd"/>
            <w:r w:rsidRPr="00BF299F">
              <w:rPr>
                <w:rFonts w:ascii="Times New Roman" w:hAnsi="Times New Roman" w:cs="Times New Roman"/>
                <w:color w:val="000000"/>
                <w:sz w:val="24"/>
                <w:szCs w:val="24"/>
                <w:lang w:val="en-US"/>
              </w:rPr>
              <w:t>, Android Application Deve</w:t>
            </w:r>
            <w:r w:rsidR="0022090A">
              <w:rPr>
                <w:rFonts w:ascii="Times New Roman" w:hAnsi="Times New Roman" w:cs="Times New Roman"/>
                <w:color w:val="000000"/>
                <w:sz w:val="24"/>
                <w:szCs w:val="24"/>
                <w:lang w:val="en-US"/>
              </w:rPr>
              <w:t>lopment For Dummies, Wiley, 2015</w:t>
            </w:r>
            <w:r w:rsidRPr="00BF299F">
              <w:rPr>
                <w:rFonts w:ascii="Times New Roman" w:hAnsi="Times New Roman" w:cs="Times New Roman"/>
                <w:color w:val="000000"/>
                <w:sz w:val="24"/>
                <w:szCs w:val="24"/>
                <w:lang w:val="en-US"/>
              </w:rPr>
              <w:t xml:space="preserve">. </w:t>
            </w:r>
          </w:p>
        </w:tc>
      </w:tr>
      <w:tr w:rsidR="00645E85"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45E85" w:rsidRPr="00BF299F" w:rsidRDefault="00645E85"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[17]</w:t>
            </w:r>
          </w:p>
        </w:tc>
        <w:tc>
          <w:tcPr>
            <w:tcW w:w="8208" w:type="dxa"/>
            <w:gridSpan w:val="2"/>
          </w:tcPr>
          <w:p w:rsidR="00645E85" w:rsidRPr="00BF299F" w:rsidRDefault="0022090A" w:rsidP="00645E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 xml:space="preserve">L. G. y. C. </w:t>
            </w:r>
            <w:proofErr w:type="spellStart"/>
            <w:r>
              <w:rPr>
                <w:rFonts w:ascii="Times New Roman" w:hAnsi="Times New Roman" w:cs="Times New Roman"/>
                <w:color w:val="000000"/>
                <w:sz w:val="24"/>
                <w:szCs w:val="24"/>
              </w:rPr>
              <w:t>Pettey</w:t>
            </w:r>
            <w:proofErr w:type="spellEnd"/>
            <w:r>
              <w:rPr>
                <w:rFonts w:ascii="Times New Roman" w:hAnsi="Times New Roman" w:cs="Times New Roman"/>
                <w:color w:val="000000"/>
                <w:sz w:val="24"/>
                <w:szCs w:val="24"/>
              </w:rPr>
              <w:t>, Febrero 2015</w:t>
            </w:r>
            <w:r w:rsidR="00645E85" w:rsidRPr="00BF299F">
              <w:rPr>
                <w:rFonts w:ascii="Times New Roman" w:hAnsi="Times New Roman" w:cs="Times New Roman"/>
                <w:color w:val="000000"/>
                <w:sz w:val="24"/>
                <w:szCs w:val="24"/>
              </w:rPr>
              <w:t xml:space="preserve">. [En línea]. </w:t>
            </w:r>
            <w:proofErr w:type="spellStart"/>
            <w:r w:rsidR="00645E85" w:rsidRPr="00BF299F">
              <w:rPr>
                <w:rFonts w:ascii="Times New Roman" w:hAnsi="Times New Roman" w:cs="Times New Roman"/>
                <w:color w:val="000000"/>
                <w:sz w:val="24"/>
                <w:szCs w:val="24"/>
              </w:rPr>
              <w:t>Available</w:t>
            </w:r>
            <w:proofErr w:type="spellEnd"/>
            <w:r w:rsidR="00645E85" w:rsidRPr="00BF299F">
              <w:rPr>
                <w:rFonts w:ascii="Times New Roman" w:hAnsi="Times New Roman" w:cs="Times New Roman"/>
                <w:color w:val="000000"/>
                <w:sz w:val="24"/>
                <w:szCs w:val="24"/>
              </w:rPr>
              <w:t>: http://www.gartner.com/it/page.jsp?id=1924314.</w:t>
            </w:r>
          </w:p>
        </w:tc>
      </w:tr>
      <w:tr w:rsidR="00645E85"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645E85" w:rsidRPr="00BF299F" w:rsidRDefault="00645E85"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[18]</w:t>
            </w:r>
          </w:p>
        </w:tc>
        <w:tc>
          <w:tcPr>
            <w:tcW w:w="8208" w:type="dxa"/>
            <w:gridSpan w:val="2"/>
          </w:tcPr>
          <w:p w:rsidR="00645E85" w:rsidRPr="00BF299F" w:rsidRDefault="00645E85" w:rsidP="00645E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F299F">
              <w:rPr>
                <w:rFonts w:ascii="Times New Roman" w:hAnsi="Times New Roman" w:cs="Times New Roman"/>
                <w:color w:val="000000"/>
                <w:sz w:val="24"/>
                <w:szCs w:val="24"/>
              </w:rPr>
              <w:t>S. D. D. y.</w:t>
            </w:r>
            <w:r w:rsidR="0022090A">
              <w:rPr>
                <w:rFonts w:ascii="Times New Roman" w:hAnsi="Times New Roman" w:cs="Times New Roman"/>
                <w:color w:val="000000"/>
                <w:sz w:val="24"/>
                <w:szCs w:val="24"/>
              </w:rPr>
              <w:t xml:space="preserve"> B. H. S. K. </w:t>
            </w:r>
            <w:proofErr w:type="spellStart"/>
            <w:r w:rsidR="0022090A">
              <w:rPr>
                <w:rFonts w:ascii="Times New Roman" w:hAnsi="Times New Roman" w:cs="Times New Roman"/>
                <w:color w:val="000000"/>
                <w:sz w:val="24"/>
                <w:szCs w:val="24"/>
              </w:rPr>
              <w:t>Crook</w:t>
            </w:r>
            <w:proofErr w:type="spellEnd"/>
            <w:r w:rsidR="0022090A">
              <w:rPr>
                <w:rFonts w:ascii="Times New Roman" w:hAnsi="Times New Roman" w:cs="Times New Roman"/>
                <w:color w:val="000000"/>
                <w:sz w:val="24"/>
                <w:szCs w:val="24"/>
              </w:rPr>
              <w:t>, Febrero 2015</w:t>
            </w:r>
            <w:r w:rsidRPr="00BF299F">
              <w:rPr>
                <w:rFonts w:ascii="Times New Roman" w:hAnsi="Times New Roman" w:cs="Times New Roman"/>
                <w:color w:val="000000"/>
                <w:sz w:val="24"/>
                <w:szCs w:val="24"/>
              </w:rPr>
              <w:t xml:space="preserve">. [En línea]. </w:t>
            </w:r>
            <w:proofErr w:type="spellStart"/>
            <w:r w:rsidRPr="00BF299F">
              <w:rPr>
                <w:rFonts w:ascii="Times New Roman" w:hAnsi="Times New Roman" w:cs="Times New Roman"/>
                <w:color w:val="000000"/>
                <w:sz w:val="24"/>
                <w:szCs w:val="24"/>
              </w:rPr>
              <w:t>Available</w:t>
            </w:r>
            <w:proofErr w:type="spellEnd"/>
            <w:r w:rsidRPr="00BF299F">
              <w:rPr>
                <w:rFonts w:ascii="Times New Roman" w:hAnsi="Times New Roman" w:cs="Times New Roman"/>
                <w:color w:val="000000"/>
                <w:sz w:val="24"/>
                <w:szCs w:val="24"/>
              </w:rPr>
              <w:t>: http://www.idc.com/getdoc.jsp?containerId=236835.</w:t>
            </w:r>
          </w:p>
        </w:tc>
      </w:tr>
      <w:tr w:rsidR="005E113D"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5E113D" w:rsidRPr="00BF299F" w:rsidRDefault="005E113D"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[19]</w:t>
            </w:r>
          </w:p>
        </w:tc>
        <w:tc>
          <w:tcPr>
            <w:tcW w:w="8208" w:type="dxa"/>
            <w:gridSpan w:val="2"/>
          </w:tcPr>
          <w:p w:rsidR="005E113D" w:rsidRPr="00BF299F" w:rsidRDefault="005E113D" w:rsidP="00645E8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spellStart"/>
            <w:r w:rsidRPr="00BF299F">
              <w:rPr>
                <w:rFonts w:ascii="Times New Roman" w:hAnsi="Times New Roman" w:cs="Times New Roman"/>
                <w:color w:val="000000"/>
                <w:sz w:val="24"/>
                <w:szCs w:val="24"/>
              </w:rPr>
              <w:t>Develper</w:t>
            </w:r>
            <w:proofErr w:type="spellEnd"/>
            <w:r w:rsidRPr="00BF299F">
              <w:rPr>
                <w:rFonts w:ascii="Times New Roman" w:hAnsi="Times New Roman" w:cs="Times New Roman"/>
                <w:color w:val="000000"/>
                <w:sz w:val="24"/>
                <w:szCs w:val="24"/>
              </w:rPr>
              <w:t xml:space="preserve"> Google. (Febrero 2011). Android 3.2 </w:t>
            </w:r>
            <w:proofErr w:type="spellStart"/>
            <w:r w:rsidRPr="00BF299F">
              <w:rPr>
                <w:rFonts w:ascii="Times New Roman" w:hAnsi="Times New Roman" w:cs="Times New Roman"/>
                <w:color w:val="000000"/>
                <w:sz w:val="24"/>
                <w:szCs w:val="24"/>
              </w:rPr>
              <w:t>APIs</w:t>
            </w:r>
            <w:proofErr w:type="spellEnd"/>
            <w:r w:rsidRPr="00BF299F">
              <w:rPr>
                <w:rFonts w:ascii="Times New Roman" w:hAnsi="Times New Roman" w:cs="Times New Roman"/>
                <w:color w:val="000000"/>
                <w:sz w:val="24"/>
                <w:szCs w:val="24"/>
              </w:rPr>
              <w:t xml:space="preserve">. 22 de MAYO 2015, de Google Sitio web: </w:t>
            </w:r>
            <w:r w:rsidR="0022090A" w:rsidRPr="002002FC">
              <w:rPr>
                <w:rFonts w:ascii="Times New Roman" w:hAnsi="Times New Roman" w:cs="Times New Roman"/>
                <w:color w:val="000000"/>
                <w:sz w:val="24"/>
                <w:szCs w:val="24"/>
              </w:rPr>
              <w:t>http://developer.android.com/about/versions/android-3.2.html#api</w:t>
            </w:r>
          </w:p>
        </w:tc>
      </w:tr>
      <w:tr w:rsidR="005E113D"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5E113D" w:rsidRPr="00BF299F" w:rsidRDefault="005E113D"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[20 ]</w:t>
            </w:r>
          </w:p>
        </w:tc>
        <w:tc>
          <w:tcPr>
            <w:tcW w:w="8208" w:type="dxa"/>
            <w:gridSpan w:val="2"/>
          </w:tcPr>
          <w:p w:rsidR="005E113D" w:rsidRPr="00B62287" w:rsidRDefault="00B62287" w:rsidP="00645E8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proofErr w:type="spellStart"/>
            <w:r w:rsidRPr="00EA6FD1">
              <w:rPr>
                <w:color w:val="000000"/>
                <w:sz w:val="24"/>
                <w:szCs w:val="24"/>
                <w:lang w:val="pt-BR"/>
              </w:rPr>
              <w:t>Ángel</w:t>
            </w:r>
            <w:proofErr w:type="spellEnd"/>
            <w:r w:rsidRPr="00EA6FD1">
              <w:rPr>
                <w:color w:val="000000"/>
                <w:sz w:val="24"/>
                <w:szCs w:val="24"/>
                <w:lang w:val="pt-BR"/>
              </w:rPr>
              <w:t xml:space="preserve"> </w:t>
            </w:r>
            <w:proofErr w:type="spellStart"/>
            <w:r w:rsidRPr="00EA6FD1">
              <w:rPr>
                <w:color w:val="000000"/>
                <w:sz w:val="24"/>
                <w:szCs w:val="24"/>
                <w:lang w:val="pt-BR"/>
              </w:rPr>
              <w:t>Cobo</w:t>
            </w:r>
            <w:proofErr w:type="spellEnd"/>
            <w:r w:rsidRPr="00EA6FD1">
              <w:rPr>
                <w:color w:val="000000"/>
                <w:sz w:val="24"/>
                <w:szCs w:val="24"/>
                <w:lang w:val="pt-BR"/>
              </w:rPr>
              <w:t xml:space="preserve">, </w:t>
            </w:r>
            <w:proofErr w:type="spellStart"/>
            <w:r w:rsidRPr="00EA6FD1">
              <w:rPr>
                <w:color w:val="000000"/>
                <w:sz w:val="24"/>
                <w:szCs w:val="24"/>
                <w:lang w:val="pt-BR"/>
              </w:rPr>
              <w:t>Patricia</w:t>
            </w:r>
            <w:proofErr w:type="spellEnd"/>
            <w:r w:rsidRPr="00EA6FD1">
              <w:rPr>
                <w:color w:val="000000"/>
                <w:sz w:val="24"/>
                <w:szCs w:val="24"/>
                <w:lang w:val="pt-BR"/>
              </w:rPr>
              <w:t xml:space="preserve"> Gómez, Daniel Perez, </w:t>
            </w:r>
            <w:proofErr w:type="spellStart"/>
            <w:r w:rsidRPr="00EA6FD1">
              <w:rPr>
                <w:color w:val="000000"/>
                <w:sz w:val="24"/>
                <w:szCs w:val="24"/>
                <w:lang w:val="pt-BR"/>
              </w:rPr>
              <w:t>Rocío</w:t>
            </w:r>
            <w:proofErr w:type="spellEnd"/>
            <w:r w:rsidRPr="00EA6FD1">
              <w:rPr>
                <w:color w:val="000000"/>
                <w:sz w:val="24"/>
                <w:szCs w:val="24"/>
                <w:lang w:val="pt-BR"/>
              </w:rPr>
              <w:t xml:space="preserve"> Rocha. </w:t>
            </w:r>
            <w:r w:rsidRPr="00B62287">
              <w:rPr>
                <w:color w:val="000000"/>
                <w:sz w:val="24"/>
                <w:szCs w:val="24"/>
              </w:rPr>
              <w:t xml:space="preserve">(2005). PHP y </w:t>
            </w:r>
            <w:proofErr w:type="spellStart"/>
            <w:r w:rsidRPr="00B62287">
              <w:rPr>
                <w:color w:val="000000"/>
                <w:sz w:val="24"/>
                <w:szCs w:val="24"/>
              </w:rPr>
              <w:t>MySQL</w:t>
            </w:r>
            <w:proofErr w:type="spellEnd"/>
            <w:r w:rsidRPr="00B62287">
              <w:rPr>
                <w:color w:val="000000"/>
                <w:sz w:val="24"/>
                <w:szCs w:val="24"/>
              </w:rPr>
              <w:t>. Tecnologías para el desarrollo de aplicaciones</w:t>
            </w:r>
            <w:proofErr w:type="gramStart"/>
            <w:r w:rsidRPr="00B62287">
              <w:rPr>
                <w:color w:val="000000"/>
                <w:sz w:val="24"/>
                <w:szCs w:val="24"/>
              </w:rPr>
              <w:t>..</w:t>
            </w:r>
            <w:proofErr w:type="gramEnd"/>
            <w:r w:rsidRPr="00B62287">
              <w:rPr>
                <w:color w:val="000000"/>
                <w:sz w:val="24"/>
                <w:szCs w:val="24"/>
              </w:rPr>
              <w:t xml:space="preserve"> España: Ediciones Díaz de Santos.</w:t>
            </w:r>
          </w:p>
        </w:tc>
      </w:tr>
      <w:tr w:rsidR="00645E85" w:rsidRPr="00637E62"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645E85" w:rsidRPr="00BF299F" w:rsidRDefault="005E113D"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lastRenderedPageBreak/>
              <w:t>[21</w:t>
            </w:r>
            <w:r w:rsidR="00645E85" w:rsidRPr="00BF299F">
              <w:rPr>
                <w:rFonts w:ascii="Times New Roman" w:hAnsi="Times New Roman" w:cs="Times New Roman"/>
                <w:color w:val="000000" w:themeColor="text1"/>
                <w:sz w:val="24"/>
                <w:szCs w:val="24"/>
              </w:rPr>
              <w:t>]</w:t>
            </w:r>
          </w:p>
        </w:tc>
        <w:tc>
          <w:tcPr>
            <w:tcW w:w="8208" w:type="dxa"/>
            <w:gridSpan w:val="2"/>
          </w:tcPr>
          <w:p w:rsidR="00645E85" w:rsidRPr="00BF299F" w:rsidRDefault="00645E85" w:rsidP="00645E85">
            <w:pPr>
              <w:pStyle w:val="HTMLconformatoprevi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Change w:id="1396" w:author="Almondris Gonzalez" w:date="2015-05-18T22:05:00Z">
                  <w:rPr>
                    <w:rFonts w:asciiTheme="minorHAnsi" w:hAnsiTheme="minorHAnsi" w:cs="Times New Roman"/>
                    <w:sz w:val="24"/>
                    <w:szCs w:val="24"/>
                  </w:rPr>
                </w:rPrChange>
              </w:rPr>
            </w:pPr>
            <w:proofErr w:type="spellStart"/>
            <w:r w:rsidRPr="00EA6FD1">
              <w:rPr>
                <w:rFonts w:ascii="Times New Roman" w:hAnsi="Times New Roman" w:cs="Times New Roman"/>
                <w:color w:val="000000"/>
                <w:sz w:val="24"/>
                <w:szCs w:val="24"/>
                <w:lang w:val="pt-BR"/>
              </w:rPr>
              <w:t>Outi</w:t>
            </w:r>
            <w:proofErr w:type="spellEnd"/>
            <w:r w:rsidRPr="00EA6FD1">
              <w:rPr>
                <w:rFonts w:ascii="Times New Roman" w:hAnsi="Times New Roman" w:cs="Times New Roman"/>
                <w:color w:val="000000"/>
                <w:sz w:val="24"/>
                <w:szCs w:val="24"/>
                <w:lang w:val="pt-BR"/>
              </w:rPr>
              <w:t xml:space="preserve"> Salo, </w:t>
            </w:r>
            <w:proofErr w:type="spellStart"/>
            <w:r w:rsidRPr="00EA6FD1">
              <w:rPr>
                <w:rFonts w:ascii="Times New Roman" w:hAnsi="Times New Roman" w:cs="Times New Roman"/>
                <w:color w:val="000000"/>
                <w:sz w:val="24"/>
                <w:szCs w:val="24"/>
                <w:lang w:val="pt-BR"/>
              </w:rPr>
              <w:t>Juha</w:t>
            </w:r>
            <w:proofErr w:type="spellEnd"/>
            <w:r w:rsidRPr="00EA6FD1">
              <w:rPr>
                <w:rFonts w:ascii="Times New Roman" w:hAnsi="Times New Roman" w:cs="Times New Roman"/>
                <w:color w:val="000000"/>
                <w:sz w:val="24"/>
                <w:szCs w:val="24"/>
                <w:lang w:val="pt-BR"/>
              </w:rPr>
              <w:t xml:space="preserve"> </w:t>
            </w:r>
            <w:proofErr w:type="spellStart"/>
            <w:r w:rsidRPr="00EA6FD1">
              <w:rPr>
                <w:rFonts w:ascii="Times New Roman" w:hAnsi="Times New Roman" w:cs="Times New Roman"/>
                <w:color w:val="000000"/>
                <w:sz w:val="24"/>
                <w:szCs w:val="24"/>
                <w:lang w:val="pt-BR"/>
              </w:rPr>
              <w:t>Koskela</w:t>
            </w:r>
            <w:proofErr w:type="spellEnd"/>
            <w:r w:rsidRPr="00EA6FD1">
              <w:rPr>
                <w:rFonts w:ascii="Times New Roman" w:hAnsi="Times New Roman" w:cs="Times New Roman"/>
                <w:color w:val="000000"/>
                <w:sz w:val="24"/>
                <w:szCs w:val="24"/>
                <w:lang w:val="pt-BR"/>
              </w:rPr>
              <w:t xml:space="preserve">. (21-nov.2012). </w:t>
            </w:r>
            <w:proofErr w:type="spellStart"/>
            <w:r w:rsidRPr="00BF299F">
              <w:rPr>
                <w:rFonts w:ascii="Times New Roman" w:hAnsi="Times New Roman" w:cs="Times New Roman"/>
                <w:color w:val="000000"/>
                <w:sz w:val="24"/>
                <w:szCs w:val="24"/>
                <w:lang w:val="en-US"/>
                <w:rPrChange w:id="1397" w:author="Almondris Gonzalez" w:date="2015-05-18T22:05:00Z">
                  <w:rPr>
                    <w:rFonts w:asciiTheme="minorHAnsi" w:hAnsiTheme="minorHAnsi" w:cs="Times New Roman"/>
                    <w:color w:val="000000"/>
                    <w:sz w:val="24"/>
                    <w:szCs w:val="24"/>
                  </w:rPr>
                </w:rPrChange>
              </w:rPr>
              <w:t>MobileD</w:t>
            </w:r>
            <w:proofErr w:type="spellEnd"/>
            <w:r w:rsidRPr="00BF299F">
              <w:rPr>
                <w:rFonts w:ascii="Times New Roman" w:hAnsi="Times New Roman" w:cs="Times New Roman"/>
                <w:color w:val="000000"/>
                <w:sz w:val="24"/>
                <w:szCs w:val="24"/>
                <w:lang w:val="en-US"/>
                <w:rPrChange w:id="1398" w:author="Almondris Gonzalez" w:date="2015-05-18T22:05:00Z">
                  <w:rPr>
                    <w:rFonts w:asciiTheme="minorHAnsi" w:hAnsiTheme="minorHAnsi" w:cs="Times New Roman"/>
                    <w:color w:val="000000"/>
                    <w:sz w:val="24"/>
                    <w:szCs w:val="24"/>
                  </w:rPr>
                </w:rPrChange>
              </w:rPr>
              <w:t xml:space="preserve"> Glossary. 2015, de Software </w:t>
            </w:r>
            <w:proofErr w:type="spellStart"/>
            <w:r w:rsidRPr="00BF299F">
              <w:rPr>
                <w:rFonts w:ascii="Times New Roman" w:hAnsi="Times New Roman" w:cs="Times New Roman"/>
                <w:color w:val="000000"/>
                <w:sz w:val="24"/>
                <w:szCs w:val="24"/>
                <w:lang w:val="en-US"/>
                <w:rPrChange w:id="1399" w:author="Almondris Gonzalez" w:date="2015-05-18T22:05:00Z">
                  <w:rPr>
                    <w:rFonts w:asciiTheme="minorHAnsi" w:hAnsiTheme="minorHAnsi" w:cs="Times New Roman"/>
                    <w:color w:val="000000"/>
                    <w:sz w:val="24"/>
                    <w:szCs w:val="24"/>
                  </w:rPr>
                </w:rPrChange>
              </w:rPr>
              <w:t>Tecnologies</w:t>
            </w:r>
            <w:proofErr w:type="spellEnd"/>
            <w:r w:rsidRPr="00BF299F">
              <w:rPr>
                <w:rFonts w:ascii="Times New Roman" w:hAnsi="Times New Roman" w:cs="Times New Roman"/>
                <w:color w:val="000000"/>
                <w:sz w:val="24"/>
                <w:szCs w:val="24"/>
                <w:lang w:val="en-US"/>
                <w:rPrChange w:id="1400" w:author="Almondris Gonzalez" w:date="2015-05-18T22:05:00Z">
                  <w:rPr>
                    <w:rFonts w:asciiTheme="minorHAnsi" w:hAnsiTheme="minorHAnsi" w:cs="Times New Roman"/>
                    <w:color w:val="000000"/>
                    <w:sz w:val="24"/>
                    <w:szCs w:val="24"/>
                  </w:rPr>
                </w:rPrChange>
              </w:rPr>
              <w:t xml:space="preserve"> </w:t>
            </w:r>
            <w:proofErr w:type="spellStart"/>
            <w:r w:rsidRPr="00BF299F">
              <w:rPr>
                <w:rFonts w:ascii="Times New Roman" w:hAnsi="Times New Roman" w:cs="Times New Roman"/>
                <w:color w:val="000000"/>
                <w:sz w:val="24"/>
                <w:szCs w:val="24"/>
                <w:lang w:val="en-US"/>
                <w:rPrChange w:id="1401" w:author="Almondris Gonzalez" w:date="2015-05-18T22:05:00Z">
                  <w:rPr>
                    <w:rFonts w:asciiTheme="minorHAnsi" w:hAnsiTheme="minorHAnsi" w:cs="Times New Roman"/>
                    <w:color w:val="000000"/>
                    <w:sz w:val="24"/>
                    <w:szCs w:val="24"/>
                  </w:rPr>
                </w:rPrChange>
              </w:rPr>
              <w:t>Sitio</w:t>
            </w:r>
            <w:proofErr w:type="spellEnd"/>
            <w:r w:rsidRPr="00BF299F">
              <w:rPr>
                <w:rFonts w:ascii="Times New Roman" w:hAnsi="Times New Roman" w:cs="Times New Roman"/>
                <w:color w:val="000000"/>
                <w:sz w:val="24"/>
                <w:szCs w:val="24"/>
                <w:lang w:val="en-US"/>
                <w:rPrChange w:id="1402" w:author="Almondris Gonzalez" w:date="2015-05-18T22:05:00Z">
                  <w:rPr>
                    <w:rFonts w:asciiTheme="minorHAnsi" w:hAnsiTheme="minorHAnsi" w:cs="Times New Roman"/>
                    <w:color w:val="000000"/>
                    <w:sz w:val="24"/>
                    <w:szCs w:val="24"/>
                  </w:rPr>
                </w:rPrChange>
              </w:rPr>
              <w:t xml:space="preserve"> web: </w:t>
            </w:r>
            <w:r w:rsidRPr="002002FC">
              <w:rPr>
                <w:rFonts w:ascii="Times New Roman" w:hAnsi="Times New Roman"/>
                <w:lang w:val="en-US"/>
                <w:rPrChange w:id="1403" w:author="Almondris Gonzalez" w:date="2015-05-18T22:05:00Z">
                  <w:rPr>
                    <w:rStyle w:val="Hipervnculo"/>
                    <w:rFonts w:asciiTheme="minorHAnsi" w:hAnsiTheme="minorHAnsi" w:cs="Times New Roman"/>
                    <w:sz w:val="24"/>
                    <w:szCs w:val="24"/>
                  </w:rPr>
                </w:rPrChange>
              </w:rPr>
              <w:t>http://virtual.vtt.fi/virtual/agile/mobiled.html</w:t>
            </w:r>
          </w:p>
          <w:p w:rsidR="00645E85" w:rsidRPr="00BF299F" w:rsidRDefault="00645E85" w:rsidP="00645E8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lang w:val="en-US"/>
                <w:rPrChange w:id="1404" w:author="Almondris Gonzalez" w:date="2015-05-18T22:05:00Z">
                  <w:rPr>
                    <w:color w:val="000000"/>
                    <w:sz w:val="24"/>
                    <w:szCs w:val="24"/>
                  </w:rPr>
                </w:rPrChange>
              </w:rPr>
            </w:pPr>
          </w:p>
        </w:tc>
      </w:tr>
      <w:tr w:rsidR="00645E85" w:rsidRPr="00BF299F" w:rsidTr="00587CD8">
        <w:tc>
          <w:tcPr>
            <w:cnfStyle w:val="001000000000" w:firstRow="0" w:lastRow="0" w:firstColumn="1" w:lastColumn="0" w:oddVBand="0" w:evenVBand="0" w:oddHBand="0" w:evenHBand="0" w:firstRowFirstColumn="0" w:firstRowLastColumn="0" w:lastRowFirstColumn="0" w:lastRowLastColumn="0"/>
            <w:tcW w:w="846" w:type="dxa"/>
          </w:tcPr>
          <w:p w:rsidR="00645E85" w:rsidRPr="00BF299F" w:rsidRDefault="005E113D" w:rsidP="00645E85">
            <w:pPr>
              <w:jc w:val="center"/>
              <w:rPr>
                <w:rFonts w:ascii="Times New Roman" w:hAnsi="Times New Roman" w:cs="Times New Roman"/>
                <w:color w:val="000000" w:themeColor="text1"/>
                <w:sz w:val="24"/>
                <w:szCs w:val="24"/>
              </w:rPr>
            </w:pPr>
            <w:r w:rsidRPr="00BF299F">
              <w:rPr>
                <w:rFonts w:ascii="Times New Roman" w:hAnsi="Times New Roman" w:cs="Times New Roman"/>
                <w:color w:val="000000" w:themeColor="text1"/>
                <w:sz w:val="24"/>
                <w:szCs w:val="24"/>
              </w:rPr>
              <w:t>[22</w:t>
            </w:r>
            <w:r w:rsidR="00645E85" w:rsidRPr="00BF299F">
              <w:rPr>
                <w:rFonts w:ascii="Times New Roman" w:hAnsi="Times New Roman" w:cs="Times New Roman"/>
                <w:color w:val="000000" w:themeColor="text1"/>
                <w:sz w:val="24"/>
                <w:szCs w:val="24"/>
              </w:rPr>
              <w:t>]</w:t>
            </w:r>
          </w:p>
        </w:tc>
        <w:tc>
          <w:tcPr>
            <w:tcW w:w="8208" w:type="dxa"/>
            <w:gridSpan w:val="2"/>
          </w:tcPr>
          <w:p w:rsidR="00645E85" w:rsidRPr="00BF299F" w:rsidRDefault="00645E85" w:rsidP="00645E85">
            <w:pPr>
              <w:pStyle w:val="HTMLconformatoprevi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BF299F">
              <w:rPr>
                <w:rFonts w:ascii="Times New Roman" w:hAnsi="Times New Roman" w:cs="Times New Roman"/>
                <w:color w:val="000000"/>
                <w:sz w:val="24"/>
                <w:szCs w:val="24"/>
              </w:rPr>
              <w:t xml:space="preserve">Roger S. </w:t>
            </w:r>
            <w:proofErr w:type="spellStart"/>
            <w:r w:rsidRPr="00BF299F">
              <w:rPr>
                <w:rFonts w:ascii="Times New Roman" w:hAnsi="Times New Roman" w:cs="Times New Roman"/>
                <w:color w:val="000000"/>
                <w:sz w:val="24"/>
                <w:szCs w:val="24"/>
              </w:rPr>
              <w:t>Pressman</w:t>
            </w:r>
            <w:proofErr w:type="spellEnd"/>
            <w:r w:rsidRPr="00BF299F">
              <w:rPr>
                <w:rFonts w:ascii="Times New Roman" w:hAnsi="Times New Roman" w:cs="Times New Roman"/>
                <w:color w:val="000000"/>
                <w:sz w:val="24"/>
                <w:szCs w:val="24"/>
              </w:rPr>
              <w:t xml:space="preserve">. (2002). </w:t>
            </w:r>
            <w:del w:id="1405" w:author="Almondris Gonzalez" w:date="2015-05-13T14:32:00Z">
              <w:r w:rsidRPr="00BF299F" w:rsidDel="002C7654">
                <w:rPr>
                  <w:rFonts w:ascii="Times New Roman" w:hAnsi="Times New Roman" w:cs="Times New Roman"/>
                  <w:color w:val="000000"/>
                  <w:sz w:val="24"/>
                  <w:szCs w:val="24"/>
                </w:rPr>
                <w:delText>Ingenieria</w:delText>
              </w:r>
            </w:del>
            <w:ins w:id="1406" w:author="Almondris Gonzalez" w:date="2015-05-13T14:32:00Z">
              <w:r w:rsidRPr="00BF299F">
                <w:rPr>
                  <w:rFonts w:ascii="Times New Roman" w:hAnsi="Times New Roman" w:cs="Times New Roman"/>
                  <w:color w:val="000000"/>
                  <w:sz w:val="24"/>
                  <w:szCs w:val="24"/>
                </w:rPr>
                <w:t>Ingeniería</w:t>
              </w:r>
            </w:ins>
            <w:r w:rsidRPr="00BF299F">
              <w:rPr>
                <w:rFonts w:ascii="Times New Roman" w:hAnsi="Times New Roman" w:cs="Times New Roman"/>
                <w:color w:val="000000"/>
                <w:sz w:val="24"/>
                <w:szCs w:val="24"/>
              </w:rPr>
              <w:t xml:space="preserve"> de Software. Madrid (España): McGraw-Hill).</w:t>
            </w:r>
          </w:p>
        </w:tc>
      </w:tr>
      <w:tr w:rsidR="00112263" w:rsidRPr="00BF299F" w:rsidTr="00587C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112263" w:rsidRPr="00BF299F" w:rsidRDefault="00112263" w:rsidP="00645E85">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8208" w:type="dxa"/>
            <w:gridSpan w:val="2"/>
          </w:tcPr>
          <w:p w:rsidR="00112263" w:rsidRPr="00BF299F" w:rsidRDefault="00FC6DD5" w:rsidP="00645E85">
            <w:pPr>
              <w:pStyle w:val="HTMLconformatoprevi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proofErr w:type="spellStart"/>
            <w:ins w:id="1407" w:author="Almondris Gonzalez" w:date="2015-05-18T23:51:00Z">
              <w:r w:rsidRPr="0024450E">
                <w:rPr>
                  <w:rFonts w:asciiTheme="minorHAnsi" w:hAnsiTheme="minorHAnsi"/>
                  <w:sz w:val="22"/>
                  <w:szCs w:val="22"/>
                  <w:rPrChange w:id="1408" w:author="Almondris Gonzalez" w:date="2015-05-18T23:51:00Z">
                    <w:rPr>
                      <w:sz w:val="27"/>
                      <w:szCs w:val="27"/>
                    </w:rPr>
                  </w:rPrChange>
                </w:rPr>
                <w:t>Alegsa</w:t>
              </w:r>
              <w:proofErr w:type="spellEnd"/>
              <w:r w:rsidRPr="0024450E">
                <w:rPr>
                  <w:rFonts w:asciiTheme="minorHAnsi" w:hAnsiTheme="minorHAnsi"/>
                  <w:sz w:val="22"/>
                  <w:szCs w:val="22"/>
                  <w:rPrChange w:id="1409" w:author="Almondris Gonzalez" w:date="2015-05-18T23:51:00Z">
                    <w:rPr>
                      <w:sz w:val="27"/>
                      <w:szCs w:val="27"/>
                    </w:rPr>
                  </w:rPrChange>
                </w:rPr>
                <w:t xml:space="preserve">. (2015). Definición de Requerimientos. 15 Mayo del 2015, de ALEGSA Sitio web: </w:t>
              </w:r>
            </w:ins>
            <w:r w:rsidR="00083F0B">
              <w:rPr>
                <w:rFonts w:asciiTheme="minorHAnsi" w:hAnsiTheme="minorHAnsi"/>
                <w:sz w:val="22"/>
                <w:szCs w:val="22"/>
              </w:rPr>
              <w:fldChar w:fldCharType="begin"/>
            </w:r>
            <w:r w:rsidR="00083F0B">
              <w:rPr>
                <w:rFonts w:asciiTheme="minorHAnsi" w:hAnsiTheme="minorHAnsi"/>
                <w:sz w:val="22"/>
                <w:szCs w:val="22"/>
              </w:rPr>
              <w:instrText xml:space="preserve"> HYPERLINK "</w:instrText>
            </w:r>
            <w:ins w:id="1410" w:author="Almondris Gonzalez" w:date="2015-05-18T23:51:00Z">
              <w:r w:rsidR="00083F0B" w:rsidRPr="0024450E">
                <w:rPr>
                  <w:rFonts w:asciiTheme="minorHAnsi" w:hAnsiTheme="minorHAnsi"/>
                  <w:sz w:val="22"/>
                  <w:szCs w:val="22"/>
                  <w:rPrChange w:id="1411" w:author="Almondris Gonzalez" w:date="2015-05-18T23:51:00Z">
                    <w:rPr>
                      <w:sz w:val="27"/>
                      <w:szCs w:val="27"/>
                    </w:rPr>
                  </w:rPrChange>
                </w:rPr>
                <w:instrText>http://www.alegsa.com.ar/Dic/requerimientos.php</w:instrText>
              </w:r>
            </w:ins>
            <w:r w:rsidR="00083F0B">
              <w:rPr>
                <w:rFonts w:asciiTheme="minorHAnsi" w:hAnsiTheme="minorHAnsi"/>
                <w:sz w:val="22"/>
                <w:szCs w:val="22"/>
              </w:rPr>
              <w:instrText xml:space="preserve">" </w:instrText>
            </w:r>
            <w:r w:rsidR="00083F0B">
              <w:rPr>
                <w:rFonts w:asciiTheme="minorHAnsi" w:hAnsiTheme="minorHAnsi"/>
                <w:sz w:val="22"/>
                <w:szCs w:val="22"/>
              </w:rPr>
              <w:fldChar w:fldCharType="separate"/>
            </w:r>
            <w:ins w:id="1412" w:author="Almondris Gonzalez" w:date="2015-05-18T23:51:00Z">
              <w:r w:rsidR="00083F0B" w:rsidRPr="00121D5C">
                <w:rPr>
                  <w:rStyle w:val="Hipervnculo"/>
                  <w:rFonts w:asciiTheme="minorHAnsi" w:hAnsiTheme="minorHAnsi"/>
                  <w:sz w:val="22"/>
                  <w:szCs w:val="22"/>
                  <w:rPrChange w:id="1413" w:author="Almondris Gonzalez" w:date="2015-05-18T23:51:00Z">
                    <w:rPr>
                      <w:sz w:val="27"/>
                      <w:szCs w:val="27"/>
                    </w:rPr>
                  </w:rPrChange>
                </w:rPr>
                <w:t>http://www.alegsa.com.ar/Dic/requerimientos.php</w:t>
              </w:r>
            </w:ins>
            <w:r w:rsidR="00083F0B">
              <w:rPr>
                <w:rFonts w:asciiTheme="minorHAnsi" w:hAnsiTheme="minorHAnsi"/>
                <w:sz w:val="22"/>
                <w:szCs w:val="22"/>
              </w:rPr>
              <w:fldChar w:fldCharType="end"/>
            </w:r>
          </w:p>
        </w:tc>
      </w:tr>
    </w:tbl>
    <w:p w:rsidR="00587CD8" w:rsidRPr="00BF299F" w:rsidRDefault="00587CD8" w:rsidP="00587CD8">
      <w:pPr>
        <w:jc w:val="both"/>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p w:rsidR="00587CD8" w:rsidRPr="00BF299F" w:rsidRDefault="00587CD8" w:rsidP="005D5B9E">
      <w:pPr>
        <w:shd w:val="clear" w:color="auto" w:fill="FFFFFF"/>
        <w:spacing w:after="0" w:line="300" w:lineRule="atLeast"/>
        <w:jc w:val="both"/>
        <w:textAlignment w:val="baseline"/>
        <w:rPr>
          <w:rFonts w:ascii="Times New Roman" w:hAnsi="Times New Roman" w:cs="Times New Roman"/>
          <w:sz w:val="24"/>
          <w:szCs w:val="24"/>
        </w:rPr>
      </w:pPr>
    </w:p>
    <w:sectPr w:rsidR="00587CD8" w:rsidRPr="00BF299F" w:rsidSect="00A13E73">
      <w:pgSz w:w="12240" w:h="15840"/>
      <w:pgMar w:top="1417" w:right="1701" w:bottom="1417" w:left="1701" w:header="0"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41B" w:rsidRDefault="00D8741B" w:rsidP="00D86604">
      <w:pPr>
        <w:spacing w:after="0" w:line="240" w:lineRule="auto"/>
      </w:pPr>
      <w:r>
        <w:separator/>
      </w:r>
    </w:p>
  </w:endnote>
  <w:endnote w:type="continuationSeparator" w:id="0">
    <w:p w:rsidR="00D8741B" w:rsidRDefault="00D8741B" w:rsidP="00D86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104200"/>
      <w:docPartObj>
        <w:docPartGallery w:val="Page Numbers (Bottom of Page)"/>
        <w:docPartUnique/>
      </w:docPartObj>
    </w:sdtPr>
    <w:sdtContent>
      <w:p w:rsidR="00637E62" w:rsidRDefault="00637E62">
        <w:pPr>
          <w:pStyle w:val="Piedepgina"/>
        </w:pPr>
        <w:r>
          <w:rPr>
            <w:noProof/>
            <w:lang w:eastAsia="es-MX"/>
          </w:rPr>
          <mc:AlternateContent>
            <mc:Choice Requires="wps">
              <w:drawing>
                <wp:anchor distT="0" distB="0" distL="114300" distR="114300" simplePos="0" relativeHeight="251660288" behindDoc="0" locked="0" layoutInCell="1" allowOverlap="1" wp14:anchorId="1B3A449A" wp14:editId="25669799">
                  <wp:simplePos x="0" y="0"/>
                  <wp:positionH relativeFrom="margin">
                    <wp:align>center</wp:align>
                  </wp:positionH>
                  <wp:positionV relativeFrom="bottomMargin">
                    <wp:align>center</wp:align>
                  </wp:positionV>
                  <wp:extent cx="551815" cy="238760"/>
                  <wp:effectExtent l="19050" t="19050" r="19685" b="18415"/>
                  <wp:wrapNone/>
                  <wp:docPr id="36" name="Corchetes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37E62" w:rsidRDefault="00637E62">
                              <w:pPr>
                                <w:jc w:val="center"/>
                              </w:pPr>
                              <w:r>
                                <w:fldChar w:fldCharType="begin"/>
                              </w:r>
                              <w:r>
                                <w:instrText>PAGE    \* MERGEFORMAT</w:instrText>
                              </w:r>
                              <w:r>
                                <w:fldChar w:fldCharType="separate"/>
                              </w:r>
                              <w:r w:rsidR="004B21A1" w:rsidRPr="004B21A1">
                                <w:rPr>
                                  <w:noProof/>
                                  <w:lang w:val="es-ES"/>
                                </w:rPr>
                                <w:t>21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B3A449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3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H/ju6A2AgAAZwQAAA4AAAAAAAAAAAAA&#10;AAAALgIAAGRycy9lMm9Eb2MueG1sUEsBAi0AFAAGAAgAAAAhAP8vKureAAAAAwEAAA8AAAAAAAAA&#10;AAAAAAAAkAQAAGRycy9kb3ducmV2LnhtbFBLBQYAAAAABAAEAPMAAACbBQAAAAA=&#10;" filled="t" strokecolor="gray" strokeweight="2.25pt">
                  <v:textbox inset=",0,,0">
                    <w:txbxContent>
                      <w:p w:rsidR="00637E62" w:rsidRDefault="00637E62">
                        <w:pPr>
                          <w:jc w:val="center"/>
                        </w:pPr>
                        <w:r>
                          <w:fldChar w:fldCharType="begin"/>
                        </w:r>
                        <w:r>
                          <w:instrText>PAGE    \* MERGEFORMAT</w:instrText>
                        </w:r>
                        <w:r>
                          <w:fldChar w:fldCharType="separate"/>
                        </w:r>
                        <w:r w:rsidR="004B21A1" w:rsidRPr="004B21A1">
                          <w:rPr>
                            <w:noProof/>
                            <w:lang w:val="es-ES"/>
                          </w:rPr>
                          <w:t>21</w:t>
                        </w:r>
                        <w:r>
                          <w:fldChar w:fldCharType="end"/>
                        </w:r>
                      </w:p>
                    </w:txbxContent>
                  </v:textbox>
                  <w10:wrap anchorx="margin"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14:anchorId="6BD27F47" wp14:editId="0569B790">
                  <wp:simplePos x="0" y="0"/>
                  <wp:positionH relativeFrom="margin">
                    <wp:align>center</wp:align>
                  </wp:positionH>
                  <wp:positionV relativeFrom="bottomMargin">
                    <wp:align>center</wp:align>
                  </wp:positionV>
                  <wp:extent cx="5518150" cy="0"/>
                  <wp:effectExtent l="9525" t="9525" r="6350" b="9525"/>
                  <wp:wrapNone/>
                  <wp:docPr id="35" name="Conector recto de flech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4D47BE" id="_x0000_t32" coordsize="21600,21600" o:spt="32" o:oned="t" path="m,l21600,21600e" filled="f">
                  <v:path arrowok="t" fillok="f" o:connecttype="none"/>
                  <o:lock v:ext="edit" shapetype="t"/>
                </v:shapetype>
                <v:shape id="Conector recto de flecha 3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AZFeKcrAgAATQQAAA4AAAAAAAAAAAAAAAAALgIAAGRycy9lMm9Eb2Mu&#10;eG1sUEsBAi0AFAAGAAgAAAAhAPWmTdfXAAAAAgEAAA8AAAAAAAAAAAAAAAAAhQQAAGRycy9kb3du&#10;cmV2LnhtbFBLBQYAAAAABAAEAPMAAACJ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41B" w:rsidRDefault="00D8741B" w:rsidP="00D86604">
      <w:pPr>
        <w:spacing w:after="0" w:line="240" w:lineRule="auto"/>
      </w:pPr>
      <w:r>
        <w:separator/>
      </w:r>
    </w:p>
  </w:footnote>
  <w:footnote w:type="continuationSeparator" w:id="0">
    <w:p w:rsidR="00D8741B" w:rsidRDefault="00D8741B" w:rsidP="00D866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7E62" w:rsidRDefault="00637E62">
    <w:pPr>
      <w:pStyle w:val="Encabezado"/>
      <w:rPr>
        <w:rStyle w:val="Ttulo4Car"/>
        <w:rFonts w:ascii="Times New Roman" w:hAnsi="Times New Roman" w:cs="Times New Roman"/>
        <w:b/>
        <w:i w:val="0"/>
        <w:color w:val="auto"/>
      </w:rPr>
    </w:pPr>
  </w:p>
  <w:p w:rsidR="00637E62" w:rsidRDefault="00637E62">
    <w:pPr>
      <w:pStyle w:val="Encabezado"/>
      <w:rPr>
        <w:rStyle w:val="Ttulo4Car"/>
        <w:rFonts w:ascii="Times New Roman" w:hAnsi="Times New Roman" w:cs="Times New Roman"/>
        <w:b/>
        <w:i w:val="0"/>
        <w:color w:val="auto"/>
      </w:rPr>
    </w:pPr>
  </w:p>
  <w:p w:rsidR="00637E62" w:rsidRDefault="00637E62">
    <w:pPr>
      <w:pStyle w:val="Encabezado"/>
      <w:rPr>
        <w:rStyle w:val="Ttulo4Car"/>
        <w:rFonts w:ascii="Times New Roman" w:hAnsi="Times New Roman" w:cs="Times New Roman"/>
        <w:b/>
        <w:i w:val="0"/>
        <w:color w:val="auto"/>
      </w:rPr>
    </w:pPr>
  </w:p>
  <w:p w:rsidR="00637E62" w:rsidRDefault="00637E62">
    <w:pPr>
      <w:pStyle w:val="Encabezado"/>
    </w:pPr>
    <w:r>
      <w:rPr>
        <w:noProof/>
        <w:lang w:eastAsia="es-MX"/>
      </w:rPr>
      <w:drawing>
        <wp:anchor distT="0" distB="0" distL="114300" distR="114300" simplePos="0" relativeHeight="251661312" behindDoc="0" locked="0" layoutInCell="1" allowOverlap="1" wp14:anchorId="1B3DCA65" wp14:editId="2C8A40EF">
          <wp:simplePos x="0" y="0"/>
          <wp:positionH relativeFrom="column">
            <wp:posOffset>4792345</wp:posOffset>
          </wp:positionH>
          <wp:positionV relativeFrom="paragraph">
            <wp:posOffset>-332740</wp:posOffset>
          </wp:positionV>
          <wp:extent cx="807720" cy="7048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cstate="print">
                    <a:extLst>
                      <a:ext uri="{28A0092B-C50C-407E-A947-70E740481C1C}">
                        <a14:useLocalDpi xmlns:a14="http://schemas.microsoft.com/office/drawing/2010/main" val="0"/>
                      </a:ext>
                    </a:extLst>
                  </a:blip>
                  <a:srcRect l="18062" t="49459" r="61726" b="16475"/>
                  <a:stretch/>
                </pic:blipFill>
                <pic:spPr bwMode="auto">
                  <a:xfrm>
                    <a:off x="0" y="0"/>
                    <a:ext cx="807720"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56FE">
      <w:rPr>
        <w:rStyle w:val="Ttulo4Car"/>
        <w:rFonts w:ascii="Times New Roman" w:hAnsi="Times New Roman" w:cs="Times New Roman"/>
        <w:b/>
        <w:i w:val="0"/>
        <w:color w:val="auto"/>
      </w:rPr>
      <w:t xml:space="preserve">Sistema de Apoyo Nutricional Avanzado </w:t>
    </w:r>
    <w:r>
      <w:rPr>
        <w:rStyle w:val="Ttulo4Car"/>
        <w:rFonts w:ascii="Times New Roman" w:hAnsi="Times New Roman" w:cs="Times New Roman"/>
        <w:b/>
        <w:i w:val="0"/>
        <w:color w:val="auto"/>
      </w:rPr>
      <w:t xml:space="preserve">                                                                </w:t>
    </w:r>
    <w:r w:rsidRPr="00C456FE">
      <w:rPr>
        <w:rStyle w:val="Ttulo4Car"/>
        <w:rFonts w:ascii="Times New Roman" w:hAnsi="Times New Roman" w:cs="Times New Roman"/>
        <w:b/>
        <w:i w:val="0"/>
        <w:color w:val="auto"/>
      </w:rPr>
      <w:t xml:space="preserve">                         </w:t>
    </w:r>
    <w:r w:rsidRPr="00C456FE">
      <w:rPr>
        <w:noProof/>
        <w:lang w:eastAsia="es-MX"/>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56D40"/>
    <w:multiLevelType w:val="multilevel"/>
    <w:tmpl w:val="54AA7FB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2AB109F"/>
    <w:multiLevelType w:val="hybridMultilevel"/>
    <w:tmpl w:val="BB38C586"/>
    <w:lvl w:ilvl="0" w:tplc="080A000F">
      <w:start w:val="1"/>
      <w:numFmt w:val="decimal"/>
      <w:lvlText w:val="%1."/>
      <w:lvlJc w:val="left"/>
      <w:pPr>
        <w:ind w:left="720" w:hanging="360"/>
      </w:pPr>
      <w:rPr>
        <w:rFont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55C375A"/>
    <w:multiLevelType w:val="hybridMultilevel"/>
    <w:tmpl w:val="14B007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252958"/>
    <w:multiLevelType w:val="hybridMultilevel"/>
    <w:tmpl w:val="ABB4CE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8B65BCA"/>
    <w:multiLevelType w:val="hybridMultilevel"/>
    <w:tmpl w:val="9170DD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A7272EB"/>
    <w:multiLevelType w:val="hybridMultilevel"/>
    <w:tmpl w:val="F40E54C6"/>
    <w:lvl w:ilvl="0" w:tplc="827EA39A">
      <w:start w:val="1"/>
      <w:numFmt w:val="bullet"/>
      <w:lvlText w:val=""/>
      <w:lvlJc w:val="left"/>
      <w:pPr>
        <w:ind w:left="720" w:hanging="360"/>
      </w:pPr>
      <w:rPr>
        <w:rFonts w:ascii="Symbol" w:hAnsi="Symbol" w:hint="default"/>
      </w:rPr>
    </w:lvl>
    <w:lvl w:ilvl="1" w:tplc="CBB8CE98">
      <w:start w:val="1"/>
      <w:numFmt w:val="bullet"/>
      <w:lvlText w:val="o"/>
      <w:lvlJc w:val="left"/>
      <w:pPr>
        <w:ind w:left="1440" w:hanging="360"/>
      </w:pPr>
      <w:rPr>
        <w:rFonts w:ascii="Courier New" w:hAnsi="Courier New" w:hint="default"/>
      </w:rPr>
    </w:lvl>
    <w:lvl w:ilvl="2" w:tplc="5686CACE">
      <w:start w:val="1"/>
      <w:numFmt w:val="bullet"/>
      <w:lvlText w:val=""/>
      <w:lvlJc w:val="left"/>
      <w:pPr>
        <w:ind w:left="2160" w:hanging="360"/>
      </w:pPr>
      <w:rPr>
        <w:rFonts w:ascii="Wingdings" w:hAnsi="Wingdings" w:hint="default"/>
      </w:rPr>
    </w:lvl>
    <w:lvl w:ilvl="3" w:tplc="D7C40A4E">
      <w:start w:val="1"/>
      <w:numFmt w:val="bullet"/>
      <w:lvlText w:val=""/>
      <w:lvlJc w:val="left"/>
      <w:pPr>
        <w:ind w:left="2880" w:hanging="360"/>
      </w:pPr>
      <w:rPr>
        <w:rFonts w:ascii="Symbol" w:hAnsi="Symbol" w:hint="default"/>
      </w:rPr>
    </w:lvl>
    <w:lvl w:ilvl="4" w:tplc="C9D0DDA6">
      <w:start w:val="1"/>
      <w:numFmt w:val="bullet"/>
      <w:lvlText w:val="o"/>
      <w:lvlJc w:val="left"/>
      <w:pPr>
        <w:ind w:left="3600" w:hanging="360"/>
      </w:pPr>
      <w:rPr>
        <w:rFonts w:ascii="Courier New" w:hAnsi="Courier New" w:hint="default"/>
      </w:rPr>
    </w:lvl>
    <w:lvl w:ilvl="5" w:tplc="EA0EAE06">
      <w:start w:val="1"/>
      <w:numFmt w:val="bullet"/>
      <w:lvlText w:val=""/>
      <w:lvlJc w:val="left"/>
      <w:pPr>
        <w:ind w:left="4320" w:hanging="360"/>
      </w:pPr>
      <w:rPr>
        <w:rFonts w:ascii="Wingdings" w:hAnsi="Wingdings" w:hint="default"/>
      </w:rPr>
    </w:lvl>
    <w:lvl w:ilvl="6" w:tplc="A1BE7E74">
      <w:start w:val="1"/>
      <w:numFmt w:val="bullet"/>
      <w:lvlText w:val=""/>
      <w:lvlJc w:val="left"/>
      <w:pPr>
        <w:ind w:left="5040" w:hanging="360"/>
      </w:pPr>
      <w:rPr>
        <w:rFonts w:ascii="Symbol" w:hAnsi="Symbol" w:hint="default"/>
      </w:rPr>
    </w:lvl>
    <w:lvl w:ilvl="7" w:tplc="CA98ACEE">
      <w:start w:val="1"/>
      <w:numFmt w:val="bullet"/>
      <w:lvlText w:val="o"/>
      <w:lvlJc w:val="left"/>
      <w:pPr>
        <w:ind w:left="5760" w:hanging="360"/>
      </w:pPr>
      <w:rPr>
        <w:rFonts w:ascii="Courier New" w:hAnsi="Courier New" w:hint="default"/>
      </w:rPr>
    </w:lvl>
    <w:lvl w:ilvl="8" w:tplc="D28A7E82">
      <w:start w:val="1"/>
      <w:numFmt w:val="bullet"/>
      <w:lvlText w:val=""/>
      <w:lvlJc w:val="left"/>
      <w:pPr>
        <w:ind w:left="6480" w:hanging="360"/>
      </w:pPr>
      <w:rPr>
        <w:rFonts w:ascii="Wingdings" w:hAnsi="Wingdings" w:hint="default"/>
      </w:rPr>
    </w:lvl>
  </w:abstractNum>
  <w:abstractNum w:abstractNumId="6" w15:restartNumberingAfterBreak="0">
    <w:nsid w:val="0FF02440"/>
    <w:multiLevelType w:val="hybridMultilevel"/>
    <w:tmpl w:val="952E87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E6606D"/>
    <w:multiLevelType w:val="hybridMultilevel"/>
    <w:tmpl w:val="EC9E1AB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35C6F40"/>
    <w:multiLevelType w:val="hybridMultilevel"/>
    <w:tmpl w:val="B2D63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52566C5"/>
    <w:multiLevelType w:val="hybridMultilevel"/>
    <w:tmpl w:val="2F880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9D405F5"/>
    <w:multiLevelType w:val="hybridMultilevel"/>
    <w:tmpl w:val="44A4A11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1" w15:restartNumberingAfterBreak="0">
    <w:nsid w:val="1FF82AC2"/>
    <w:multiLevelType w:val="hybridMultilevel"/>
    <w:tmpl w:val="BE6259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21660800"/>
    <w:multiLevelType w:val="hybridMultilevel"/>
    <w:tmpl w:val="BDD64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4F33CB1"/>
    <w:multiLevelType w:val="multilevel"/>
    <w:tmpl w:val="54AA7FB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7226F42"/>
    <w:multiLevelType w:val="hybridMultilevel"/>
    <w:tmpl w:val="F5FEB8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5" w15:restartNumberingAfterBreak="0">
    <w:nsid w:val="292B0941"/>
    <w:multiLevelType w:val="hybridMultilevel"/>
    <w:tmpl w:val="6DA25AC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DC26D2"/>
    <w:multiLevelType w:val="hybridMultilevel"/>
    <w:tmpl w:val="0F8E3C8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164068B"/>
    <w:multiLevelType w:val="hybridMultilevel"/>
    <w:tmpl w:val="C5C822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30B7702"/>
    <w:multiLevelType w:val="hybridMultilevel"/>
    <w:tmpl w:val="8EC808BA"/>
    <w:lvl w:ilvl="0" w:tplc="080A0001">
      <w:start w:val="1"/>
      <w:numFmt w:val="bullet"/>
      <w:lvlText w:val=""/>
      <w:lvlJc w:val="left"/>
      <w:pPr>
        <w:ind w:left="720" w:hanging="360"/>
      </w:pPr>
      <w:rPr>
        <w:rFonts w:ascii="Symbol" w:hAnsi="Symbol" w:hint="default"/>
      </w:rPr>
    </w:lvl>
    <w:lvl w:ilvl="1" w:tplc="1FCC197A">
      <w:numFmt w:val="bullet"/>
      <w:lvlText w:val="-"/>
      <w:lvlJc w:val="left"/>
      <w:pPr>
        <w:ind w:left="1440" w:hanging="360"/>
      </w:pPr>
      <w:rPr>
        <w:rFonts w:ascii="Calibri" w:eastAsiaTheme="minorEastAsia" w:hAnsi="Calibri"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3755EAE"/>
    <w:multiLevelType w:val="hybridMultilevel"/>
    <w:tmpl w:val="2CC2846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4072A1E"/>
    <w:multiLevelType w:val="hybridMultilevel"/>
    <w:tmpl w:val="7E68F4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58604DE"/>
    <w:multiLevelType w:val="multilevel"/>
    <w:tmpl w:val="DDFA695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5D32769"/>
    <w:multiLevelType w:val="hybridMultilevel"/>
    <w:tmpl w:val="0942845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3" w15:restartNumberingAfterBreak="0">
    <w:nsid w:val="39134A79"/>
    <w:multiLevelType w:val="multilevel"/>
    <w:tmpl w:val="9028DAD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4390210F"/>
    <w:multiLevelType w:val="hybridMultilevel"/>
    <w:tmpl w:val="0D7240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8A057FA"/>
    <w:multiLevelType w:val="hybridMultilevel"/>
    <w:tmpl w:val="7F66094E"/>
    <w:lvl w:ilvl="0" w:tplc="080A0001">
      <w:start w:val="1"/>
      <w:numFmt w:val="bullet"/>
      <w:lvlText w:val=""/>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6" w15:restartNumberingAfterBreak="0">
    <w:nsid w:val="496B4DB2"/>
    <w:multiLevelType w:val="hybridMultilevel"/>
    <w:tmpl w:val="D9065A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BAA6DF9"/>
    <w:multiLevelType w:val="multilevel"/>
    <w:tmpl w:val="509E12FE"/>
    <w:lvl w:ilvl="0">
      <w:start w:val="4"/>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8" w15:restartNumberingAfterBreak="0">
    <w:nsid w:val="4CF051AF"/>
    <w:multiLevelType w:val="hybridMultilevel"/>
    <w:tmpl w:val="FADC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556173D"/>
    <w:multiLevelType w:val="multilevel"/>
    <w:tmpl w:val="4546D9EA"/>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84D4D86"/>
    <w:multiLevelType w:val="multilevel"/>
    <w:tmpl w:val="54AA7FB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A6225AB"/>
    <w:multiLevelType w:val="multilevel"/>
    <w:tmpl w:val="54AA7FB6"/>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A6A6930"/>
    <w:multiLevelType w:val="hybridMultilevel"/>
    <w:tmpl w:val="2E8894CC"/>
    <w:lvl w:ilvl="0" w:tplc="BEB826BC">
      <w:start w:val="1"/>
      <w:numFmt w:val="bullet"/>
      <w:lvlText w:val=""/>
      <w:lvlJc w:val="left"/>
      <w:pPr>
        <w:ind w:left="720" w:hanging="360"/>
      </w:pPr>
      <w:rPr>
        <w:rFonts w:ascii="Symbol" w:hAnsi="Symbol" w:hint="default"/>
      </w:rPr>
    </w:lvl>
    <w:lvl w:ilvl="1" w:tplc="5CC2EC9E">
      <w:start w:val="1"/>
      <w:numFmt w:val="bullet"/>
      <w:lvlText w:val="o"/>
      <w:lvlJc w:val="left"/>
      <w:pPr>
        <w:ind w:left="1440" w:hanging="360"/>
      </w:pPr>
      <w:rPr>
        <w:rFonts w:ascii="Courier New" w:hAnsi="Courier New" w:hint="default"/>
      </w:rPr>
    </w:lvl>
    <w:lvl w:ilvl="2" w:tplc="0AF6DC48">
      <w:start w:val="1"/>
      <w:numFmt w:val="bullet"/>
      <w:lvlText w:val=""/>
      <w:lvlJc w:val="left"/>
      <w:pPr>
        <w:ind w:left="2160" w:hanging="360"/>
      </w:pPr>
      <w:rPr>
        <w:rFonts w:ascii="Wingdings" w:hAnsi="Wingdings" w:hint="default"/>
      </w:rPr>
    </w:lvl>
    <w:lvl w:ilvl="3" w:tplc="6CB6DCEC">
      <w:start w:val="1"/>
      <w:numFmt w:val="bullet"/>
      <w:lvlText w:val=""/>
      <w:lvlJc w:val="left"/>
      <w:pPr>
        <w:ind w:left="2880" w:hanging="360"/>
      </w:pPr>
      <w:rPr>
        <w:rFonts w:ascii="Symbol" w:hAnsi="Symbol" w:hint="default"/>
      </w:rPr>
    </w:lvl>
    <w:lvl w:ilvl="4" w:tplc="D40C5298">
      <w:start w:val="1"/>
      <w:numFmt w:val="bullet"/>
      <w:lvlText w:val="o"/>
      <w:lvlJc w:val="left"/>
      <w:pPr>
        <w:ind w:left="3600" w:hanging="360"/>
      </w:pPr>
      <w:rPr>
        <w:rFonts w:ascii="Courier New" w:hAnsi="Courier New" w:hint="default"/>
      </w:rPr>
    </w:lvl>
    <w:lvl w:ilvl="5" w:tplc="15BE7858">
      <w:start w:val="1"/>
      <w:numFmt w:val="bullet"/>
      <w:lvlText w:val=""/>
      <w:lvlJc w:val="left"/>
      <w:pPr>
        <w:ind w:left="4320" w:hanging="360"/>
      </w:pPr>
      <w:rPr>
        <w:rFonts w:ascii="Wingdings" w:hAnsi="Wingdings" w:hint="default"/>
      </w:rPr>
    </w:lvl>
    <w:lvl w:ilvl="6" w:tplc="6130014E">
      <w:start w:val="1"/>
      <w:numFmt w:val="bullet"/>
      <w:lvlText w:val=""/>
      <w:lvlJc w:val="left"/>
      <w:pPr>
        <w:ind w:left="5040" w:hanging="360"/>
      </w:pPr>
      <w:rPr>
        <w:rFonts w:ascii="Symbol" w:hAnsi="Symbol" w:hint="default"/>
      </w:rPr>
    </w:lvl>
    <w:lvl w:ilvl="7" w:tplc="79040C9A">
      <w:start w:val="1"/>
      <w:numFmt w:val="bullet"/>
      <w:lvlText w:val="o"/>
      <w:lvlJc w:val="left"/>
      <w:pPr>
        <w:ind w:left="5760" w:hanging="360"/>
      </w:pPr>
      <w:rPr>
        <w:rFonts w:ascii="Courier New" w:hAnsi="Courier New" w:hint="default"/>
      </w:rPr>
    </w:lvl>
    <w:lvl w:ilvl="8" w:tplc="DEE8ED12">
      <w:start w:val="1"/>
      <w:numFmt w:val="bullet"/>
      <w:lvlText w:val=""/>
      <w:lvlJc w:val="left"/>
      <w:pPr>
        <w:ind w:left="6480" w:hanging="360"/>
      </w:pPr>
      <w:rPr>
        <w:rFonts w:ascii="Wingdings" w:hAnsi="Wingdings" w:hint="default"/>
      </w:rPr>
    </w:lvl>
  </w:abstractNum>
  <w:abstractNum w:abstractNumId="33" w15:restartNumberingAfterBreak="0">
    <w:nsid w:val="5CFF70B7"/>
    <w:multiLevelType w:val="hybridMultilevel"/>
    <w:tmpl w:val="B91AA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F3C3901"/>
    <w:multiLevelType w:val="hybridMultilevel"/>
    <w:tmpl w:val="2F8803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06142BB"/>
    <w:multiLevelType w:val="hybridMultilevel"/>
    <w:tmpl w:val="A97C681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1BD65FB"/>
    <w:multiLevelType w:val="hybridMultilevel"/>
    <w:tmpl w:val="35B235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2BB5CDE"/>
    <w:multiLevelType w:val="multilevel"/>
    <w:tmpl w:val="DF98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D77CD8"/>
    <w:multiLevelType w:val="hybridMultilevel"/>
    <w:tmpl w:val="A9A6ECF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80F4AF9"/>
    <w:multiLevelType w:val="multilevel"/>
    <w:tmpl w:val="DA14AC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8C76359"/>
    <w:multiLevelType w:val="hybridMultilevel"/>
    <w:tmpl w:val="44A4A11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1" w15:restartNumberingAfterBreak="0">
    <w:nsid w:val="69867BF5"/>
    <w:multiLevelType w:val="hybridMultilevel"/>
    <w:tmpl w:val="06C4FDB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2" w15:restartNumberingAfterBreak="0">
    <w:nsid w:val="6DCA222F"/>
    <w:multiLevelType w:val="hybridMultilevel"/>
    <w:tmpl w:val="DDACCDAC"/>
    <w:lvl w:ilvl="0" w:tplc="EBC694CE">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F2649E9"/>
    <w:multiLevelType w:val="hybridMultilevel"/>
    <w:tmpl w:val="51C8BD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29E67D5"/>
    <w:multiLevelType w:val="hybridMultilevel"/>
    <w:tmpl w:val="44A4A114"/>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5" w15:restartNumberingAfterBreak="0">
    <w:nsid w:val="72E21F48"/>
    <w:multiLevelType w:val="hybridMultilevel"/>
    <w:tmpl w:val="D3C839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7C8079F"/>
    <w:multiLevelType w:val="hybridMultilevel"/>
    <w:tmpl w:val="0F523EB6"/>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7" w15:restartNumberingAfterBreak="0">
    <w:nsid w:val="78227686"/>
    <w:multiLevelType w:val="hybridMultilevel"/>
    <w:tmpl w:val="952E87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98F43D4"/>
    <w:multiLevelType w:val="hybridMultilevel"/>
    <w:tmpl w:val="BF08377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79975675"/>
    <w:multiLevelType w:val="hybridMultilevel"/>
    <w:tmpl w:val="CCBA8F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7"/>
  </w:num>
  <w:num w:numId="2">
    <w:abstractNumId w:val="26"/>
  </w:num>
  <w:num w:numId="3">
    <w:abstractNumId w:val="28"/>
  </w:num>
  <w:num w:numId="4">
    <w:abstractNumId w:val="24"/>
  </w:num>
  <w:num w:numId="5">
    <w:abstractNumId w:val="49"/>
  </w:num>
  <w:num w:numId="6">
    <w:abstractNumId w:val="33"/>
  </w:num>
  <w:num w:numId="7">
    <w:abstractNumId w:val="45"/>
  </w:num>
  <w:num w:numId="8">
    <w:abstractNumId w:val="11"/>
  </w:num>
  <w:num w:numId="9">
    <w:abstractNumId w:val="14"/>
  </w:num>
  <w:num w:numId="10">
    <w:abstractNumId w:val="18"/>
  </w:num>
  <w:num w:numId="11">
    <w:abstractNumId w:val="8"/>
  </w:num>
  <w:num w:numId="12">
    <w:abstractNumId w:val="17"/>
  </w:num>
  <w:num w:numId="13">
    <w:abstractNumId w:val="25"/>
  </w:num>
  <w:num w:numId="14">
    <w:abstractNumId w:val="20"/>
  </w:num>
  <w:num w:numId="15">
    <w:abstractNumId w:val="41"/>
  </w:num>
  <w:num w:numId="16">
    <w:abstractNumId w:val="23"/>
  </w:num>
  <w:num w:numId="17">
    <w:abstractNumId w:val="42"/>
  </w:num>
  <w:num w:numId="18">
    <w:abstractNumId w:val="47"/>
  </w:num>
  <w:num w:numId="19">
    <w:abstractNumId w:val="0"/>
  </w:num>
  <w:num w:numId="20">
    <w:abstractNumId w:val="34"/>
  </w:num>
  <w:num w:numId="21">
    <w:abstractNumId w:val="19"/>
  </w:num>
  <w:num w:numId="22">
    <w:abstractNumId w:val="6"/>
  </w:num>
  <w:num w:numId="23">
    <w:abstractNumId w:val="35"/>
  </w:num>
  <w:num w:numId="24">
    <w:abstractNumId w:val="3"/>
  </w:num>
  <w:num w:numId="25">
    <w:abstractNumId w:val="44"/>
  </w:num>
  <w:num w:numId="26">
    <w:abstractNumId w:val="22"/>
  </w:num>
  <w:num w:numId="27">
    <w:abstractNumId w:val="40"/>
  </w:num>
  <w:num w:numId="28">
    <w:abstractNumId w:val="39"/>
  </w:num>
  <w:num w:numId="29">
    <w:abstractNumId w:val="21"/>
  </w:num>
  <w:num w:numId="30">
    <w:abstractNumId w:val="5"/>
  </w:num>
  <w:num w:numId="31">
    <w:abstractNumId w:val="32"/>
  </w:num>
  <w:num w:numId="32">
    <w:abstractNumId w:val="29"/>
  </w:num>
  <w:num w:numId="33">
    <w:abstractNumId w:val="9"/>
  </w:num>
  <w:num w:numId="34">
    <w:abstractNumId w:val="31"/>
  </w:num>
  <w:num w:numId="35">
    <w:abstractNumId w:val="13"/>
  </w:num>
  <w:num w:numId="36">
    <w:abstractNumId w:val="30"/>
  </w:num>
  <w:num w:numId="37">
    <w:abstractNumId w:val="10"/>
  </w:num>
  <w:num w:numId="38">
    <w:abstractNumId w:val="43"/>
  </w:num>
  <w:num w:numId="39">
    <w:abstractNumId w:val="38"/>
  </w:num>
  <w:num w:numId="40">
    <w:abstractNumId w:val="4"/>
  </w:num>
  <w:num w:numId="41">
    <w:abstractNumId w:val="48"/>
  </w:num>
  <w:num w:numId="42">
    <w:abstractNumId w:val="15"/>
  </w:num>
  <w:num w:numId="43">
    <w:abstractNumId w:val="2"/>
  </w:num>
  <w:num w:numId="44">
    <w:abstractNumId w:val="7"/>
  </w:num>
  <w:num w:numId="45">
    <w:abstractNumId w:val="1"/>
  </w:num>
  <w:num w:numId="46">
    <w:abstractNumId w:val="12"/>
  </w:num>
  <w:num w:numId="47">
    <w:abstractNumId w:val="27"/>
  </w:num>
  <w:num w:numId="48">
    <w:abstractNumId w:val="46"/>
  </w:num>
  <w:num w:numId="49">
    <w:abstractNumId w:val="36"/>
  </w:num>
  <w:num w:numId="50">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mondris Gonzalez">
    <w15:presenceInfo w15:providerId="Windows Live" w15:userId="079298a0b9ce4ac5"/>
  </w15:person>
  <w15:person w15:author="Wellcom">
    <w15:presenceInfo w15:providerId="None" w15:userId="Wel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MX" w:vendorID="64" w:dllVersion="131078" w:nlCheck="1" w:checkStyle="1"/>
  <w:activeWritingStyle w:appName="MSWord" w:lang="en-US" w:vendorID="64" w:dllVersion="131078" w:nlCheck="1" w:checkStyle="1"/>
  <w:activeWritingStyle w:appName="MSWord" w:lang="es-E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FEA"/>
    <w:rsid w:val="00003DA2"/>
    <w:rsid w:val="00007009"/>
    <w:rsid w:val="00043EE9"/>
    <w:rsid w:val="00044CA3"/>
    <w:rsid w:val="000627CC"/>
    <w:rsid w:val="0006599C"/>
    <w:rsid w:val="00070712"/>
    <w:rsid w:val="000727E9"/>
    <w:rsid w:val="000755FC"/>
    <w:rsid w:val="00082720"/>
    <w:rsid w:val="00083C51"/>
    <w:rsid w:val="00083F0B"/>
    <w:rsid w:val="000A0C6F"/>
    <w:rsid w:val="000C41E3"/>
    <w:rsid w:val="000C7E91"/>
    <w:rsid w:val="00111491"/>
    <w:rsid w:val="00112263"/>
    <w:rsid w:val="001346E7"/>
    <w:rsid w:val="00161451"/>
    <w:rsid w:val="00173158"/>
    <w:rsid w:val="0017769F"/>
    <w:rsid w:val="00196B30"/>
    <w:rsid w:val="001B251A"/>
    <w:rsid w:val="001B4F7C"/>
    <w:rsid w:val="001B7243"/>
    <w:rsid w:val="001C1879"/>
    <w:rsid w:val="001C552E"/>
    <w:rsid w:val="001E5347"/>
    <w:rsid w:val="002002FC"/>
    <w:rsid w:val="002018D4"/>
    <w:rsid w:val="0022090A"/>
    <w:rsid w:val="00224FE8"/>
    <w:rsid w:val="002359B9"/>
    <w:rsid w:val="00265A57"/>
    <w:rsid w:val="002672F8"/>
    <w:rsid w:val="00282BDA"/>
    <w:rsid w:val="0028476F"/>
    <w:rsid w:val="002861AB"/>
    <w:rsid w:val="002B3084"/>
    <w:rsid w:val="002C2152"/>
    <w:rsid w:val="002E2E1A"/>
    <w:rsid w:val="002F0959"/>
    <w:rsid w:val="002F6E15"/>
    <w:rsid w:val="003500FE"/>
    <w:rsid w:val="003509DA"/>
    <w:rsid w:val="003573BC"/>
    <w:rsid w:val="003611AB"/>
    <w:rsid w:val="00387CD9"/>
    <w:rsid w:val="0039532E"/>
    <w:rsid w:val="003B1325"/>
    <w:rsid w:val="003C3F44"/>
    <w:rsid w:val="003D54AE"/>
    <w:rsid w:val="003D5B01"/>
    <w:rsid w:val="003E74CA"/>
    <w:rsid w:val="003F7E5A"/>
    <w:rsid w:val="00420D99"/>
    <w:rsid w:val="00420E11"/>
    <w:rsid w:val="004215BA"/>
    <w:rsid w:val="00480490"/>
    <w:rsid w:val="004B21A1"/>
    <w:rsid w:val="00502149"/>
    <w:rsid w:val="00512D8F"/>
    <w:rsid w:val="00527CA7"/>
    <w:rsid w:val="00531362"/>
    <w:rsid w:val="005366FE"/>
    <w:rsid w:val="00541713"/>
    <w:rsid w:val="005774B7"/>
    <w:rsid w:val="00587CD8"/>
    <w:rsid w:val="005A3F24"/>
    <w:rsid w:val="005A5B93"/>
    <w:rsid w:val="005B11E3"/>
    <w:rsid w:val="005D5B9E"/>
    <w:rsid w:val="005E113D"/>
    <w:rsid w:val="005E72C3"/>
    <w:rsid w:val="00612A56"/>
    <w:rsid w:val="00616C9D"/>
    <w:rsid w:val="00621A70"/>
    <w:rsid w:val="0062633A"/>
    <w:rsid w:val="00637E62"/>
    <w:rsid w:val="00645E85"/>
    <w:rsid w:val="0064794B"/>
    <w:rsid w:val="00657A3B"/>
    <w:rsid w:val="00662FEA"/>
    <w:rsid w:val="00697E39"/>
    <w:rsid w:val="00697ED3"/>
    <w:rsid w:val="006A57BB"/>
    <w:rsid w:val="006C789C"/>
    <w:rsid w:val="006C7DC5"/>
    <w:rsid w:val="006E0CCF"/>
    <w:rsid w:val="006E7282"/>
    <w:rsid w:val="006F46CA"/>
    <w:rsid w:val="00702D8B"/>
    <w:rsid w:val="00705495"/>
    <w:rsid w:val="007257A6"/>
    <w:rsid w:val="00773561"/>
    <w:rsid w:val="007936A8"/>
    <w:rsid w:val="007B3519"/>
    <w:rsid w:val="007B3D7A"/>
    <w:rsid w:val="007B4409"/>
    <w:rsid w:val="007E50FF"/>
    <w:rsid w:val="007E51FF"/>
    <w:rsid w:val="007F11FF"/>
    <w:rsid w:val="008019B1"/>
    <w:rsid w:val="008B3D61"/>
    <w:rsid w:val="008B518C"/>
    <w:rsid w:val="008C2F6C"/>
    <w:rsid w:val="008D7910"/>
    <w:rsid w:val="008E1CA5"/>
    <w:rsid w:val="008E6F85"/>
    <w:rsid w:val="00902E30"/>
    <w:rsid w:val="00911CD4"/>
    <w:rsid w:val="00917150"/>
    <w:rsid w:val="0091768D"/>
    <w:rsid w:val="00961766"/>
    <w:rsid w:val="00971C24"/>
    <w:rsid w:val="00983386"/>
    <w:rsid w:val="009857DC"/>
    <w:rsid w:val="009B1C7B"/>
    <w:rsid w:val="009C7528"/>
    <w:rsid w:val="009E77D8"/>
    <w:rsid w:val="009F4AE2"/>
    <w:rsid w:val="00A13E73"/>
    <w:rsid w:val="00A166C2"/>
    <w:rsid w:val="00A46EB2"/>
    <w:rsid w:val="00A47ED5"/>
    <w:rsid w:val="00A63D51"/>
    <w:rsid w:val="00A7206E"/>
    <w:rsid w:val="00A922DF"/>
    <w:rsid w:val="00A94BDA"/>
    <w:rsid w:val="00AC6C75"/>
    <w:rsid w:val="00AD0E7E"/>
    <w:rsid w:val="00AD578D"/>
    <w:rsid w:val="00AE03DC"/>
    <w:rsid w:val="00B148AB"/>
    <w:rsid w:val="00B62287"/>
    <w:rsid w:val="00B65A1D"/>
    <w:rsid w:val="00B763CD"/>
    <w:rsid w:val="00B76748"/>
    <w:rsid w:val="00B82C56"/>
    <w:rsid w:val="00B8524B"/>
    <w:rsid w:val="00B94C8C"/>
    <w:rsid w:val="00B95933"/>
    <w:rsid w:val="00B969D5"/>
    <w:rsid w:val="00BA171F"/>
    <w:rsid w:val="00BA5C25"/>
    <w:rsid w:val="00BA6D6F"/>
    <w:rsid w:val="00BB07BF"/>
    <w:rsid w:val="00BC2057"/>
    <w:rsid w:val="00BC2E49"/>
    <w:rsid w:val="00BC31C3"/>
    <w:rsid w:val="00BC59A7"/>
    <w:rsid w:val="00BF02A1"/>
    <w:rsid w:val="00BF299F"/>
    <w:rsid w:val="00C225F1"/>
    <w:rsid w:val="00C271CD"/>
    <w:rsid w:val="00C27731"/>
    <w:rsid w:val="00C37C89"/>
    <w:rsid w:val="00C456FE"/>
    <w:rsid w:val="00C71C70"/>
    <w:rsid w:val="00C77CDD"/>
    <w:rsid w:val="00C93861"/>
    <w:rsid w:val="00D119A6"/>
    <w:rsid w:val="00D2206C"/>
    <w:rsid w:val="00D33061"/>
    <w:rsid w:val="00D4701D"/>
    <w:rsid w:val="00D53EC2"/>
    <w:rsid w:val="00D60CE6"/>
    <w:rsid w:val="00D65FB5"/>
    <w:rsid w:val="00D77F24"/>
    <w:rsid w:val="00D86604"/>
    <w:rsid w:val="00D8741B"/>
    <w:rsid w:val="00D975BA"/>
    <w:rsid w:val="00DA529E"/>
    <w:rsid w:val="00DB4319"/>
    <w:rsid w:val="00DC1A26"/>
    <w:rsid w:val="00DD5465"/>
    <w:rsid w:val="00DF2EAD"/>
    <w:rsid w:val="00E13DB5"/>
    <w:rsid w:val="00E1578F"/>
    <w:rsid w:val="00E31374"/>
    <w:rsid w:val="00E34697"/>
    <w:rsid w:val="00E551FA"/>
    <w:rsid w:val="00EA6FD1"/>
    <w:rsid w:val="00EB2226"/>
    <w:rsid w:val="00EB75F9"/>
    <w:rsid w:val="00EC433E"/>
    <w:rsid w:val="00EE601D"/>
    <w:rsid w:val="00EF37CC"/>
    <w:rsid w:val="00F0451A"/>
    <w:rsid w:val="00F16A64"/>
    <w:rsid w:val="00F21067"/>
    <w:rsid w:val="00F80C0A"/>
    <w:rsid w:val="00F967CC"/>
    <w:rsid w:val="00FC6DD5"/>
    <w:rsid w:val="00FC6FE9"/>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51598E-F275-4546-9793-F2D92E077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D5B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62F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B30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87CD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62FEA"/>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Fuentedeprrafopredeter"/>
    <w:rsid w:val="00662FEA"/>
  </w:style>
  <w:style w:type="character" w:styleId="Hipervnculo">
    <w:name w:val="Hyperlink"/>
    <w:basedOn w:val="Fuentedeprrafopredeter"/>
    <w:uiPriority w:val="99"/>
    <w:unhideWhenUsed/>
    <w:rsid w:val="00662FEA"/>
    <w:rPr>
      <w:color w:val="0000FF"/>
      <w:u w:val="single"/>
    </w:rPr>
  </w:style>
  <w:style w:type="table" w:customStyle="1" w:styleId="Tabladecuadrcula6concolores-nfasis11">
    <w:name w:val="Tabla de cuadrícula 6 con colores - Énfasis 11"/>
    <w:basedOn w:val="Tablanormal"/>
    <w:uiPriority w:val="51"/>
    <w:rsid w:val="00662FEA"/>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662FE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Textoennegrita">
    <w:name w:val="Strong"/>
    <w:basedOn w:val="Fuentedeprrafopredeter"/>
    <w:uiPriority w:val="22"/>
    <w:qFormat/>
    <w:rsid w:val="00662FEA"/>
    <w:rPr>
      <w:b/>
      <w:bCs/>
    </w:rPr>
  </w:style>
  <w:style w:type="paragraph" w:styleId="Textodeglobo">
    <w:name w:val="Balloon Text"/>
    <w:basedOn w:val="Normal"/>
    <w:link w:val="TextodegloboCar"/>
    <w:uiPriority w:val="99"/>
    <w:semiHidden/>
    <w:unhideWhenUsed/>
    <w:rsid w:val="00662F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62FEA"/>
    <w:rPr>
      <w:rFonts w:ascii="Segoe UI" w:hAnsi="Segoe UI" w:cs="Segoe UI"/>
      <w:sz w:val="18"/>
      <w:szCs w:val="18"/>
    </w:rPr>
  </w:style>
  <w:style w:type="character" w:customStyle="1" w:styleId="Ttulo1Car">
    <w:name w:val="Título 1 Car"/>
    <w:basedOn w:val="Fuentedeprrafopredeter"/>
    <w:link w:val="Ttulo1"/>
    <w:uiPriority w:val="9"/>
    <w:rsid w:val="005D5B9E"/>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5D5B9E"/>
    <w:pPr>
      <w:ind w:left="720"/>
      <w:contextualSpacing/>
    </w:pPr>
  </w:style>
  <w:style w:type="paragraph" w:styleId="Subttulo">
    <w:name w:val="Subtitle"/>
    <w:basedOn w:val="Normal"/>
    <w:next w:val="Normal"/>
    <w:link w:val="SubttuloCar"/>
    <w:uiPriority w:val="11"/>
    <w:qFormat/>
    <w:rsid w:val="005D5B9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D5B9E"/>
    <w:rPr>
      <w:rFonts w:eastAsiaTheme="minorEastAsia"/>
      <w:color w:val="5A5A5A" w:themeColor="text1" w:themeTint="A5"/>
      <w:spacing w:val="15"/>
    </w:rPr>
  </w:style>
  <w:style w:type="character" w:customStyle="1" w:styleId="style168">
    <w:name w:val="style168"/>
    <w:basedOn w:val="Fuentedeprrafopredeter"/>
    <w:rsid w:val="005D5B9E"/>
  </w:style>
  <w:style w:type="character" w:customStyle="1" w:styleId="textexposedshow">
    <w:name w:val="text_exposed_show"/>
    <w:basedOn w:val="Fuentedeprrafopredeter"/>
    <w:rsid w:val="005D5B9E"/>
  </w:style>
  <w:style w:type="table" w:customStyle="1" w:styleId="Tabladecuadrcula4-nfasis111">
    <w:name w:val="Tabla de cuadrícula 4 - Énfasis 111"/>
    <w:basedOn w:val="Tablanormal"/>
    <w:uiPriority w:val="49"/>
    <w:rsid w:val="005D5B9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4Car">
    <w:name w:val="Título 4 Car"/>
    <w:basedOn w:val="Fuentedeprrafopredeter"/>
    <w:link w:val="Ttulo4"/>
    <w:uiPriority w:val="9"/>
    <w:rsid w:val="00587CD8"/>
    <w:rPr>
      <w:rFonts w:asciiTheme="majorHAnsi" w:eastAsiaTheme="majorEastAsia" w:hAnsiTheme="majorHAnsi" w:cstheme="majorBidi"/>
      <w:i/>
      <w:iCs/>
      <w:color w:val="2E74B5" w:themeColor="accent1" w:themeShade="BF"/>
    </w:rPr>
  </w:style>
  <w:style w:type="paragraph" w:customStyle="1" w:styleId="Default">
    <w:name w:val="Default"/>
    <w:rsid w:val="00587CD8"/>
    <w:pPr>
      <w:autoSpaceDE w:val="0"/>
      <w:autoSpaceDN w:val="0"/>
      <w:adjustRightInd w:val="0"/>
      <w:spacing w:after="0" w:line="240" w:lineRule="auto"/>
    </w:pPr>
    <w:rPr>
      <w:rFonts w:ascii="Times New Roman" w:hAnsi="Times New Roman" w:cs="Times New Roman"/>
      <w:color w:val="000000"/>
      <w:sz w:val="24"/>
      <w:szCs w:val="24"/>
    </w:rPr>
  </w:style>
  <w:style w:type="paragraph" w:styleId="Sinespaciado">
    <w:name w:val="No Spacing"/>
    <w:link w:val="SinespaciadoCar"/>
    <w:uiPriority w:val="1"/>
    <w:qFormat/>
    <w:rsid w:val="00587CD8"/>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87CD8"/>
    <w:rPr>
      <w:rFonts w:eastAsiaTheme="minorEastAsia"/>
      <w:lang w:eastAsia="es-MX"/>
    </w:rPr>
  </w:style>
  <w:style w:type="table" w:customStyle="1" w:styleId="Tabladecuadrcula4-nfasis12">
    <w:name w:val="Tabla de cuadrícula 4 - Énfasis 12"/>
    <w:basedOn w:val="Tablanormal"/>
    <w:uiPriority w:val="49"/>
    <w:rsid w:val="00587CD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587CD8"/>
    <w:pPr>
      <w:spacing w:before="100" w:beforeAutospacing="1" w:after="100" w:afterAutospacing="1" w:line="240" w:lineRule="auto"/>
    </w:pPr>
    <w:rPr>
      <w:rFonts w:ascii="Times New Roman" w:eastAsia="Times New Roman" w:hAnsi="Times New Roman" w:cs="Times New Roman"/>
      <w:sz w:val="24"/>
      <w:szCs w:val="24"/>
      <w:lang w:eastAsia="es-MX"/>
    </w:rPr>
  </w:style>
  <w:style w:type="table" w:customStyle="1" w:styleId="Tabladecuadrcula4-nfasis61">
    <w:name w:val="Tabla de cuadrícula 4 - Énfasis 61"/>
    <w:basedOn w:val="Tablanormal"/>
    <w:uiPriority w:val="49"/>
    <w:rsid w:val="00587CD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TMLconformatoprevio">
    <w:name w:val="HTML Preformatted"/>
    <w:basedOn w:val="Normal"/>
    <w:link w:val="HTMLconformatoprevioCar"/>
    <w:rsid w:val="00587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rsid w:val="00587CD8"/>
    <w:rPr>
      <w:rFonts w:ascii="Courier New" w:eastAsia="Times New Roman" w:hAnsi="Courier New" w:cs="Courier New"/>
      <w:sz w:val="20"/>
      <w:szCs w:val="20"/>
      <w:lang w:val="es-ES" w:eastAsia="es-ES"/>
    </w:rPr>
  </w:style>
  <w:style w:type="paragraph" w:styleId="Encabezado">
    <w:name w:val="header"/>
    <w:basedOn w:val="Normal"/>
    <w:link w:val="EncabezadoCar"/>
    <w:uiPriority w:val="99"/>
    <w:unhideWhenUsed/>
    <w:rsid w:val="00D8660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6604"/>
  </w:style>
  <w:style w:type="paragraph" w:styleId="Piedepgina">
    <w:name w:val="footer"/>
    <w:basedOn w:val="Normal"/>
    <w:link w:val="PiedepginaCar"/>
    <w:uiPriority w:val="99"/>
    <w:unhideWhenUsed/>
    <w:rsid w:val="00D8660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6604"/>
  </w:style>
  <w:style w:type="paragraph" w:styleId="TtulodeTDC">
    <w:name w:val="TOC Heading"/>
    <w:basedOn w:val="Ttulo1"/>
    <w:next w:val="Normal"/>
    <w:uiPriority w:val="39"/>
    <w:unhideWhenUsed/>
    <w:qFormat/>
    <w:rsid w:val="002B3084"/>
    <w:pPr>
      <w:outlineLvl w:val="9"/>
    </w:pPr>
    <w:rPr>
      <w:lang w:eastAsia="es-MX"/>
    </w:rPr>
  </w:style>
  <w:style w:type="paragraph" w:styleId="TDC1">
    <w:name w:val="toc 1"/>
    <w:basedOn w:val="Normal"/>
    <w:next w:val="Normal"/>
    <w:autoRedefine/>
    <w:uiPriority w:val="39"/>
    <w:unhideWhenUsed/>
    <w:rsid w:val="002B3084"/>
    <w:pPr>
      <w:spacing w:after="100"/>
    </w:pPr>
  </w:style>
  <w:style w:type="paragraph" w:styleId="TDC2">
    <w:name w:val="toc 2"/>
    <w:basedOn w:val="Normal"/>
    <w:next w:val="Normal"/>
    <w:autoRedefine/>
    <w:uiPriority w:val="39"/>
    <w:unhideWhenUsed/>
    <w:rsid w:val="002B3084"/>
    <w:pPr>
      <w:spacing w:after="100"/>
      <w:ind w:left="220"/>
    </w:pPr>
  </w:style>
  <w:style w:type="character" w:customStyle="1" w:styleId="Ttulo3Car">
    <w:name w:val="Título 3 Car"/>
    <w:basedOn w:val="Fuentedeprrafopredeter"/>
    <w:link w:val="Ttulo3"/>
    <w:uiPriority w:val="9"/>
    <w:rsid w:val="002B3084"/>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46EB2"/>
    <w:pPr>
      <w:spacing w:after="100"/>
      <w:ind w:left="440"/>
    </w:pPr>
  </w:style>
  <w:style w:type="paragraph" w:styleId="Textonotapie">
    <w:name w:val="footnote text"/>
    <w:basedOn w:val="Normal"/>
    <w:link w:val="TextonotapieCar"/>
    <w:uiPriority w:val="99"/>
    <w:semiHidden/>
    <w:unhideWhenUsed/>
    <w:rsid w:val="00EF37C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F37CC"/>
    <w:rPr>
      <w:sz w:val="20"/>
      <w:szCs w:val="20"/>
    </w:rPr>
  </w:style>
  <w:style w:type="character" w:styleId="Refdenotaalpie">
    <w:name w:val="footnote reference"/>
    <w:basedOn w:val="Fuentedeprrafopredeter"/>
    <w:uiPriority w:val="99"/>
    <w:semiHidden/>
    <w:unhideWhenUsed/>
    <w:rsid w:val="00EF37CC"/>
    <w:rPr>
      <w:vertAlign w:val="superscript"/>
    </w:rPr>
  </w:style>
  <w:style w:type="paragraph" w:styleId="ndice1">
    <w:name w:val="index 1"/>
    <w:basedOn w:val="Normal"/>
    <w:next w:val="Normal"/>
    <w:autoRedefine/>
    <w:uiPriority w:val="99"/>
    <w:semiHidden/>
    <w:unhideWhenUsed/>
    <w:rsid w:val="00EF37CC"/>
    <w:pPr>
      <w:spacing w:after="0" w:line="240" w:lineRule="auto"/>
      <w:ind w:left="220" w:hanging="220"/>
    </w:pPr>
  </w:style>
  <w:style w:type="paragraph" w:styleId="Descripcin">
    <w:name w:val="caption"/>
    <w:basedOn w:val="Normal"/>
    <w:next w:val="Normal"/>
    <w:uiPriority w:val="35"/>
    <w:unhideWhenUsed/>
    <w:qFormat/>
    <w:rsid w:val="00044CA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D546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header" Target="header1.xml"/><Relationship Id="rId51" Type="http://schemas.openxmlformats.org/officeDocument/2006/relationships/image" Target="media/image43.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EECC47-004D-4C37-BB65-69254F47F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1</Pages>
  <Words>14486</Words>
  <Characters>79678</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93977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Almondris Gonzalez</dc:creator>
  <cp:lastModifiedBy>Wellcom</cp:lastModifiedBy>
  <cp:revision>11</cp:revision>
  <cp:lastPrinted>2015-06-05T05:39:00Z</cp:lastPrinted>
  <dcterms:created xsi:type="dcterms:W3CDTF">2015-06-05T05:22:00Z</dcterms:created>
  <dcterms:modified xsi:type="dcterms:W3CDTF">2015-07-03T18:16:00Z</dcterms:modified>
</cp:coreProperties>
</file>